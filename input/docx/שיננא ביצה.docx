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5778D" w14:textId="77777777">
      <w:pPr>
        <w:pStyle w:val="afff2"/>
        <w:framePr w:wrap="around"/>
        <w:rPr>
          <w:ins w:id="92131" w:author="Claude" w:date="2026-10-12T12:00:00Z"/>
          <w:rtl/>
        </w:rPr>
      </w:pPr>
      <w:ins w:id="92132" w:author="Claude" w:date="2026-10-12T12:00:00Z">
        <w:r>
          <w:rPr>
            <w:rFonts w:hint="cs"/>
            <w:rtl/>
          </w:rPr>
          <w:t>ב.</w:t>
        </w:r>
      </w:ins>
    </w:p>
    <w:p w14:paraId="7BF43BC8" w14:textId="77777777" w:rsidR="002D552B" w:rsidRDefault="002D552B" w:rsidP="002D552B">
      <w:pPr>
        <w:pStyle w:val="afff4"/>
        <w:framePr w:wrap="around"/>
        <w:rPr>
          <w:rStyle w:val="afffff7"/>
          <w:rtl/>
        </w:rPr>
      </w:pPr>
      <w:r>
        <w:rPr>
          <w:rStyle w:val="afffff7"/>
          <w:rFonts w:hint="cs"/>
          <w:rtl/>
        </w:rPr>
        <w:t>ביצה</w:t>
      </w:r>
    </w:p>
    <w:p w14:paraId="63A66755" w14:textId="77777777" w:rsidR="0000189C" w:rsidRDefault="0000189C" w:rsidP="0000189C">
      <w:pPr>
        <w:pStyle w:val="afff7"/>
        <w:framePr w:wrap="around"/>
        <w:rPr>
          <w:rStyle w:val="afffff7"/>
          <w:rtl/>
        </w:rPr>
      </w:pPr>
      <w:r>
        <w:rPr>
          <w:rStyle w:val="afffff7"/>
          <w:rFonts w:hint="cs"/>
          <w:rtl/>
        </w:rPr>
        <w:t>(ב.- טו.)</w:t>
      </w:r>
    </w:p>
    <w:p>
      <w:pPr>
        <w:pStyle w:val="PetichatPerek"/>
        <w:rPr>
          <w:ins w:id="41098" w:author="Claude" w:date="2026-10-07T09:24:44Z"/>
        </w:rPr>
      </w:pPr>
      <w:ins w:id="41097" w:author="Claude" w:date="2026-10-07T09:24:44Z">
        <w:r>
          <w:rPr>
            <w:rFonts w:hint="cs"/>
            <w:sz w:val="12"/>
            <w:szCs w:val="8"/>
            <w:rtl/>
          </w:rPr>
          <w:t xml:space="preserve">פרק ראשון</w:t>
        </w:r>
        <w:r>
          <w:rPr>
            <w:rFonts w:hint="cs"/>
            <w:sz w:val="12"/>
            <w:szCs w:val="8"/>
            <w:rtl/>
          </w:rPr>
          <w:t xml:space="preserve"> - </w:t>
        </w:r>
        <w:r>
          <w:rPr>
            <w:rFonts w:hint="cs"/>
            <w:spacing w:val="-2"/>
            <w:rtl/>
          </w:rPr>
          <w:t xml:space="preserve">ביצה</w:t>
        </w:r>
      </w:ins>
    </w:p>
    <w:p w14:paraId="01D71581" w14:textId="77777777" w:rsidR="00183BFF" w:rsidRPr="006F178A" w:rsidRDefault="00183BFF" w:rsidP="005B34CE">
      <w:pPr>
        <w:pStyle w:val="afff8"/>
        <w:spacing w:before="120"/>
        <w:rPr>
          <w:rtl/>
        </w:rPr>
        <w:pPrChange w:id="90001" w:author="קלוד" w:date="2026-10-08T12:08:16Z">
          <w:pPr>
            <w:pStyle w:val="afff8"/>
          </w:pPr>
        </w:pPrChange>
      </w:pPr>
      <w:del w:id="41086" w:author="Claude" w:date="2026-10-07T09:24:44Z">
        <w:r>
          <w:rPr>
            <w:rStyle w:val="afffff7"/>
            <w:rFonts w:hint="cs"/>
            <w:rtl/>
          </w:rPr>
          <w:delText xml:space="preserve">א.</w:delText>
        </w:r>
      </w:del>
      <w:del w:id="41087" w:author="Claude" w:date="2026-10-07T09:24:44Z">
        <w:r>
          <w:rPr>
            <w:rStyle w:val="TanaimMishna"/>
            <w:rFonts w:hint="cs"/>
            <w:rtl/>
            <w:rPrChange w:id="20001" w:author="קלוד" w:date="2026-10-06T10:08:13Z">
              <w:rPr>
                <w:rStyle w:val="afffff3"/>
                <w:rFonts w:hint="cs"/>
                <w:rtl/>
              </w:rPr>
            </w:rPrChange>
          </w:rPr>
          <w:delText xml:space="preserve"> </w:delText>
        </w:r>
      </w:del>
      <w:r w:rsidRPr="006F178A">
        <w:rPr>
          <w:rtl/>
        </w:rPr>
        <w:t xml:space="preserve">ביצה שנולדה ביו"ט, </w:t>
      </w:r>
      <w:r w:rsidR="005B34CE">
        <w:rPr>
          <w:rFonts w:hint="cs"/>
          <w:rtl/>
        </w:rPr>
        <w:t xml:space="preserve"> </w:t>
      </w:r>
      <w:r w:rsidR="00B60DD7">
        <w:rPr>
          <w:rFonts w:hint="cs"/>
          <w:rtl/>
          <w:rPrChange w:id="40001" w:author="Claude" w:date="2026-10-06T13:34:26Z">
            <w:rPr>
              <w:rFonts w:hint="cs"/>
              <w:sz w:val="16"/>
              <w:szCs w:val="16"/>
              <w:rtl/>
            </w:rPr>
          </w:rPrChange>
        </w:rPr>
        <w:t xml:space="preserve">     </w:t>
      </w:r>
      <w:r w:rsidR="005B34CE">
        <w:rPr>
          <w:rStyle w:val="afffff1"/>
          <w:rFonts w:hint="cs"/>
          <w:rtl/>
        </w:rPr>
        <w:t>ל</w:t>
      </w:r>
      <w:r w:rsidRPr="00B60DD7">
        <w:rPr>
          <w:rStyle w:val="afffff1"/>
          <w:rtl/>
        </w:rPr>
        <w:t>ב"ש:</w:t>
      </w:r>
      <w:r w:rsidRPr="006F178A">
        <w:rPr>
          <w:rtl/>
        </w:rPr>
        <w:t xml:space="preserve"> תאכל, </w:t>
      </w:r>
      <w:r w:rsidRPr="00BC4D37">
        <w:rPr>
          <w:rStyle w:val="afffff1"/>
          <w:rFonts w:hint="cs"/>
          <w:rtl/>
        </w:rPr>
        <w:t>לב"ה:</w:t>
      </w:r>
      <w:r w:rsidRPr="006F178A">
        <w:rPr>
          <w:rtl/>
        </w:rPr>
        <w:t xml:space="preserve"> לא תאכל.</w:t>
      </w:r>
    </w:p>
    <w:p w14:paraId="33609F60" w14:textId="77777777" w:rsidR="00183BFF" w:rsidRPr="00935660" w:rsidRDefault="00183BFF" w:rsidP="007F602F">
      <w:pPr>
        <w:pStyle w:val="afff8"/>
        <w:rPr>
          <w:rtl/>
        </w:rPr>
      </w:pPr>
      <w:del w:id="41088" w:author="Claude" w:date="2026-10-07T09:24:44Z">
        <w:r>
          <w:rPr>
            <w:rStyle w:val="afffff7"/>
            <w:rFonts w:hint="cs"/>
            <w:rtl/>
          </w:rPr>
          <w:delText xml:space="preserve">ב.</w:delText>
        </w:r>
      </w:del>
      <w:del w:id="41089" w:author="Claude" w:date="2026-10-07T09:24:44Z">
        <w:r>
          <w:rPr>
            <w:rStyle w:val="afffff1"/>
            <w:rFonts w:hint="cs"/>
            <w:rtl/>
          </w:rPr>
          <w:delText xml:space="preserve"> </w:delText>
        </w:r>
      </w:del>
      <w:r w:rsidRPr="007F602F">
        <w:rPr>
          <w:b/>
          <w:bCs/>
          <w:rtl/>
        </w:rPr>
        <w:t>שאור</w:t>
      </w:r>
      <w:r w:rsidRPr="00935660">
        <w:rPr>
          <w:rtl/>
        </w:rPr>
        <w:t xml:space="preserve"> </w:t>
      </w:r>
      <w:r w:rsidR="007F602F" w:rsidRPr="007F602F">
        <w:rPr>
          <w:rStyle w:val="afffff1"/>
          <w:rFonts w:hint="cs"/>
          <w:rtl/>
        </w:rPr>
        <w:t>לכו''ע</w:t>
      </w:r>
      <w:r w:rsidR="007F602F">
        <w:rPr>
          <w:rFonts w:hint="cs"/>
          <w:rtl/>
        </w:rPr>
        <w:t xml:space="preserve"> </w:t>
      </w:r>
      <w:r w:rsidRPr="00935660">
        <w:rPr>
          <w:rtl/>
        </w:rPr>
        <w:t xml:space="preserve">בכזית, </w:t>
      </w:r>
      <w:r w:rsidR="007F602F">
        <w:rPr>
          <w:rFonts w:hint="cs"/>
          <w:rtl/>
        </w:rPr>
        <w:t xml:space="preserve"> </w:t>
      </w:r>
      <w:r w:rsidRPr="007F602F">
        <w:rPr>
          <w:b/>
          <w:bCs/>
          <w:rtl/>
        </w:rPr>
        <w:t xml:space="preserve">חמץ </w:t>
      </w:r>
      <w:r w:rsidR="007F602F" w:rsidRPr="007F602F">
        <w:rPr>
          <w:rStyle w:val="afffff1"/>
          <w:rFonts w:hint="cs"/>
          <w:rtl/>
        </w:rPr>
        <w:t xml:space="preserve">לב"ש </w:t>
      </w:r>
      <w:r w:rsidRPr="00935660">
        <w:rPr>
          <w:rtl/>
        </w:rPr>
        <w:t xml:space="preserve">בכותבת, </w:t>
      </w:r>
      <w:r w:rsidR="007F602F">
        <w:rPr>
          <w:rStyle w:val="afffff1"/>
          <w:rFonts w:hint="cs"/>
          <w:rtl/>
        </w:rPr>
        <w:t>ל</w:t>
      </w:r>
      <w:r w:rsidRPr="00935660">
        <w:rPr>
          <w:rStyle w:val="afffff1"/>
          <w:rtl/>
        </w:rPr>
        <w:t>ב"ה</w:t>
      </w:r>
      <w:r w:rsidRPr="00935660">
        <w:rPr>
          <w:rFonts w:hint="cs"/>
          <w:rtl/>
        </w:rPr>
        <w:t>:</w:t>
      </w:r>
      <w:r w:rsidRPr="00935660">
        <w:rPr>
          <w:rtl/>
        </w:rPr>
        <w:t xml:space="preserve"> זה וזה בכזית.</w:t>
      </w:r>
    </w:p>
    <w:p w14:paraId="0A442104" w14:textId="77777777" w:rsidR="00035E61" w:rsidRDefault="00183BFF" w:rsidP="005B34CE">
      <w:pPr>
        <w:pStyle w:val="afff8"/>
        <w:rPr>
          <w:rStyle w:val="afffff1"/>
          <w:rtl/>
        </w:rPr>
      </w:pPr>
      <w:del w:id="41090" w:author="Claude" w:date="2026-10-07T09:24:44Z">
        <w:r>
          <w:rPr>
            <w:rStyle w:val="afffff7"/>
            <w:rFonts w:hint="cs"/>
            <w:rtl/>
          </w:rPr>
          <w:delText xml:space="preserve">ג.</w:delText>
        </w:r>
      </w:del>
      <w:del w:id="41091" w:author="Claude" w:date="2026-10-07T09:24:44Z">
        <w:r>
          <w:rPr>
            <w:rFonts w:hint="cs"/>
            <w:rtl/>
          </w:rPr>
          <w:delText xml:space="preserve"> </w:delText>
        </w:r>
      </w:del>
      <w:r w:rsidRPr="006F178A">
        <w:rPr>
          <w:rtl/>
        </w:rPr>
        <w:t>השוחט חיה ועוף בי</w:t>
      </w:r>
      <w:r>
        <w:rPr>
          <w:rFonts w:hint="cs"/>
          <w:rtl/>
        </w:rPr>
        <w:t>ו</w:t>
      </w:r>
      <w:r w:rsidRPr="006F178A">
        <w:rPr>
          <w:rtl/>
        </w:rPr>
        <w:t>"ט</w:t>
      </w:r>
      <w:r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="005B34CE">
        <w:rPr>
          <w:rStyle w:val="afffff1"/>
          <w:rFonts w:hint="cs"/>
          <w:rtl/>
        </w:rPr>
        <w:t xml:space="preserve"> </w:t>
      </w:r>
      <w:r w:rsidR="005B34CE">
        <w:rPr>
          <w:rStyle w:val="afffff1"/>
          <w:rtl/>
        </w:rPr>
        <w:tab/>
      </w:r>
      <w:r w:rsidR="005B34CE">
        <w:rPr>
          <w:rStyle w:val="afffff1"/>
          <w:rtl/>
        </w:rPr>
        <w:tab/>
      </w:r>
    </w:p>
    <w:p w14:paraId="4A12D0BA" w14:textId="2038B2C1" w:rsidR="005B34CE" w:rsidRPr="000E7AFD" w:rsidRDefault="00183BFF" w:rsidP="00035E61">
      <w:pPr>
        <w:pStyle w:val="afff8"/>
        <w:rPr>
          <w:spacing w:val="2"/>
          <w:rtl/>
        </w:rPr>
      </w:pPr>
      <w:r w:rsidRPr="000E7AFD">
        <w:rPr>
          <w:rStyle w:val="afffff1"/>
          <w:spacing w:val="2"/>
          <w:rtl/>
        </w:rPr>
        <w:t>לב"ש</w:t>
      </w:r>
      <w:r w:rsidRPr="000E7AFD">
        <w:rPr>
          <w:rFonts w:hint="cs"/>
          <w:spacing w:val="2"/>
          <w:rtl/>
        </w:rPr>
        <w:t>:</w:t>
      </w:r>
      <w:r w:rsidRPr="000E7AFD">
        <w:rPr>
          <w:spacing w:val="2"/>
          <w:rtl/>
        </w:rPr>
        <w:t xml:space="preserve"> יחפור בדקר ויכסה.</w:t>
      </w:r>
      <w:r w:rsidR="00035E61" w:rsidRPr="000E7AFD">
        <w:rPr>
          <w:rStyle w:val="afffff1"/>
          <w:spacing w:val="2"/>
          <w:rtl/>
        </w:rPr>
        <w:t xml:space="preserve"> </w:t>
      </w:r>
      <w:r w:rsidRPr="000E7AFD">
        <w:rPr>
          <w:rStyle w:val="afffff1"/>
          <w:spacing w:val="2"/>
          <w:rtl/>
        </w:rPr>
        <w:t>לב"ה</w:t>
      </w:r>
      <w:r w:rsidRPr="000E7AFD">
        <w:rPr>
          <w:rStyle w:val="afffff1"/>
          <w:rFonts w:hint="cs"/>
          <w:spacing w:val="2"/>
          <w:rtl/>
        </w:rPr>
        <w:t>:</w:t>
      </w:r>
      <w:r w:rsidRPr="000E7AFD">
        <w:rPr>
          <w:spacing w:val="2"/>
          <w:rtl/>
        </w:rPr>
        <w:t xml:space="preserve"> לא ישחוט </w:t>
      </w:r>
      <w:r w:rsidR="000E7AFD" w:rsidRPr="000E7AFD">
        <w:rPr>
          <w:rFonts w:hint="cs"/>
          <w:spacing w:val="2"/>
          <w:rtl/>
        </w:rPr>
        <w:t>אלא</w:t>
      </w:r>
      <w:r w:rsidRPr="000E7AFD">
        <w:rPr>
          <w:spacing w:val="2"/>
          <w:rtl/>
        </w:rPr>
        <w:t xml:space="preserve"> עפר מוכן מבעו"י.</w:t>
      </w:r>
    </w:p>
    <w:p w14:paraId="4EDE4FA1" w14:textId="77777777" w:rsidR="00183BFF" w:rsidRPr="005B34CE" w:rsidRDefault="00183BFF" w:rsidP="000E7AFD">
      <w:pPr>
        <w:pStyle w:val="afff8"/>
        <w:spacing w:after="60" w:line="220" w:lineRule="exact"/>
        <w:rPr>
          <w:spacing w:val="2"/>
          <w:rtl/>
        </w:rPr>
      </w:pPr>
      <w:r w:rsidRPr="005B34CE">
        <w:rPr>
          <w:spacing w:val="2"/>
          <w:rtl/>
        </w:rPr>
        <w:t>ומודים שאם שחט שיחפור בדקר ויכסה, שאפר כירה מוכן הוא.</w:t>
      </w:r>
    </w:p>
    <w:p w14:paraId="41A1A815" w14:textId="77777777" w:rsidR="00183BFF" w:rsidRPr="00EE6043" w:rsidRDefault="00183BFF" w:rsidP="00A5369F">
      <w:pPr>
        <w:pStyle w:val="afffffe"/>
        <w:spacing w:before="0" w:after="60"/>
        <w:rPr>
          <w:rStyle w:val="afffd"/>
          <w:rFonts w:cs="PFT_Frank"/>
          <w:b/>
          <w:szCs w:val="14"/>
          <w:rtl/>
        </w:rPr>
      </w:pPr>
      <w:r w:rsidRPr="00C4622C">
        <w:rPr>
          <w:rStyle w:val="affff1"/>
          <w:sz w:val="18"/>
          <w:rtl/>
        </w:rPr>
        <w:t>ביצה שנולדה ביו"ט.</w:t>
      </w:r>
      <w:r w:rsidR="00A63EF1" w:rsidRPr="00C4622C">
        <w:rPr>
          <w:rStyle w:val="affff1"/>
          <w:rFonts w:hint="cs"/>
          <w:sz w:val="18"/>
          <w:rtl/>
        </w:rPr>
        <w:t xml:space="preserve"> </w:t>
      </w:r>
      <w:r w:rsidR="00A63EF1" w:rsidRPr="00A63EF1">
        <w:rPr>
          <w:rStyle w:val="afffff3"/>
          <w:rFonts w:hint="cs"/>
          <w:rtl/>
        </w:rPr>
        <w:t>לב</w:t>
      </w:r>
      <w:r w:rsidR="0001190A">
        <w:rPr>
          <w:rStyle w:val="afffff3"/>
          <w:rtl/>
        </w:rPr>
        <w:t>"</w:t>
      </w:r>
      <w:r w:rsidR="00A63EF1" w:rsidRPr="00A63EF1">
        <w:rPr>
          <w:rStyle w:val="afffff3"/>
          <w:rFonts w:hint="cs"/>
          <w:rtl/>
        </w:rPr>
        <w:t>ש</w:t>
      </w:r>
      <w:r w:rsidR="00827D0D">
        <w:rPr>
          <w:rStyle w:val="afffff3"/>
          <w:rFonts w:hint="cs"/>
          <w:rtl/>
        </w:rPr>
        <w:t>:</w:t>
      </w:r>
      <w:r w:rsidR="00A63EF1" w:rsidRPr="00A63EF1">
        <w:rPr>
          <w:rStyle w:val="afffff3"/>
          <w:rFonts w:hint="cs"/>
          <w:rtl/>
        </w:rPr>
        <w:t xml:space="preserve"> </w:t>
      </w:r>
      <w:r w:rsidR="00A63EF1" w:rsidRPr="00C4622C">
        <w:rPr>
          <w:rStyle w:val="affff1"/>
          <w:rFonts w:hint="cs"/>
          <w:sz w:val="18"/>
          <w:rtl/>
        </w:rPr>
        <w:t xml:space="preserve">תאכל,   </w:t>
      </w:r>
      <w:r w:rsidR="00A63EF1" w:rsidRPr="000E7AFD">
        <w:rPr>
          <w:rStyle w:val="afffff3"/>
          <w:rFonts w:hint="cs"/>
          <w:rtl/>
        </w:rPr>
        <w:t>ולב</w:t>
      </w:r>
      <w:r w:rsidR="0001190A" w:rsidRPr="000E7AFD">
        <w:rPr>
          <w:rStyle w:val="afffff3"/>
          <w:rtl/>
        </w:rPr>
        <w:t>"</w:t>
      </w:r>
      <w:r w:rsidR="00A63EF1" w:rsidRPr="000E7AFD">
        <w:rPr>
          <w:rStyle w:val="afffff3"/>
          <w:rFonts w:hint="cs"/>
          <w:rtl/>
        </w:rPr>
        <w:t>ה</w:t>
      </w:r>
      <w:r w:rsidR="00827D0D" w:rsidRPr="000E7AFD">
        <w:rPr>
          <w:rStyle w:val="afffff3"/>
          <w:rFonts w:hint="cs"/>
          <w:rtl/>
        </w:rPr>
        <w:t>:</w:t>
      </w:r>
      <w:r w:rsidR="00A63EF1" w:rsidRPr="00C4622C">
        <w:rPr>
          <w:rStyle w:val="affff1"/>
          <w:rFonts w:hint="cs"/>
          <w:sz w:val="18"/>
          <w:rtl/>
        </w:rPr>
        <w:t xml:space="preserve"> לא תאכל</w:t>
      </w:r>
    </w:p>
    <w:p w14:paraId="3AF823F9" w14:textId="77777777" w:rsidR="009D29E0" w:rsidRDefault="00C16462" w:rsidP="009D29E0">
      <w:pPr>
        <w:pStyle w:val="afffff8"/>
        <w:rPr>
          <w:rtl/>
        </w:rPr>
      </w:pPr>
      <w:r w:rsidRPr="009D29E0">
        <w:rPr>
          <w:rFonts w:hint="cs"/>
          <w:rtl/>
        </w:rPr>
        <w:t xml:space="preserve">טעם </w:t>
      </w:r>
      <w:r w:rsidRPr="009D29E0">
        <w:rPr>
          <w:rtl/>
        </w:rPr>
        <w:t>פסולה</w:t>
      </w:r>
      <w:r w:rsidRPr="009D29E0">
        <w:rPr>
          <w:rFonts w:hint="cs"/>
          <w:rtl/>
        </w:rPr>
        <w:t>:</w:t>
      </w:r>
      <w:r w:rsidR="005F6EA7" w:rsidRPr="009D29E0">
        <w:rPr>
          <w:rFonts w:hint="cs"/>
          <w:rtl/>
        </w:rPr>
        <w:t xml:space="preserve"> </w:t>
      </w:r>
    </w:p>
    <w:p w14:paraId="1E3A7B0C" w14:textId="77777777" w:rsidR="009D29E0" w:rsidRPr="009D29E0" w:rsidRDefault="005F6EA7" w:rsidP="009D29E0">
      <w:pPr>
        <w:pStyle w:val="36"/>
        <w:framePr w:wrap="notBeside"/>
        <w:rPr>
          <w:rtl/>
        </w:rPr>
      </w:pPr>
      <w:r w:rsidRPr="009D29E0">
        <w:rPr>
          <w:rFonts w:hint="cs"/>
          <w:rtl/>
        </w:rPr>
        <w:t>א. ר''נ:</w:t>
      </w:r>
      <w:r w:rsidR="009D29E0" w:rsidRPr="009D29E0">
        <w:rPr>
          <w:rFonts w:hint="cs"/>
          <w:rtl/>
        </w:rPr>
        <w:t xml:space="preserve"> </w:t>
      </w:r>
    </w:p>
    <w:p w14:paraId="71BA0A3D" w14:textId="23477E79" w:rsidR="00183BFF" w:rsidRPr="00BF5D1E" w:rsidRDefault="00FA4930" w:rsidP="009D29E0">
      <w:pPr>
        <w:rPr>
          <w:rFonts w:cs="PFT_Frank"/>
          <w:b/>
          <w:bCs/>
          <w:szCs w:val="14"/>
          <w:rtl/>
        </w:rPr>
      </w:pPr>
      <w:r w:rsidRPr="00BF5D1E">
        <w:rPr>
          <w:rFonts w:cs="PFT_Frank" w:hint="cs"/>
          <w:b/>
          <w:bCs/>
          <w:szCs w:val="14"/>
          <w:rtl/>
        </w:rPr>
        <w:t>ב</w:t>
      </w:r>
      <w:r w:rsidR="00183BFF" w:rsidRPr="00BF5D1E">
        <w:rPr>
          <w:rFonts w:cs="PFT_Frank"/>
          <w:b/>
          <w:bCs/>
          <w:szCs w:val="14"/>
          <w:rtl/>
        </w:rPr>
        <w:t xml:space="preserve">תרנגולת העומדת לגדל ביצים </w:t>
      </w:r>
    </w:p>
    <w:p w14:paraId="0927B37C" w14:textId="674EB28C" w:rsidR="00D4091D" w:rsidRDefault="00183BFF" w:rsidP="00A63EF1">
      <w:pPr>
        <w:rPr>
          <w:rStyle w:val="afffff3"/>
          <w:rtl/>
        </w:rPr>
      </w:pPr>
      <w:r w:rsidRPr="00264C87">
        <w:rPr>
          <w:rStyle w:val="afffff3"/>
          <w:rtl/>
        </w:rPr>
        <w:t>לב"ש</w:t>
      </w:r>
      <w:r>
        <w:rPr>
          <w:rStyle w:val="afffff3"/>
          <w:rFonts w:hint="cs"/>
          <w:rtl/>
        </w:rPr>
        <w:t>:</w:t>
      </w:r>
      <w:r w:rsidRPr="00264C87">
        <w:rPr>
          <w:spacing w:val="-4"/>
          <w:rtl/>
        </w:rPr>
        <w:t xml:space="preserve"> </w:t>
      </w:r>
      <w:r>
        <w:rPr>
          <w:rFonts w:hint="cs"/>
          <w:spacing w:val="-4"/>
          <w:rtl/>
        </w:rPr>
        <w:t>אין</w:t>
      </w:r>
      <w:r w:rsidRPr="00264C87">
        <w:rPr>
          <w:spacing w:val="-4"/>
          <w:rtl/>
        </w:rPr>
        <w:t xml:space="preserve"> מוקצה</w:t>
      </w:r>
      <w:r w:rsidR="00A63EF1">
        <w:rPr>
          <w:rFonts w:hint="cs"/>
          <w:spacing w:val="-4"/>
          <w:rtl/>
        </w:rPr>
        <w:t>,</w:t>
      </w:r>
      <w:r w:rsidRPr="00264C87">
        <w:rPr>
          <w:spacing w:val="-4"/>
          <w:rtl/>
        </w:rPr>
        <w:t xml:space="preserve"> </w:t>
      </w:r>
      <w:r w:rsidR="00D4091D" w:rsidRPr="00A63EF1">
        <w:rPr>
          <w:rStyle w:val="afffff3"/>
          <w:rFonts w:hint="cs"/>
          <w:rtl/>
        </w:rPr>
        <w:t>ו</w:t>
      </w:r>
      <w:r w:rsidR="00A63EF1" w:rsidRPr="00A63EF1">
        <w:rPr>
          <w:rStyle w:val="afffff3"/>
          <w:rFonts w:hint="cs"/>
          <w:rtl/>
        </w:rPr>
        <w:t>כר"ש</w:t>
      </w:r>
      <w:r w:rsidR="00BE6D81">
        <w:rPr>
          <w:rStyle w:val="afffff3"/>
          <w:rFonts w:hint="cs"/>
          <w:rtl/>
        </w:rPr>
        <w:t>:</w:t>
      </w:r>
      <w:r w:rsidR="00A63EF1" w:rsidRPr="00A63EF1">
        <w:rPr>
          <w:rStyle w:val="afffff3"/>
          <w:rFonts w:hint="cs"/>
          <w:rtl/>
        </w:rPr>
        <w:t xml:space="preserve"> </w:t>
      </w:r>
      <w:r w:rsidR="00A63EF1">
        <w:rPr>
          <w:rFonts w:hint="cs"/>
          <w:spacing w:val="-4"/>
          <w:rtl/>
        </w:rPr>
        <w:t>ד</w:t>
      </w:r>
      <w:r w:rsidRPr="00264C87">
        <w:rPr>
          <w:spacing w:val="-4"/>
          <w:rtl/>
        </w:rPr>
        <w:t>אף נולד מותר</w:t>
      </w:r>
      <w:r>
        <w:rPr>
          <w:rFonts w:hint="cs"/>
          <w:spacing w:val="-4"/>
          <w:rtl/>
        </w:rPr>
        <w:t>,</w:t>
      </w:r>
      <w:r w:rsidRPr="00264C87">
        <w:rPr>
          <w:spacing w:val="-4"/>
          <w:rtl/>
        </w:rPr>
        <w:t xml:space="preserve"> </w:t>
      </w:r>
    </w:p>
    <w:p w14:paraId="531D501F" w14:textId="20AE91D2" w:rsidR="00183BFF" w:rsidRPr="00264C87" w:rsidRDefault="00D4091D" w:rsidP="00D4091D">
      <w:pPr>
        <w:rPr>
          <w:spacing w:val="-4"/>
          <w:rtl/>
        </w:rPr>
      </w:pPr>
      <w:r>
        <w:rPr>
          <w:rStyle w:val="afffff3"/>
          <w:rFonts w:hint="cs"/>
          <w:rtl/>
        </w:rPr>
        <w:t>ול</w:t>
      </w:r>
      <w:r w:rsidR="00183BFF" w:rsidRPr="00264C87">
        <w:rPr>
          <w:rStyle w:val="afffff3"/>
          <w:rtl/>
        </w:rPr>
        <w:t>ב"ה</w:t>
      </w:r>
      <w:r w:rsidR="00183BFF">
        <w:rPr>
          <w:rStyle w:val="afffff3"/>
          <w:rFonts w:hint="cs"/>
          <w:rtl/>
        </w:rPr>
        <w:t>:</w:t>
      </w:r>
      <w:r w:rsidR="00183BFF" w:rsidRPr="00264C87">
        <w:rPr>
          <w:rStyle w:val="afffff3"/>
          <w:rtl/>
        </w:rPr>
        <w:t xml:space="preserve"> </w:t>
      </w:r>
      <w:r w:rsidRPr="00D4091D">
        <w:rPr>
          <w:rFonts w:hint="cs"/>
          <w:rtl/>
        </w:rPr>
        <w:t xml:space="preserve">יש מוקצה </w:t>
      </w:r>
      <w:r w:rsidRPr="00D4091D">
        <w:rPr>
          <w:rStyle w:val="afffff3"/>
          <w:rFonts w:hint="cs"/>
          <w:rtl/>
        </w:rPr>
        <w:t>ו</w:t>
      </w:r>
      <w:r w:rsidR="00183BFF" w:rsidRPr="00264C87">
        <w:rPr>
          <w:rStyle w:val="afffff3"/>
          <w:rtl/>
        </w:rPr>
        <w:t>כ</w:t>
      </w:r>
      <w:r w:rsidR="00183BFF" w:rsidRPr="00264C87">
        <w:rPr>
          <w:rStyle w:val="afffff3"/>
          <w:rFonts w:hint="eastAsia"/>
          <w:rtl/>
        </w:rPr>
        <w:t>ר</w:t>
      </w:r>
      <w:r w:rsidR="00183BFF" w:rsidRPr="00264C87">
        <w:rPr>
          <w:rStyle w:val="afffff3"/>
          <w:rtl/>
        </w:rPr>
        <w:t>"</w:t>
      </w:r>
      <w:r w:rsidR="00183BFF" w:rsidRPr="00264C87">
        <w:rPr>
          <w:rStyle w:val="afffff3"/>
          <w:rFonts w:hint="eastAsia"/>
          <w:rtl/>
        </w:rPr>
        <w:t>י</w:t>
      </w:r>
      <w:r w:rsidR="00BE6D81">
        <w:rPr>
          <w:rStyle w:val="afffff3"/>
          <w:rFonts w:hint="cs"/>
          <w:rtl/>
        </w:rPr>
        <w:t>:</w:t>
      </w:r>
      <w:r w:rsidR="00A63EF1">
        <w:rPr>
          <w:rStyle w:val="afffff3"/>
          <w:rFonts w:hint="cs"/>
          <w:rtl/>
        </w:rPr>
        <w:t xml:space="preserve"> </w:t>
      </w:r>
      <w:r w:rsidR="00A63EF1">
        <w:rPr>
          <w:rFonts w:hint="cs"/>
          <w:rtl/>
        </w:rPr>
        <w:t xml:space="preserve">  </w:t>
      </w:r>
      <w:r w:rsidR="00A63EF1" w:rsidRPr="00A63EF1">
        <w:rPr>
          <w:rFonts w:hint="cs"/>
          <w:rtl/>
        </w:rPr>
        <w:t>דנולד אסור</w:t>
      </w:r>
    </w:p>
    <w:p w14:paraId="26979852" w14:textId="77777777" w:rsidR="00183BFF" w:rsidRPr="00D4091D" w:rsidRDefault="00D4091D" w:rsidP="00A5369F">
      <w:pPr>
        <w:spacing w:after="60"/>
        <w:rPr>
          <w:spacing w:val="-2"/>
          <w:rtl/>
        </w:rPr>
      </w:pPr>
      <w:r w:rsidRPr="00D4091D">
        <w:rPr>
          <w:rFonts w:hint="cs"/>
          <w:spacing w:val="-2"/>
          <w:rtl/>
        </w:rPr>
        <w:t xml:space="preserve">אבל </w:t>
      </w:r>
      <w:r w:rsidR="00183BFF" w:rsidRPr="00D4091D">
        <w:rPr>
          <w:spacing w:val="-2"/>
          <w:rtl/>
        </w:rPr>
        <w:t>בעומדת לאכילה</w:t>
      </w:r>
      <w:r w:rsidR="00183BFF" w:rsidRPr="00D4091D">
        <w:rPr>
          <w:rFonts w:hint="cs"/>
          <w:spacing w:val="-2"/>
          <w:rtl/>
        </w:rPr>
        <w:t>,</w:t>
      </w:r>
      <w:r w:rsidR="00183BFF" w:rsidRPr="00D4091D">
        <w:rPr>
          <w:spacing w:val="-2"/>
          <w:rtl/>
        </w:rPr>
        <w:t xml:space="preserve"> </w:t>
      </w:r>
      <w:r w:rsidR="00183BFF" w:rsidRPr="00D4091D">
        <w:rPr>
          <w:rFonts w:hint="cs"/>
          <w:spacing w:val="-2"/>
          <w:rtl/>
        </w:rPr>
        <w:t xml:space="preserve">גם </w:t>
      </w:r>
      <w:r w:rsidR="00183BFF" w:rsidRPr="00D4091D">
        <w:rPr>
          <w:rStyle w:val="afffff3"/>
          <w:spacing w:val="-2"/>
          <w:rtl/>
        </w:rPr>
        <w:t>לב"ה</w:t>
      </w:r>
      <w:r w:rsidR="00827D0D">
        <w:rPr>
          <w:rStyle w:val="afffff3"/>
          <w:rFonts w:hint="cs"/>
          <w:spacing w:val="-2"/>
          <w:rtl/>
        </w:rPr>
        <w:t>:</w:t>
      </w:r>
      <w:r w:rsidR="00183BFF" w:rsidRPr="00D4091D">
        <w:rPr>
          <w:rStyle w:val="afffff3"/>
          <w:spacing w:val="-2"/>
          <w:rtl/>
        </w:rPr>
        <w:t xml:space="preserve"> </w:t>
      </w:r>
      <w:r w:rsidR="00183BFF" w:rsidRPr="00D4091D">
        <w:rPr>
          <w:spacing w:val="-2"/>
          <w:rtl/>
        </w:rPr>
        <w:t xml:space="preserve">מותר דאוכל המופרד </w:t>
      </w:r>
      <w:r w:rsidR="00183BFF" w:rsidRPr="00D4091D">
        <w:rPr>
          <w:rFonts w:hint="cs"/>
          <w:spacing w:val="-2"/>
          <w:rtl/>
        </w:rPr>
        <w:t>הוא</w:t>
      </w:r>
      <w:r w:rsidR="00183BFF" w:rsidRPr="00D4091D">
        <w:rPr>
          <w:spacing w:val="-2"/>
          <w:rtl/>
        </w:rPr>
        <w:t>.</w:t>
      </w:r>
    </w:p>
    <w:p w14:paraId="547D8C17" w14:textId="77777777" w:rsidR="00A5369F" w:rsidRPr="00A5369F" w:rsidRDefault="00183BFF" w:rsidP="00A5369F">
      <w:pPr>
        <w:pStyle w:val="36"/>
        <w:framePr w:wrap="notBeside"/>
        <w:rPr>
          <w:rtl/>
        </w:rPr>
      </w:pPr>
      <w:r w:rsidRPr="00A5369F">
        <w:rPr>
          <w:rtl/>
        </w:rPr>
        <w:t>ו</w:t>
      </w:r>
      <w:r w:rsidR="00BE6D81" w:rsidRPr="00A5369F">
        <w:rPr>
          <w:rtl/>
        </w:rPr>
        <w:t>ה</w:t>
      </w:r>
      <w:r w:rsidR="00BE6D81" w:rsidRPr="00A5369F">
        <w:rPr>
          <w:rFonts w:hint="cs"/>
          <w:rtl/>
        </w:rPr>
        <w:t>ך</w:t>
      </w:r>
      <w:r w:rsidRPr="00A5369F">
        <w:rPr>
          <w:rtl/>
        </w:rPr>
        <w:t xml:space="preserve"> דר"נ</w:t>
      </w:r>
      <w:r w:rsidRPr="00A5369F">
        <w:rPr>
          <w:rFonts w:hint="cs"/>
          <w:rtl/>
        </w:rPr>
        <w:t>:</w:t>
      </w:r>
    </w:p>
    <w:p w14:paraId="20BB3A36" w14:textId="01A4384C" w:rsidR="00183BFF" w:rsidRDefault="00183BFF" w:rsidP="00A5369F">
      <w:pPr>
        <w:rPr>
          <w:rStyle w:val="afffff3"/>
          <w:rtl/>
        </w:rPr>
      </w:pPr>
      <w:r>
        <w:rPr>
          <w:rStyle w:val="afffff3"/>
          <w:rFonts w:hint="cs"/>
          <w:rtl/>
        </w:rPr>
        <w:t>ד</w:t>
      </w:r>
      <w:r w:rsidRPr="00C8288F">
        <w:rPr>
          <w:rStyle w:val="afffff3"/>
          <w:rtl/>
        </w:rPr>
        <w:t>ב"ש כר"י</w:t>
      </w:r>
      <w:r w:rsidR="00BE6D81">
        <w:rPr>
          <w:rStyle w:val="afffff3"/>
          <w:rFonts w:hint="cs"/>
          <w:rtl/>
        </w:rPr>
        <w:t>:</w:t>
      </w:r>
      <w:r w:rsidRPr="004F14A6">
        <w:rPr>
          <w:rtl/>
        </w:rPr>
        <w:t xml:space="preserve"> </w:t>
      </w:r>
      <w:r w:rsidRPr="004F14A6">
        <w:rPr>
          <w:rFonts w:hint="cs"/>
          <w:rtl/>
        </w:rPr>
        <w:t>דמסלק הטבלא כולה ומנערה</w:t>
      </w:r>
      <w:r>
        <w:rPr>
          <w:rFonts w:hint="cs"/>
          <w:rtl/>
        </w:rPr>
        <w:t>.</w:t>
      </w:r>
    </w:p>
    <w:p w14:paraId="1B4693FD" w14:textId="77777777" w:rsidR="00B011D8" w:rsidRDefault="00183BFF" w:rsidP="007F602F">
      <w:pPr>
        <w:rPr>
          <w:rtl/>
        </w:rPr>
      </w:pPr>
      <w:r w:rsidRPr="007F602F">
        <w:rPr>
          <w:rStyle w:val="afffff3"/>
          <w:rtl/>
        </w:rPr>
        <w:t>וב"ה כר"ש</w:t>
      </w:r>
      <w:r w:rsidRPr="007F602F">
        <w:rPr>
          <w:rFonts w:hint="cs"/>
          <w:spacing w:val="-4"/>
          <w:rtl/>
        </w:rPr>
        <w:t>:</w:t>
      </w:r>
      <w:r w:rsidR="00E924B8" w:rsidRPr="007F602F">
        <w:rPr>
          <w:rFonts w:hint="cs"/>
          <w:spacing w:val="-4"/>
          <w:rtl/>
        </w:rPr>
        <w:t xml:space="preserve"> </w:t>
      </w:r>
      <w:r w:rsidRPr="007F602F">
        <w:rPr>
          <w:rFonts w:hint="cs"/>
          <w:spacing w:val="-4"/>
          <w:rtl/>
        </w:rPr>
        <w:t>ד</w:t>
      </w:r>
      <w:r w:rsidRPr="007F602F">
        <w:rPr>
          <w:spacing w:val="-4"/>
          <w:rtl/>
        </w:rPr>
        <w:t>מגביהין מעל השלחן עצמות וקליפין</w:t>
      </w:r>
      <w:r w:rsidR="00A63EF1" w:rsidRPr="007F602F">
        <w:rPr>
          <w:rFonts w:hint="cs"/>
          <w:spacing w:val="-4"/>
          <w:rtl/>
        </w:rPr>
        <w:t xml:space="preserve"> </w:t>
      </w:r>
      <w:r w:rsidRPr="007F602F">
        <w:rPr>
          <w:rFonts w:cs="PFT_Frank"/>
          <w:b/>
          <w:bCs/>
          <w:szCs w:val="14"/>
          <w:rtl/>
        </w:rPr>
        <w:t>היינו בשבת</w:t>
      </w:r>
      <w:r w:rsidRPr="00A63EF1">
        <w:rPr>
          <w:rtl/>
        </w:rPr>
        <w:t xml:space="preserve"> </w:t>
      </w:r>
    </w:p>
    <w:p w14:paraId="1B338652" w14:textId="77777777" w:rsidR="00B56537" w:rsidRPr="00B56537" w:rsidRDefault="00B56537" w:rsidP="00B56537">
      <w:pPr>
        <w:pStyle w:val="36"/>
        <w:framePr w:wrap="notBeside"/>
        <w:rPr>
          <w:rtl/>
        </w:rPr>
      </w:pPr>
      <w:r w:rsidRPr="00B56537">
        <w:rPr>
          <w:rFonts w:hint="cs"/>
          <w:rtl/>
        </w:rPr>
        <w:t>-</w:t>
      </w:r>
    </w:p>
    <w:p w14:paraId="49B4FAD7" w14:textId="2E1FC587" w:rsidR="00183BFF" w:rsidRPr="007F602F" w:rsidRDefault="00183BFF" w:rsidP="007F602F">
      <w:pPr>
        <w:rPr>
          <w:rFonts w:cs="Guttman Vilna"/>
          <w:b/>
          <w:bCs/>
          <w:spacing w:val="-6"/>
          <w:rtl/>
        </w:rPr>
      </w:pPr>
      <w:r w:rsidRPr="00B011D8">
        <w:rPr>
          <w:rStyle w:val="afffff3"/>
          <w:rtl/>
        </w:rPr>
        <w:t xml:space="preserve">דסתם משנה </w:t>
      </w:r>
      <w:r w:rsidRPr="00B011D8">
        <w:rPr>
          <w:rStyle w:val="afffff3"/>
          <w:rFonts w:hint="cs"/>
          <w:rtl/>
        </w:rPr>
        <w:t>כר</w:t>
      </w:r>
      <w:r w:rsidRPr="00B011D8">
        <w:rPr>
          <w:rStyle w:val="afffff3"/>
          <w:rtl/>
        </w:rPr>
        <w:t>"</w:t>
      </w:r>
      <w:r w:rsidRPr="00B011D8">
        <w:rPr>
          <w:rStyle w:val="afffff3"/>
          <w:rFonts w:hint="cs"/>
          <w:rtl/>
        </w:rPr>
        <w:t>ש</w:t>
      </w:r>
      <w:r w:rsidR="007F602F" w:rsidRPr="00B011D8">
        <w:rPr>
          <w:rStyle w:val="afffff3"/>
          <w:rFonts w:hint="cs"/>
          <w:rtl/>
        </w:rPr>
        <w:t>:</w:t>
      </w:r>
      <w:r w:rsidRPr="007F602F">
        <w:rPr>
          <w:rStyle w:val="afffff3"/>
          <w:rFonts w:hint="cs"/>
          <w:spacing w:val="-6"/>
          <w:rtl/>
        </w:rPr>
        <w:t xml:space="preserve"> </w:t>
      </w:r>
      <w:r w:rsidR="007F602F" w:rsidRPr="00B011D8">
        <w:rPr>
          <w:spacing w:val="-2"/>
          <w:rtl/>
        </w:rPr>
        <w:t xml:space="preserve">דמחתכין </w:t>
      </w:r>
      <w:r w:rsidRPr="00B011D8">
        <w:rPr>
          <w:spacing w:val="-2"/>
          <w:rtl/>
        </w:rPr>
        <w:t>דלועין</w:t>
      </w:r>
      <w:r w:rsidR="00A63EF1" w:rsidRPr="00B011D8">
        <w:rPr>
          <w:rFonts w:hint="cs"/>
          <w:spacing w:val="-2"/>
          <w:rtl/>
        </w:rPr>
        <w:t xml:space="preserve"> </w:t>
      </w:r>
      <w:r w:rsidR="007F602F" w:rsidRPr="00B011D8">
        <w:rPr>
          <w:spacing w:val="-2"/>
          <w:rtl/>
        </w:rPr>
        <w:t xml:space="preserve">לפני </w:t>
      </w:r>
      <w:r w:rsidRPr="00B011D8">
        <w:rPr>
          <w:spacing w:val="-2"/>
          <w:rtl/>
        </w:rPr>
        <w:t>בהמה ונבלה לפני הכלבים</w:t>
      </w:r>
    </w:p>
    <w:p w14:paraId="3795778D" w14:textId="77777777">
      <w:pPr>
        <w:pStyle w:val="afff2"/>
        <w:framePr w:wrap="around"/>
        <w:rPr>
          <w:ins w:id="92133" w:author="Claude" w:date="2026-10-12T12:00:00Z"/>
          <w:rtl/>
        </w:rPr>
      </w:pPr>
      <w:ins w:id="92134" w:author="Claude" w:date="2026-10-12T12:00:00Z">
        <w:r>
          <w:rPr>
            <w:rFonts w:hint="cs"/>
            <w:rtl/>
          </w:rPr>
          <w:t>ב:</w:t>
        </w:r>
      </w:ins>
    </w:p>
    <w:p w14:paraId="3F07E00C" w14:textId="352598C3" w:rsidR="00183BFF" w:rsidRPr="009044CE" w:rsidRDefault="00183BFF" w:rsidP="00FA07C2">
      <w:pPr>
        <w:rPr>
          <w:rtl/>
        </w:rPr>
      </w:pPr>
      <w:r w:rsidRPr="00D159D1">
        <w:rPr>
          <w:rStyle w:val="afffd"/>
          <w:rFonts w:cs="PFT_Frank"/>
          <w:spacing w:val="-2"/>
          <w:szCs w:val="14"/>
          <w:rtl/>
        </w:rPr>
        <w:t>אבל ביו"ט</w:t>
      </w:r>
      <w:r w:rsidR="007F602F">
        <w:rPr>
          <w:rStyle w:val="afffff3"/>
          <w:rFonts w:hint="cs"/>
          <w:spacing w:val="-2"/>
          <w:rtl/>
        </w:rPr>
        <w:t xml:space="preserve">: </w:t>
      </w:r>
      <w:r w:rsidRPr="00FA07C2">
        <w:rPr>
          <w:rStyle w:val="afffff3"/>
          <w:rtl/>
        </w:rPr>
        <w:t>סתמא כר"י</w:t>
      </w:r>
      <w:r w:rsidR="00827D0D" w:rsidRPr="00FA07C2">
        <w:rPr>
          <w:rStyle w:val="afffff3"/>
          <w:rFonts w:hint="cs"/>
          <w:rtl/>
        </w:rPr>
        <w:t>:</w:t>
      </w:r>
      <w:r w:rsidRPr="00A63EF1">
        <w:rPr>
          <w:spacing w:val="-2"/>
          <w:rtl/>
        </w:rPr>
        <w:t xml:space="preserve"> </w:t>
      </w:r>
      <w:r w:rsidR="00FA07C2" w:rsidRPr="00FA07C2">
        <w:rPr>
          <w:rFonts w:hint="cs"/>
          <w:spacing w:val="-2"/>
          <w:rtl/>
        </w:rPr>
        <w:t xml:space="preserve">שלא </w:t>
      </w:r>
      <w:r w:rsidRPr="00FA07C2">
        <w:rPr>
          <w:spacing w:val="-2"/>
          <w:rtl/>
        </w:rPr>
        <w:t>מבקעין עצים מקורה שנשברה ביו"ט</w:t>
      </w:r>
      <w:r w:rsidRPr="00FA07C2">
        <w:rPr>
          <w:rFonts w:hint="cs"/>
          <w:spacing w:val="-2"/>
          <w:rtl/>
        </w:rPr>
        <w:t>.</w:t>
      </w:r>
      <w:r w:rsidRPr="00FA07C2">
        <w:rPr>
          <w:spacing w:val="-2"/>
          <w:rtl/>
        </w:rPr>
        <w:t xml:space="preserve"> </w:t>
      </w:r>
    </w:p>
    <w:p w14:paraId="740817E2" w14:textId="4862752C" w:rsidR="00C870A2" w:rsidRPr="00C870A2" w:rsidRDefault="00C870A2" w:rsidP="00C870A2">
      <w:pPr>
        <w:pStyle w:val="36"/>
        <w:framePr w:wrap="notBeside"/>
        <w:rPr>
          <w:rtl/>
        </w:rPr>
      </w:pPr>
      <w:r w:rsidRPr="00C870A2">
        <w:rPr>
          <w:rFonts w:hint="cs"/>
          <w:rtl/>
        </w:rPr>
        <w:t>ורבי ס''ל</w:t>
      </w:r>
      <w:r w:rsidR="005E1F5C">
        <w:rPr>
          <w:rFonts w:hint="cs"/>
          <w:rtl/>
        </w:rPr>
        <w:t>:</w:t>
      </w:r>
    </w:p>
    <w:p w14:paraId="2C2B1350" w14:textId="6B13389D" w:rsidR="00183BFF" w:rsidRPr="00D27692" w:rsidRDefault="00183BFF" w:rsidP="00D27692">
      <w:pPr>
        <w:rPr>
          <w:spacing w:val="-2"/>
          <w:rtl/>
        </w:rPr>
      </w:pPr>
      <w:r w:rsidRPr="00D27692">
        <w:rPr>
          <w:rFonts w:hint="cs"/>
          <w:spacing w:val="-2"/>
          <w:rtl/>
        </w:rPr>
        <w:t>ב</w:t>
      </w:r>
      <w:r w:rsidRPr="00D27692">
        <w:rPr>
          <w:spacing w:val="-2"/>
          <w:rtl/>
        </w:rPr>
        <w:t xml:space="preserve">שבת </w:t>
      </w:r>
      <w:r w:rsidRPr="00D27692">
        <w:rPr>
          <w:rFonts w:hint="cs"/>
          <w:spacing w:val="-2"/>
          <w:rtl/>
        </w:rPr>
        <w:t xml:space="preserve">החמורה, </w:t>
      </w:r>
      <w:r w:rsidRPr="00D27692">
        <w:rPr>
          <w:rStyle w:val="afffff3"/>
          <w:spacing w:val="-2"/>
          <w:rtl/>
        </w:rPr>
        <w:t>כר"ש</w:t>
      </w:r>
      <w:r w:rsidR="00827D0D" w:rsidRPr="00D27692">
        <w:rPr>
          <w:rStyle w:val="afffff3"/>
          <w:rFonts w:hint="cs"/>
          <w:spacing w:val="-2"/>
          <w:rtl/>
        </w:rPr>
        <w:t>:</w:t>
      </w:r>
      <w:r w:rsidRPr="00D27692">
        <w:rPr>
          <w:spacing w:val="-2"/>
          <w:rtl/>
        </w:rPr>
        <w:t xml:space="preserve"> </w:t>
      </w:r>
      <w:r w:rsidR="0001190A" w:rsidRPr="00D27692">
        <w:rPr>
          <w:rFonts w:hint="cs"/>
          <w:spacing w:val="-2"/>
          <w:rtl/>
        </w:rPr>
        <w:t>ש</w:t>
      </w:r>
      <w:r w:rsidRPr="00D27692">
        <w:rPr>
          <w:rFonts w:hint="cs"/>
          <w:spacing w:val="-2"/>
          <w:rtl/>
        </w:rPr>
        <w:t>מיקל,</w:t>
      </w:r>
      <w:r w:rsidRPr="00D27692">
        <w:rPr>
          <w:spacing w:val="-2"/>
          <w:rtl/>
        </w:rPr>
        <w:t xml:space="preserve"> </w:t>
      </w:r>
      <w:r w:rsidR="005E1F5C">
        <w:rPr>
          <w:spacing w:val="-2"/>
          <w:rtl/>
        </w:rPr>
        <w:tab/>
      </w:r>
      <w:r w:rsidR="005E1F5C">
        <w:rPr>
          <w:spacing w:val="-2"/>
          <w:rtl/>
        </w:rPr>
        <w:tab/>
      </w:r>
      <w:r w:rsidR="00D27692" w:rsidRPr="00D27692">
        <w:rPr>
          <w:rFonts w:hint="cs"/>
          <w:spacing w:val="-2"/>
          <w:rtl/>
        </w:rPr>
        <w:t xml:space="preserve">וביו''ט </w:t>
      </w:r>
      <w:r w:rsidR="005E1F5C">
        <w:rPr>
          <w:rFonts w:hint="cs"/>
          <w:spacing w:val="-2"/>
          <w:rtl/>
        </w:rPr>
        <w:t xml:space="preserve">- </w:t>
      </w:r>
      <w:r w:rsidR="00D27692" w:rsidRPr="00D27692">
        <w:rPr>
          <w:rFonts w:hint="cs"/>
          <w:spacing w:val="-2"/>
          <w:rtl/>
        </w:rPr>
        <w:t xml:space="preserve">הקל </w:t>
      </w:r>
      <w:r w:rsidR="00D27692" w:rsidRPr="00D27692">
        <w:rPr>
          <w:rStyle w:val="afffff3"/>
          <w:rFonts w:hint="cs"/>
          <w:spacing w:val="-2"/>
          <w:rtl/>
        </w:rPr>
        <w:t>כר"י</w:t>
      </w:r>
      <w:r w:rsidR="005E1F5C">
        <w:rPr>
          <w:rStyle w:val="afffff3"/>
          <w:rFonts w:hint="cs"/>
          <w:spacing w:val="-2"/>
          <w:rtl/>
        </w:rPr>
        <w:t>:</w:t>
      </w:r>
      <w:r w:rsidR="00D27692" w:rsidRPr="00D27692">
        <w:rPr>
          <w:rFonts w:hint="cs"/>
          <w:spacing w:val="-2"/>
          <w:rtl/>
        </w:rPr>
        <w:t xml:space="preserve"> דמחמיר</w:t>
      </w:r>
      <w:r w:rsidR="005E1F5C">
        <w:rPr>
          <w:rFonts w:hint="cs"/>
          <w:spacing w:val="-2"/>
          <w:rtl/>
        </w:rPr>
        <w:t>.</w:t>
      </w:r>
    </w:p>
    <w:p w14:paraId="0B90AD92" w14:textId="77777777" w:rsidR="00890D8C" w:rsidRPr="00D27692" w:rsidRDefault="003D4FED" w:rsidP="00890D8C">
      <w:pPr>
        <w:pStyle w:val="afff5"/>
        <w:framePr w:wrap="around"/>
        <w:rPr>
          <w:del w:id="41102" w:author="Claude" w:date="2026-10-07T09:24:44Z"/>
          <w:spacing w:val="-2"/>
          <w:rtl/>
        </w:rPr>
      </w:pPr>
      <w:del w:id="41101" w:author="Claude" w:date="2026-10-07T09:24:44Z">
        <w:r w:rsidRPr="00D27692">
          <w:rPr>
            <w:rFonts w:hint="cs"/>
            <w:spacing w:val="-2"/>
            <w:rtl/>
          </w:rPr>
          <w:delText xml:space="preserve">ביצה</w:delText>
        </w:r>
      </w:del>
    </w:p>
    <w:p w14:paraId="3D3EA6B3" w14:textId="631C0EAD" w:rsidR="005E1F5C" w:rsidRPr="005E1F5C" w:rsidRDefault="00183BFF" w:rsidP="005E1F5C">
      <w:pPr>
        <w:pStyle w:val="36"/>
        <w:framePr w:wrap="notBeside"/>
        <w:rPr>
          <w:rtl/>
        </w:rPr>
      </w:pPr>
      <w:r w:rsidRPr="005E1F5C">
        <w:rPr>
          <w:rtl/>
        </w:rPr>
        <w:t>ו</w:t>
      </w:r>
      <w:r w:rsidRPr="005E1F5C">
        <w:rPr>
          <w:rFonts w:hint="cs"/>
          <w:rtl/>
        </w:rPr>
        <w:t>חלקו</w:t>
      </w:r>
      <w:r w:rsidR="005E1F5C">
        <w:rPr>
          <w:rFonts w:hint="cs"/>
          <w:rtl/>
        </w:rPr>
        <w:t>:</w:t>
      </w:r>
    </w:p>
    <w:p w14:paraId="485F74C8" w14:textId="2A7AF02D" w:rsidR="00183BFF" w:rsidRPr="00B97258" w:rsidRDefault="00F3041E" w:rsidP="00183BFF">
      <w:pPr>
        <w:rPr>
          <w:spacing w:val="-4"/>
          <w:rtl/>
        </w:rPr>
      </w:pPr>
      <w:r>
        <w:rPr>
          <w:rFonts w:hint="cs"/>
          <w:rtl/>
        </w:rPr>
        <w:t>ב</w:t>
      </w:r>
      <w:r w:rsidR="00183BFF" w:rsidRPr="005E1F5C">
        <w:rPr>
          <w:rtl/>
        </w:rPr>
        <w:t>ביצה ולא בתרנגולת</w:t>
      </w:r>
      <w:r w:rsidR="00183BFF" w:rsidRPr="005E1F5C">
        <w:rPr>
          <w:rFonts w:hint="cs"/>
          <w:rtl/>
        </w:rPr>
        <w:t>,</w:t>
      </w:r>
      <w:r w:rsidR="00183BFF" w:rsidRPr="005E1F5C">
        <w:rPr>
          <w:rtl/>
        </w:rPr>
        <w:t xml:space="preserve"> להודיעך כח</w:t>
      </w:r>
      <w:r w:rsidR="00183BFF" w:rsidRPr="00B97258">
        <w:rPr>
          <w:spacing w:val="-4"/>
          <w:rtl/>
        </w:rPr>
        <w:t xml:space="preserve"> </w:t>
      </w:r>
      <w:r w:rsidR="00183BFF" w:rsidRPr="00B97258">
        <w:rPr>
          <w:rStyle w:val="afffff3"/>
          <w:rtl/>
        </w:rPr>
        <w:t>ב"ש</w:t>
      </w:r>
      <w:r w:rsidR="005E1F5C">
        <w:rPr>
          <w:rStyle w:val="afffff3"/>
          <w:rFonts w:hint="cs"/>
          <w:rtl/>
        </w:rPr>
        <w:t>:</w:t>
      </w:r>
      <w:r w:rsidR="00183BFF" w:rsidRPr="00B97258">
        <w:rPr>
          <w:rStyle w:val="afffff3"/>
          <w:rtl/>
        </w:rPr>
        <w:t xml:space="preserve"> </w:t>
      </w:r>
      <w:r w:rsidR="00183BFF" w:rsidRPr="005E1F5C">
        <w:rPr>
          <w:rtl/>
        </w:rPr>
        <w:t>דנולד שרי</w:t>
      </w:r>
      <w:r w:rsidR="00183BFF" w:rsidRPr="00B97258">
        <w:rPr>
          <w:spacing w:val="-4"/>
          <w:rtl/>
        </w:rPr>
        <w:t>.</w:t>
      </w:r>
    </w:p>
    <w:p w14:paraId="11100615" w14:textId="77777777" w:rsidR="000E05EC" w:rsidRPr="00874648" w:rsidRDefault="000E05EC" w:rsidP="00686AE2">
      <w:pPr>
        <w:pStyle w:val="afff6"/>
        <w:framePr w:w="360" w:h="205" w:hRule="exact" w:wrap="around" w:hAnchor="page" w:x="225" w:y="7085"/>
        <w:spacing w:line="276" w:lineRule="auto"/>
        <w:rPr>
          <w:del w:id="41100" w:author="Claude" w:date="2026-10-07T09:24:44Z"/>
          <w:b/>
          <w:bCs w:val="0"/>
          <w:sz w:val="20"/>
          <w:rtl/>
        </w:rPr>
      </w:pPr>
      <w:del w:id="41099" w:author="Claude" w:date="2026-10-07T09:24:44Z">
        <w:r w:rsidRPr="000E05EC">
          <w:rPr>
            <w:rFonts w:hint="cs"/>
            <w:sz w:val="12"/>
            <w:szCs w:val="8"/>
            <w:rtl/>
          </w:rPr>
          <w:delText xml:space="preserve">פרק ראשון </w:delText>
        </w:r>
      </w:del>
    </w:p>
    <w:p w14:paraId="047A438E" w14:textId="77777777" w:rsidR="005E1F5C" w:rsidRPr="005E1F5C" w:rsidRDefault="00183BFF" w:rsidP="005E1F5C">
      <w:pPr>
        <w:pStyle w:val="36"/>
        <w:framePr w:wrap="notBeside"/>
        <w:rPr>
          <w:rtl/>
        </w:rPr>
      </w:pPr>
      <w:r w:rsidRPr="005E1F5C">
        <w:rPr>
          <w:rtl/>
        </w:rPr>
        <w:t xml:space="preserve">וקשה </w:t>
      </w:r>
    </w:p>
    <w:p w14:paraId="2EC61CE9" w14:textId="0C11E442" w:rsidR="00183BFF" w:rsidRPr="00935660" w:rsidRDefault="00183BFF" w:rsidP="00F3041E">
      <w:pPr>
        <w:spacing w:after="60"/>
        <w:rPr>
          <w:rFonts w:cs="Guttman Vilna"/>
          <w:b/>
          <w:bCs/>
          <w:rtl/>
        </w:rPr>
      </w:pPr>
      <w:r w:rsidRPr="005E1F5C">
        <w:rPr>
          <w:rFonts w:hint="cs"/>
          <w:rtl/>
        </w:rPr>
        <w:t>יחלקו</w:t>
      </w:r>
      <w:r w:rsidRPr="005E1F5C">
        <w:rPr>
          <w:rtl/>
        </w:rPr>
        <w:t xml:space="preserve"> ב</w:t>
      </w:r>
      <w:r w:rsidRPr="005E1F5C">
        <w:rPr>
          <w:rFonts w:hint="cs"/>
          <w:rtl/>
        </w:rPr>
        <w:t>שניהם</w:t>
      </w:r>
      <w:r w:rsidR="0001190A" w:rsidRPr="005E1F5C">
        <w:rPr>
          <w:rFonts w:hint="cs"/>
          <w:rtl/>
        </w:rPr>
        <w:t>,</w:t>
      </w:r>
      <w:r w:rsidRPr="005E1F5C">
        <w:rPr>
          <w:rFonts w:hint="cs"/>
          <w:rtl/>
        </w:rPr>
        <w:t xml:space="preserve"> </w:t>
      </w:r>
      <w:r w:rsidRPr="005E1F5C">
        <w:rPr>
          <w:rtl/>
        </w:rPr>
        <w:t xml:space="preserve">ולהודיעך </w:t>
      </w:r>
      <w:r w:rsidR="00D4091D" w:rsidRPr="005E1F5C">
        <w:rPr>
          <w:rFonts w:hint="cs"/>
          <w:rtl/>
        </w:rPr>
        <w:t>כח דשניהם</w:t>
      </w:r>
      <w:r w:rsidR="00D4091D">
        <w:rPr>
          <w:rFonts w:hint="cs"/>
          <w:rtl/>
        </w:rPr>
        <w:t>.</w:t>
      </w:r>
    </w:p>
    <w:p w14:paraId="33D09B0E" w14:textId="77777777" w:rsidR="00F3041E" w:rsidRPr="00F3041E" w:rsidRDefault="00183BFF" w:rsidP="00F3041E">
      <w:pPr>
        <w:pStyle w:val="36"/>
        <w:framePr w:wrap="notBeside"/>
        <w:rPr>
          <w:rtl/>
        </w:rPr>
      </w:pPr>
      <w:r w:rsidRPr="00F3041E">
        <w:rPr>
          <w:rFonts w:hint="cs"/>
          <w:rtl/>
        </w:rPr>
        <w:t>ב. ר</w:t>
      </w:r>
      <w:r w:rsidRPr="00F3041E">
        <w:rPr>
          <w:rtl/>
        </w:rPr>
        <w:t>בה:</w:t>
      </w:r>
    </w:p>
    <w:p w14:paraId="014FE2DA" w14:textId="5BA6D5AD" w:rsidR="00D4091D" w:rsidRPr="00EE6043" w:rsidRDefault="00183BFF" w:rsidP="00F3041E">
      <w:pPr>
        <w:rPr>
          <w:rFonts w:cs="PFT_Frank"/>
          <w:b/>
          <w:bCs/>
          <w:szCs w:val="14"/>
          <w:rtl/>
        </w:rPr>
      </w:pPr>
      <w:r w:rsidRPr="00EE6043">
        <w:rPr>
          <w:rFonts w:cs="PFT_Frank"/>
          <w:b/>
          <w:bCs/>
          <w:szCs w:val="14"/>
          <w:rtl/>
        </w:rPr>
        <w:t xml:space="preserve">בתרנגולת העומדת לאכילה, </w:t>
      </w:r>
    </w:p>
    <w:p w14:paraId="70BE6E41" w14:textId="5B6A6A6D" w:rsidR="00183BFF" w:rsidRPr="00827D0D" w:rsidRDefault="00183BFF" w:rsidP="00D27692">
      <w:pPr>
        <w:rPr>
          <w:spacing w:val="-2"/>
          <w:rtl/>
        </w:rPr>
      </w:pPr>
      <w:r w:rsidRPr="0001190A">
        <w:rPr>
          <w:spacing w:val="-2"/>
          <w:rtl/>
        </w:rPr>
        <w:t>וביו"ט שאחר השבת</w:t>
      </w:r>
      <w:r w:rsidR="0001190A" w:rsidRPr="0001190A">
        <w:rPr>
          <w:rFonts w:hint="cs"/>
          <w:spacing w:val="-2"/>
          <w:rtl/>
        </w:rPr>
        <w:t>,</w:t>
      </w:r>
      <w:r w:rsidRPr="0001190A">
        <w:rPr>
          <w:spacing w:val="-2"/>
          <w:rtl/>
        </w:rPr>
        <w:t xml:space="preserve"> </w:t>
      </w:r>
      <w:r w:rsidR="0001190A" w:rsidRPr="0001190A">
        <w:rPr>
          <w:rFonts w:hint="cs"/>
          <w:spacing w:val="-2"/>
          <w:rtl/>
        </w:rPr>
        <w:t>ד</w:t>
      </w:r>
      <w:r w:rsidR="0001190A" w:rsidRPr="0001190A">
        <w:rPr>
          <w:spacing w:val="-2"/>
          <w:rtl/>
        </w:rPr>
        <w:t xml:space="preserve">ביצה </w:t>
      </w:r>
      <w:r w:rsidR="003F1323">
        <w:rPr>
          <w:rFonts w:hint="cs"/>
          <w:spacing w:val="-2"/>
          <w:rtl/>
        </w:rPr>
        <w:t>ש</w:t>
      </w:r>
      <w:r w:rsidRPr="0001190A">
        <w:rPr>
          <w:spacing w:val="-2"/>
          <w:rtl/>
        </w:rPr>
        <w:t>נולדת היום נגמרה אתמול</w:t>
      </w:r>
      <w:r w:rsidR="003F1323">
        <w:rPr>
          <w:rStyle w:val="af4"/>
          <w:rFonts w:hint="cs"/>
          <w:spacing w:val="-2"/>
          <w:rtl/>
        </w:rPr>
        <w:t>,</w:t>
      </w:r>
      <w:r w:rsidR="00586267" w:rsidRPr="0001190A">
        <w:rPr>
          <w:rStyle w:val="af4"/>
          <w:spacing w:val="-2"/>
          <w:rtl/>
        </w:rPr>
        <w:t xml:space="preserve"> </w:t>
      </w:r>
      <w:r w:rsidR="00D27692">
        <w:rPr>
          <w:rStyle w:val="af4"/>
          <w:spacing w:val="-2"/>
          <w:rtl/>
        </w:rPr>
        <w:br/>
      </w:r>
      <w:r w:rsidRPr="00827D0D">
        <w:rPr>
          <w:rStyle w:val="af4"/>
          <w:spacing w:val="-2"/>
          <w:rtl/>
        </w:rPr>
        <w:t xml:space="preserve">והכינו את </w:t>
      </w:r>
      <w:r w:rsidR="00586267" w:rsidRPr="00827D0D">
        <w:rPr>
          <w:rStyle w:val="af4"/>
          <w:spacing w:val="-2"/>
          <w:rtl/>
        </w:rPr>
        <w:t>אשר יביאו</w:t>
      </w:r>
      <w:r w:rsidRPr="00827D0D">
        <w:rPr>
          <w:rStyle w:val="af4"/>
          <w:spacing w:val="-2"/>
          <w:rtl/>
        </w:rPr>
        <w:t xml:space="preserve"> </w:t>
      </w:r>
      <w:r w:rsidRPr="00827D0D">
        <w:rPr>
          <w:spacing w:val="-2"/>
          <w:rtl/>
        </w:rPr>
        <w:t>אין יו"ט מכין לשבת, וא</w:t>
      </w:r>
      <w:r w:rsidR="0001190A" w:rsidRPr="00827D0D">
        <w:rPr>
          <w:spacing w:val="-2"/>
          <w:rtl/>
        </w:rPr>
        <w:t>ין שבת מכינה ליו"ט</w:t>
      </w:r>
      <w:r w:rsidR="007F602F">
        <w:rPr>
          <w:rFonts w:hint="cs"/>
          <w:spacing w:val="-2"/>
          <w:rtl/>
        </w:rPr>
        <w:t>,</w:t>
      </w:r>
    </w:p>
    <w:p w14:paraId="2B0B9BC1" w14:textId="77777777" w:rsidR="00F3041E" w:rsidRPr="00F3041E" w:rsidRDefault="007F602F" w:rsidP="00F3041E">
      <w:pPr>
        <w:pStyle w:val="36"/>
        <w:framePr w:wrap="notBeside"/>
        <w:rPr>
          <w:rtl/>
        </w:rPr>
      </w:pPr>
      <w:r w:rsidRPr="00F3041E">
        <w:rPr>
          <w:rtl/>
        </w:rPr>
        <w:t>•</w:t>
      </w:r>
    </w:p>
    <w:p w14:paraId="5498A222" w14:textId="08F3291C" w:rsidR="00183BFF" w:rsidRPr="006F178A" w:rsidRDefault="00183BFF" w:rsidP="00183BFF">
      <w:pPr>
        <w:rPr>
          <w:rtl/>
        </w:rPr>
      </w:pPr>
      <w:r>
        <w:rPr>
          <w:rtl/>
        </w:rPr>
        <w:t xml:space="preserve">ויו"ט דעלמא </w:t>
      </w:r>
      <w:r w:rsidR="007F602F">
        <w:rPr>
          <w:rFonts w:hint="cs"/>
          <w:rtl/>
        </w:rPr>
        <w:t xml:space="preserve">- </w:t>
      </w:r>
      <w:r w:rsidRPr="006F178A">
        <w:rPr>
          <w:rtl/>
        </w:rPr>
        <w:t>גזירה משום יו"ט אחר השבת.</w:t>
      </w:r>
    </w:p>
    <w:p w14:paraId="7795328A" w14:textId="77777777" w:rsidR="00F3041E" w:rsidRPr="00F3041E" w:rsidRDefault="007F602F" w:rsidP="00F3041E">
      <w:pPr>
        <w:pStyle w:val="36"/>
        <w:framePr w:wrap="notBeside"/>
        <w:rPr>
          <w:rtl/>
        </w:rPr>
      </w:pPr>
      <w:r w:rsidRPr="00F3041E">
        <w:rPr>
          <w:rtl/>
        </w:rPr>
        <w:t>•</w:t>
      </w:r>
    </w:p>
    <w:p w14:paraId="7E90D4BB" w14:textId="61D67D4D" w:rsidR="007F602F" w:rsidRDefault="00183BFF" w:rsidP="00183BFF">
      <w:pPr>
        <w:rPr>
          <w:rtl/>
        </w:rPr>
      </w:pPr>
      <w:r w:rsidRPr="007F602F">
        <w:rPr>
          <w:rFonts w:hint="cs"/>
          <w:spacing w:val="-4"/>
          <w:rtl/>
        </w:rPr>
        <w:t>ו</w:t>
      </w:r>
      <w:r w:rsidR="007F602F" w:rsidRPr="007F602F">
        <w:rPr>
          <w:spacing w:val="-4"/>
          <w:rtl/>
        </w:rPr>
        <w:t>בשוחט תרנגולת ומצא</w:t>
      </w:r>
      <w:r w:rsidR="007F602F" w:rsidRPr="007F602F">
        <w:rPr>
          <w:rFonts w:hint="cs"/>
          <w:spacing w:val="-4"/>
          <w:rtl/>
        </w:rPr>
        <w:t xml:space="preserve"> </w:t>
      </w:r>
      <w:r w:rsidRPr="007F602F">
        <w:rPr>
          <w:spacing w:val="-4"/>
          <w:rtl/>
        </w:rPr>
        <w:t xml:space="preserve">ביצים גמורות </w:t>
      </w:r>
      <w:r w:rsidR="003F1323">
        <w:rPr>
          <w:rFonts w:hint="cs"/>
          <w:spacing w:val="-4"/>
          <w:rtl/>
        </w:rPr>
        <w:t>ש</w:t>
      </w:r>
      <w:r w:rsidRPr="007F602F">
        <w:rPr>
          <w:spacing w:val="-4"/>
          <w:rtl/>
        </w:rPr>
        <w:t>מותרות לאכלן ביו"ט</w:t>
      </w:r>
      <w:r w:rsidRPr="006F178A">
        <w:rPr>
          <w:rtl/>
        </w:rPr>
        <w:t>.</w:t>
      </w:r>
      <w:r w:rsidR="0001190A">
        <w:rPr>
          <w:rFonts w:hint="cs"/>
          <w:rtl/>
        </w:rPr>
        <w:t xml:space="preserve"> </w:t>
      </w:r>
    </w:p>
    <w:p w14:paraId="69755021" w14:textId="77777777" w:rsidR="00B35974" w:rsidRDefault="007F602F" w:rsidP="00B35974">
      <w:pPr>
        <w:rPr>
          <w:rFonts w:cs="Guttman Vilna"/>
          <w:b/>
          <w:bCs/>
          <w:rtl/>
        </w:rPr>
      </w:pPr>
      <w:r>
        <w:rPr>
          <w:rFonts w:hint="cs"/>
          <w:rtl/>
        </w:rPr>
        <w:t xml:space="preserve">  - </w:t>
      </w:r>
      <w:r w:rsidR="0001190A">
        <w:rPr>
          <w:rFonts w:hint="cs"/>
          <w:rtl/>
        </w:rPr>
        <w:t>לא גזרו דלא שכיח</w:t>
      </w:r>
      <w:r w:rsidR="00183BFF">
        <w:rPr>
          <w:rFonts w:hint="cs"/>
          <w:rtl/>
        </w:rPr>
        <w:t xml:space="preserve">. </w:t>
      </w:r>
    </w:p>
    <w:p w14:paraId="768514D5" w14:textId="77777777" w:rsidR="00B35974" w:rsidRPr="00B35974" w:rsidRDefault="00B35974" w:rsidP="00B35974">
      <w:pPr>
        <w:pStyle w:val="afff0"/>
        <w:rPr>
          <w:rtl/>
        </w:rPr>
      </w:pPr>
      <w:r w:rsidRPr="00B35974">
        <w:rPr>
          <w:rFonts w:hint="cs"/>
          <w:rtl/>
        </w:rPr>
        <w:t>**</w:t>
      </w:r>
      <w:r>
        <w:rPr>
          <w:rFonts w:hint="cs"/>
          <w:rtl/>
        </w:rPr>
        <w:t>*</w:t>
      </w:r>
      <w:r w:rsidRPr="00B35974">
        <w:rPr>
          <w:rFonts w:hint="cs"/>
          <w:rtl/>
        </w:rPr>
        <w:t>*</w:t>
      </w:r>
    </w:p>
    <w:p w14:paraId="66EF67DB" w14:textId="40326C66" w:rsidR="00FA4930" w:rsidRPr="00B35974" w:rsidRDefault="00FA4930" w:rsidP="00B35974">
      <w:pPr>
        <w:rPr>
          <w:rFonts w:cs="Guttman Vilna"/>
          <w:b/>
          <w:bCs/>
        </w:rPr>
      </w:pPr>
      <w:r>
        <w:rPr>
          <w:rtl/>
        </w:rPr>
        <w:br w:type="page"/>
      </w:r>
    </w:p>
    <w:p w14:paraId="7EE637AB" w14:textId="06C5D506" w:rsidR="00AE33D5" w:rsidRPr="00CF35D5" w:rsidRDefault="00CF35D5" w:rsidP="00B35974">
      <w:pPr>
        <w:pStyle w:val="afffff8"/>
        <w:rPr>
          <w:rtl/>
        </w:rPr>
      </w:pPr>
      <w:r w:rsidRPr="0036408B">
        <w:rPr>
          <w:rFonts w:hint="cs"/>
          <w:rtl/>
        </w:rPr>
        <w:lastRenderedPageBreak/>
        <w:t>למעשה ד' אפשרויות</w:t>
      </w:r>
      <w:r w:rsidRPr="00CF35D5">
        <w:rPr>
          <w:rFonts w:hint="cs"/>
          <w:rtl/>
        </w:rPr>
        <w:t xml:space="preserve"> להעמיד </w:t>
      </w:r>
      <w:r w:rsidR="00686AE2">
        <w:rPr>
          <w:rFonts w:hint="cs"/>
          <w:rtl/>
        </w:rPr>
        <w:t xml:space="preserve">את </w:t>
      </w:r>
      <w:r w:rsidRPr="00CF35D5">
        <w:rPr>
          <w:rFonts w:hint="cs"/>
          <w:rtl/>
        </w:rPr>
        <w:t>דברי המשנה</w:t>
      </w:r>
    </w:p>
    <w:p w14:paraId="60F2A1C4" w14:textId="0C3741C9" w:rsidR="00352973" w:rsidRDefault="00352973" w:rsidP="00352973">
      <w:r w:rsidRPr="00C4622C">
        <w:rPr>
          <w:rStyle w:val="affff1"/>
          <w:sz w:val="18"/>
          <w:rtl/>
        </w:rPr>
        <w:t>ביצה שנולדה ביו"ט.</w:t>
      </w:r>
      <w:r w:rsidRPr="00C4622C">
        <w:rPr>
          <w:rStyle w:val="affff1"/>
          <w:rFonts w:hint="cs"/>
          <w:sz w:val="18"/>
          <w:rtl/>
        </w:rPr>
        <w:t xml:space="preserve"> </w:t>
      </w:r>
      <w:r w:rsidRPr="00A63EF1">
        <w:rPr>
          <w:rStyle w:val="afffff3"/>
          <w:rFonts w:hint="cs"/>
          <w:rtl/>
        </w:rPr>
        <w:t>לב</w:t>
      </w:r>
      <w:r>
        <w:rPr>
          <w:rStyle w:val="afffff3"/>
          <w:rtl/>
        </w:rPr>
        <w:t>"</w:t>
      </w:r>
      <w:r w:rsidRPr="00A63EF1">
        <w:rPr>
          <w:rStyle w:val="afffff3"/>
          <w:rFonts w:hint="cs"/>
          <w:rtl/>
        </w:rPr>
        <w:t>ש</w:t>
      </w:r>
      <w:r w:rsidR="00800132">
        <w:rPr>
          <w:rStyle w:val="afffff3"/>
          <w:rFonts w:hint="cs"/>
          <w:rtl/>
        </w:rPr>
        <w:t>:</w:t>
      </w:r>
      <w:r w:rsidRPr="00A63EF1">
        <w:rPr>
          <w:rStyle w:val="afffff3"/>
          <w:rFonts w:hint="cs"/>
          <w:rtl/>
        </w:rPr>
        <w:t xml:space="preserve"> </w:t>
      </w:r>
      <w:r w:rsidRPr="00C4622C">
        <w:rPr>
          <w:rStyle w:val="affff1"/>
          <w:rFonts w:hint="cs"/>
          <w:sz w:val="18"/>
          <w:rtl/>
        </w:rPr>
        <w:t xml:space="preserve">תאכל,   </w:t>
      </w:r>
      <w:r w:rsidRPr="00A63EF1">
        <w:rPr>
          <w:rStyle w:val="afffff3"/>
          <w:rFonts w:hint="cs"/>
          <w:rtl/>
        </w:rPr>
        <w:t>ולב</w:t>
      </w:r>
      <w:r>
        <w:rPr>
          <w:rStyle w:val="afffff3"/>
          <w:rtl/>
        </w:rPr>
        <w:t>"</w:t>
      </w:r>
      <w:r w:rsidRPr="00A63EF1">
        <w:rPr>
          <w:rStyle w:val="afffff3"/>
          <w:rFonts w:hint="cs"/>
          <w:rtl/>
        </w:rPr>
        <w:t>ה</w:t>
      </w:r>
      <w:r w:rsidRPr="00C4622C">
        <w:rPr>
          <w:rStyle w:val="affff1"/>
          <w:rFonts w:hint="cs"/>
          <w:sz w:val="18"/>
          <w:rtl/>
        </w:rPr>
        <w:t xml:space="preserve"> לא תאכל</w:t>
      </w:r>
    </w:p>
    <w:p w14:paraId="4E3C56CA" w14:textId="5D761D8E" w:rsidR="000F2675" w:rsidRPr="000F2675" w:rsidRDefault="00352973" w:rsidP="000F2675">
      <w:pPr>
        <w:pStyle w:val="36"/>
        <w:framePr w:wrap="notBeside"/>
        <w:rPr>
          <w:rtl/>
        </w:rPr>
      </w:pPr>
      <w:r w:rsidRPr="000F2675">
        <w:rPr>
          <w:rFonts w:hint="eastAsia"/>
          <w:rtl/>
        </w:rPr>
        <w:t>א</w:t>
      </w:r>
      <w:r w:rsidRPr="000F2675">
        <w:rPr>
          <w:rtl/>
        </w:rPr>
        <w:t xml:space="preserve">. </w:t>
      </w:r>
      <w:r w:rsidRPr="000F2675">
        <w:rPr>
          <w:rFonts w:hint="cs"/>
          <w:rtl/>
        </w:rPr>
        <w:t xml:space="preserve"> </w:t>
      </w:r>
      <w:r w:rsidR="00E6761D">
        <w:rPr>
          <w:rtl/>
        </w:rPr>
        <w:tab/>
      </w:r>
      <w:r w:rsidR="00E6761D">
        <w:rPr>
          <w:rtl/>
        </w:rPr>
        <w:tab/>
      </w:r>
      <w:r w:rsidRPr="000F2675">
        <w:rPr>
          <w:rtl/>
        </w:rPr>
        <w:t>ר"</w:t>
      </w:r>
      <w:r w:rsidRPr="000F2675">
        <w:rPr>
          <w:rFonts w:hint="eastAsia"/>
          <w:rtl/>
        </w:rPr>
        <w:t>נ</w:t>
      </w:r>
      <w:r w:rsidRPr="000F2675">
        <w:rPr>
          <w:rtl/>
        </w:rPr>
        <w:t xml:space="preserve">: </w:t>
      </w:r>
    </w:p>
    <w:p w14:paraId="5734C5C7" w14:textId="3D13DC32" w:rsidR="00352973" w:rsidRDefault="00352973" w:rsidP="00AE33D5">
      <w:pPr>
        <w:rPr>
          <w:rStyle w:val="afffff3"/>
          <w:rtl/>
        </w:rPr>
      </w:pPr>
      <w:r w:rsidRPr="00264C87">
        <w:rPr>
          <w:rFonts w:cs="PFT_Frank"/>
          <w:b/>
          <w:bCs/>
          <w:szCs w:val="14"/>
          <w:rtl/>
        </w:rPr>
        <w:t>תרנגולת העומדת לגדל ביצים</w:t>
      </w:r>
      <w:r w:rsidRPr="00392931">
        <w:rPr>
          <w:rtl/>
        </w:rPr>
        <w:t xml:space="preserve"> </w:t>
      </w:r>
      <w:r w:rsidRPr="00E82A9A">
        <w:rPr>
          <w:rStyle w:val="afffffc"/>
          <w:rFonts w:hint="cs"/>
          <w:rtl/>
        </w:rPr>
        <w:t>וחלקו במוקצה ובנולד</w:t>
      </w:r>
    </w:p>
    <w:p w14:paraId="0F4F6644" w14:textId="3533B1E4" w:rsidR="000F2675" w:rsidRPr="000F2675" w:rsidRDefault="00352973" w:rsidP="000F2675">
      <w:pPr>
        <w:pStyle w:val="36"/>
        <w:framePr w:wrap="notBeside"/>
        <w:rPr>
          <w:rtl/>
        </w:rPr>
      </w:pPr>
      <w:r w:rsidRPr="000F2675">
        <w:rPr>
          <w:rFonts w:hint="cs"/>
          <w:rtl/>
        </w:rPr>
        <w:t xml:space="preserve">ב. </w:t>
      </w:r>
      <w:r w:rsidR="00E6761D">
        <w:rPr>
          <w:rFonts w:hint="cs"/>
          <w:rtl/>
        </w:rPr>
        <w:t xml:space="preserve">      </w:t>
      </w:r>
      <w:r w:rsidRPr="000F2675">
        <w:rPr>
          <w:rFonts w:hint="cs"/>
          <w:rtl/>
        </w:rPr>
        <w:t>ר</w:t>
      </w:r>
      <w:r w:rsidRPr="000F2675">
        <w:rPr>
          <w:rtl/>
        </w:rPr>
        <w:t xml:space="preserve">בה: </w:t>
      </w:r>
    </w:p>
    <w:p w14:paraId="1E943A83" w14:textId="20D359BB" w:rsidR="00352973" w:rsidRPr="00352973" w:rsidRDefault="00352973" w:rsidP="00352973">
      <w:pPr>
        <w:rPr>
          <w:rtl/>
        </w:rPr>
      </w:pPr>
      <w:r w:rsidRPr="00EE6043">
        <w:rPr>
          <w:rFonts w:cs="PFT_Frank"/>
          <w:b/>
          <w:bCs/>
          <w:szCs w:val="14"/>
          <w:rtl/>
        </w:rPr>
        <w:t>תרנגולת העומדת לאכילה,</w:t>
      </w:r>
      <w:r w:rsidRPr="00EE6043">
        <w:rPr>
          <w:rFonts w:cs="PFT_Frank" w:hint="cs"/>
          <w:b/>
          <w:bCs/>
          <w:szCs w:val="14"/>
          <w:rtl/>
        </w:rPr>
        <w:t xml:space="preserve"> </w:t>
      </w:r>
      <w:r w:rsidRPr="00EE6043">
        <w:rPr>
          <w:rFonts w:cs="PFT_Frank"/>
          <w:b/>
          <w:bCs/>
          <w:szCs w:val="14"/>
          <w:rtl/>
        </w:rPr>
        <w:t xml:space="preserve"> </w:t>
      </w:r>
      <w:r>
        <w:rPr>
          <w:rFonts w:hint="cs"/>
          <w:rtl/>
        </w:rPr>
        <w:t>וביו</w:t>
      </w:r>
      <w:r w:rsidR="00094D01">
        <w:rPr>
          <w:rFonts w:hint="cs"/>
          <w:rtl/>
        </w:rPr>
        <w:t>"</w:t>
      </w:r>
      <w:r>
        <w:rPr>
          <w:rFonts w:hint="cs"/>
          <w:rtl/>
        </w:rPr>
        <w:t>ט שאחר השבת</w:t>
      </w:r>
      <w:r w:rsidR="00094D01">
        <w:rPr>
          <w:rFonts w:hint="cs"/>
          <w:rtl/>
        </w:rPr>
        <w:t>.</w:t>
      </w:r>
    </w:p>
    <w:p w14:paraId="3795778D" w14:textId="77777777" w:rsidR="00183BFF" w:rsidRPr="00D222A3" w:rsidRDefault="00183BFF" w:rsidP="00183BFF">
      <w:pPr>
        <w:pStyle w:val="afff2"/>
        <w:framePr w:wrap="around"/>
        <w:rPr>
          <w:rtl/>
        </w:rPr>
      </w:pPr>
      <w:r w:rsidRPr="00D222A3">
        <w:rPr>
          <w:rFonts w:hint="cs"/>
          <w:rtl/>
        </w:rPr>
        <w:t>ג.</w:t>
      </w:r>
    </w:p>
    <w:p w14:paraId="7851E18E" w14:textId="0BD27425" w:rsidR="000F2675" w:rsidRPr="000F2675" w:rsidRDefault="00183BFF" w:rsidP="000F2675">
      <w:pPr>
        <w:pStyle w:val="36"/>
        <w:framePr w:wrap="notBeside"/>
        <w:rPr>
          <w:rtl/>
        </w:rPr>
      </w:pPr>
      <w:r w:rsidRPr="000F2675">
        <w:rPr>
          <w:rFonts w:hint="cs"/>
          <w:rtl/>
        </w:rPr>
        <w:t xml:space="preserve">ג. </w:t>
      </w:r>
      <w:r w:rsidR="00E6761D">
        <w:rPr>
          <w:rFonts w:hint="cs"/>
          <w:rtl/>
        </w:rPr>
        <w:t xml:space="preserve"> </w:t>
      </w:r>
      <w:r w:rsidRPr="000F2675">
        <w:rPr>
          <w:rtl/>
        </w:rPr>
        <w:t>רב יוסף</w:t>
      </w:r>
      <w:r w:rsidR="00B1053F" w:rsidRPr="000F2675">
        <w:rPr>
          <w:rFonts w:hint="cs"/>
          <w:rtl/>
        </w:rPr>
        <w:t>:</w:t>
      </w:r>
      <w:r w:rsidRPr="000F2675">
        <w:rPr>
          <w:rtl/>
        </w:rPr>
        <w:t xml:space="preserve"> </w:t>
      </w:r>
    </w:p>
    <w:p w14:paraId="7C182C65" w14:textId="54B6B7B2" w:rsidR="00183BFF" w:rsidRPr="006F178A" w:rsidRDefault="0001190A" w:rsidP="00D27692">
      <w:pPr>
        <w:rPr>
          <w:rtl/>
        </w:rPr>
      </w:pPr>
      <w:r>
        <w:rPr>
          <w:rFonts w:ascii="Fb Fontext" w:hAnsi="Fb Fontext" w:hint="cs"/>
          <w:spacing w:val="-2"/>
          <w:rtl/>
        </w:rPr>
        <w:t xml:space="preserve"> </w:t>
      </w:r>
      <w:r w:rsidR="00183BFF" w:rsidRPr="00586267">
        <w:rPr>
          <w:rFonts w:ascii="Fb Fontext" w:hAnsi="Fb Fontext"/>
          <w:rtl/>
        </w:rPr>
        <w:t xml:space="preserve">גזרה משום </w:t>
      </w:r>
      <w:r w:rsidR="00183BFF" w:rsidRPr="00BF5D1E">
        <w:rPr>
          <w:rFonts w:ascii="Fb Fontext" w:hAnsi="Fb Fontext" w:cs="PFT_Frank"/>
          <w:b/>
          <w:bCs/>
          <w:szCs w:val="14"/>
          <w:rtl/>
        </w:rPr>
        <w:t>פירות הנושרין</w:t>
      </w:r>
      <w:r w:rsidR="00183BFF" w:rsidRPr="00586267">
        <w:rPr>
          <w:rFonts w:ascii="Fb Fontext" w:hAnsi="Fb Fontext"/>
          <w:rtl/>
        </w:rPr>
        <w:t xml:space="preserve">, </w:t>
      </w:r>
      <w:r w:rsidR="00B113D7">
        <w:rPr>
          <w:rFonts w:ascii="Fb Fontext" w:hAnsi="Fb Fontext" w:hint="cs"/>
          <w:rtl/>
        </w:rPr>
        <w:t>שמא יתלוש</w:t>
      </w:r>
      <w:r w:rsidR="00183BFF" w:rsidRPr="00586267">
        <w:rPr>
          <w:rFonts w:ascii="Fb Fontext" w:hAnsi="Fb Fontext"/>
          <w:rtl/>
        </w:rPr>
        <w:t>.</w:t>
      </w:r>
    </w:p>
    <w:p w14:paraId="63BF04E0" w14:textId="77777777" w:rsidR="000F2675" w:rsidRPr="000F2675" w:rsidRDefault="00183BFF" w:rsidP="000F2675">
      <w:pPr>
        <w:pStyle w:val="36"/>
        <w:framePr w:wrap="notBeside"/>
        <w:rPr>
          <w:rtl/>
        </w:rPr>
      </w:pPr>
      <w:r w:rsidRPr="000F2675">
        <w:rPr>
          <w:rFonts w:hint="cs"/>
          <w:rtl/>
        </w:rPr>
        <w:t xml:space="preserve">ד. </w:t>
      </w:r>
      <w:r w:rsidRPr="000F2675">
        <w:rPr>
          <w:rtl/>
        </w:rPr>
        <w:t>רבי יצחק:</w:t>
      </w:r>
    </w:p>
    <w:p w14:paraId="466C062B" w14:textId="38D6C41C" w:rsidR="00183BFF" w:rsidRPr="00935660" w:rsidRDefault="00183BFF" w:rsidP="000F2675">
      <w:pPr>
        <w:spacing w:after="60"/>
        <w:rPr>
          <w:spacing w:val="-4"/>
          <w:rtl/>
        </w:rPr>
      </w:pPr>
      <w:r w:rsidRPr="00586267">
        <w:rPr>
          <w:rtl/>
        </w:rPr>
        <w:t xml:space="preserve">גזרה משום </w:t>
      </w:r>
      <w:r w:rsidRPr="00BF5D1E">
        <w:rPr>
          <w:rFonts w:cs="PFT_Frank"/>
          <w:b/>
          <w:bCs/>
          <w:szCs w:val="14"/>
          <w:rtl/>
        </w:rPr>
        <w:t>משקין שזבו</w:t>
      </w:r>
      <w:r w:rsidRPr="00586267">
        <w:rPr>
          <w:rtl/>
        </w:rPr>
        <w:t xml:space="preserve">. </w:t>
      </w:r>
      <w:r w:rsidR="00B113D7">
        <w:rPr>
          <w:rFonts w:hint="cs"/>
          <w:rtl/>
        </w:rPr>
        <w:t>שמא יסחוט</w:t>
      </w:r>
      <w:r w:rsidRPr="00586267">
        <w:rPr>
          <w:rtl/>
        </w:rPr>
        <w:t>.</w:t>
      </w:r>
    </w:p>
    <w:p w14:paraId="3DEA7620" w14:textId="77777777" w:rsidR="000F2675" w:rsidRPr="000F2675" w:rsidRDefault="00183BFF" w:rsidP="000F2675">
      <w:pPr>
        <w:pStyle w:val="36"/>
        <w:framePr w:wrap="notBeside"/>
        <w:rPr>
          <w:rtl/>
        </w:rPr>
      </w:pPr>
      <w:r w:rsidRPr="000F2675">
        <w:rPr>
          <w:rtl/>
        </w:rPr>
        <w:t xml:space="preserve">אביי </w:t>
      </w:r>
      <w:r w:rsidRPr="000F2675">
        <w:rPr>
          <w:rFonts w:hint="cs"/>
          <w:rtl/>
        </w:rPr>
        <w:t>הקשה</w:t>
      </w:r>
    </w:p>
    <w:p w14:paraId="3935739E" w14:textId="3E2CDD00" w:rsidR="00183BFF" w:rsidRPr="006F178A" w:rsidRDefault="0001190A" w:rsidP="0001190A">
      <w:pPr>
        <w:rPr>
          <w:rtl/>
        </w:rPr>
      </w:pPr>
      <w:r>
        <w:rPr>
          <w:rFonts w:hint="cs"/>
          <w:rtl/>
        </w:rPr>
        <w:t xml:space="preserve">על שניהם, </w:t>
      </w:r>
      <w:r w:rsidR="00B113D7">
        <w:rPr>
          <w:rFonts w:hint="cs"/>
          <w:rtl/>
        </w:rPr>
        <w:t xml:space="preserve"> </w:t>
      </w:r>
      <w:r w:rsidR="00183BFF">
        <w:rPr>
          <w:rFonts w:hint="cs"/>
          <w:rtl/>
        </w:rPr>
        <w:t>ד</w:t>
      </w:r>
      <w:r w:rsidR="00183BFF" w:rsidRPr="006F178A">
        <w:rPr>
          <w:rtl/>
        </w:rPr>
        <w:t xml:space="preserve">גזירה לגזירה </w:t>
      </w:r>
      <w:r w:rsidR="00B113D7">
        <w:rPr>
          <w:rFonts w:hint="cs"/>
          <w:rtl/>
        </w:rPr>
        <w:t>היא</w:t>
      </w:r>
      <w:r w:rsidR="00183BFF" w:rsidRPr="006F178A">
        <w:rPr>
          <w:rtl/>
        </w:rPr>
        <w:t>.</w:t>
      </w:r>
      <w:r w:rsidR="00CF35D5">
        <w:rPr>
          <w:rFonts w:hint="cs"/>
          <w:rtl/>
        </w:rPr>
        <w:t xml:space="preserve"> וענוהו דחדא גזירה</w:t>
      </w:r>
    </w:p>
    <w:p w14:paraId="58AC018B" w14:textId="77777777" w:rsidR="00987AA7" w:rsidRPr="00987AA7" w:rsidRDefault="00183BFF" w:rsidP="00987AA7">
      <w:pPr>
        <w:pStyle w:val="36"/>
        <w:framePr w:wrap="notBeside"/>
        <w:rPr>
          <w:rtl/>
        </w:rPr>
      </w:pPr>
      <w:r w:rsidRPr="00987AA7">
        <w:rPr>
          <w:rtl/>
        </w:rPr>
        <w:t>כול</w:t>
      </w:r>
      <w:r w:rsidRPr="00987AA7">
        <w:rPr>
          <w:rFonts w:hint="cs"/>
          <w:rtl/>
        </w:rPr>
        <w:t>ם לא אמרו</w:t>
      </w:r>
    </w:p>
    <w:p w14:paraId="0F12C50E" w14:textId="14D566F8" w:rsidR="00183BFF" w:rsidRPr="006F178A" w:rsidRDefault="00183BFF" w:rsidP="00987AA7">
      <w:pPr>
        <w:rPr>
          <w:rtl/>
        </w:rPr>
      </w:pPr>
      <w:r w:rsidRPr="0001190A">
        <w:rPr>
          <w:rStyle w:val="afffff3"/>
          <w:rFonts w:hint="cs"/>
          <w:rtl/>
        </w:rPr>
        <w:t>כר</w:t>
      </w:r>
      <w:r w:rsidRPr="0001190A">
        <w:rPr>
          <w:rStyle w:val="afffff3"/>
          <w:rtl/>
        </w:rPr>
        <w:t>"</w:t>
      </w:r>
      <w:r w:rsidRPr="0001190A">
        <w:rPr>
          <w:rStyle w:val="afffff3"/>
          <w:rFonts w:hint="cs"/>
          <w:rtl/>
        </w:rPr>
        <w:t>נ</w:t>
      </w:r>
      <w:r w:rsidR="0001190A">
        <w:rPr>
          <w:rStyle w:val="afffff3"/>
          <w:rFonts w:hint="cs"/>
          <w:rtl/>
        </w:rPr>
        <w:t>:</w:t>
      </w:r>
      <w:r>
        <w:rPr>
          <w:rFonts w:ascii="Fb Fontext" w:hAnsi="Fb Fontext" w:hint="cs"/>
          <w:rtl/>
        </w:rPr>
        <w:t xml:space="preserve"> מקושיא דתרנגולת וביצתה.</w:t>
      </w:r>
      <w:r w:rsidR="0001190A">
        <w:rPr>
          <w:rStyle w:val="afffff3"/>
          <w:rFonts w:hint="cs"/>
          <w:rtl/>
        </w:rPr>
        <w:t xml:space="preserve">   </w:t>
      </w:r>
      <w:r w:rsidRPr="003C6DE3">
        <w:rPr>
          <w:rStyle w:val="afffff3"/>
          <w:rFonts w:hint="cs"/>
          <w:rtl/>
        </w:rPr>
        <w:t xml:space="preserve">ולא </w:t>
      </w:r>
      <w:r w:rsidRPr="003C6DE3">
        <w:rPr>
          <w:rStyle w:val="afffff3"/>
          <w:rtl/>
        </w:rPr>
        <w:t>כרבה</w:t>
      </w:r>
      <w:r>
        <w:rPr>
          <w:rStyle w:val="afffff3"/>
          <w:rFonts w:hint="cs"/>
          <w:rtl/>
        </w:rPr>
        <w:t>:</w:t>
      </w:r>
      <w:r w:rsidRPr="006F178A">
        <w:rPr>
          <w:rtl/>
        </w:rPr>
        <w:t xml:space="preserve"> </w:t>
      </w:r>
      <w:r w:rsidR="00533C05">
        <w:rPr>
          <w:rFonts w:hint="cs"/>
          <w:rtl/>
        </w:rPr>
        <w:t>ד</w:t>
      </w:r>
      <w:r w:rsidRPr="006F178A">
        <w:rPr>
          <w:rtl/>
        </w:rPr>
        <w:t>הכנה</w:t>
      </w:r>
      <w:r w:rsidR="00533C05">
        <w:rPr>
          <w:rFonts w:hint="cs"/>
          <w:rtl/>
        </w:rPr>
        <w:t xml:space="preserve"> לא ס</w:t>
      </w:r>
      <w:r w:rsidR="0001190A">
        <w:rPr>
          <w:rtl/>
        </w:rPr>
        <w:t>"</w:t>
      </w:r>
      <w:r w:rsidR="00533C05">
        <w:rPr>
          <w:rFonts w:hint="cs"/>
          <w:rtl/>
        </w:rPr>
        <w:t>ל</w:t>
      </w:r>
      <w:r w:rsidRPr="006F178A">
        <w:rPr>
          <w:rtl/>
        </w:rPr>
        <w:t>.</w:t>
      </w:r>
    </w:p>
    <w:p w14:paraId="4AD1562A" w14:textId="77777777" w:rsidR="00B932CA" w:rsidRPr="00B932CA" w:rsidRDefault="00183BFF" w:rsidP="00B932CA">
      <w:pPr>
        <w:pStyle w:val="36"/>
        <w:framePr w:wrap="notBeside"/>
        <w:rPr>
          <w:rtl/>
        </w:rPr>
      </w:pPr>
      <w:r w:rsidRPr="00B932CA">
        <w:rPr>
          <w:rtl/>
        </w:rPr>
        <w:t>רב יוסף</w:t>
      </w:r>
      <w:r w:rsidRPr="00B932CA">
        <w:rPr>
          <w:rFonts w:hint="cs"/>
          <w:rtl/>
        </w:rPr>
        <w:t>:</w:t>
      </w:r>
      <w:r w:rsidRPr="00B932CA">
        <w:rPr>
          <w:rtl/>
        </w:rPr>
        <w:t xml:space="preserve"> לא כרי"צ</w:t>
      </w:r>
      <w:r w:rsidR="00827D0D" w:rsidRPr="00B932CA">
        <w:rPr>
          <w:rFonts w:hint="cs"/>
          <w:rtl/>
        </w:rPr>
        <w:t>:</w:t>
      </w:r>
    </w:p>
    <w:p w14:paraId="247BDC77" w14:textId="77777777" w:rsidR="00987AA7" w:rsidRDefault="00183BFF" w:rsidP="00B932CA">
      <w:pPr>
        <w:rPr>
          <w:rtl/>
        </w:rPr>
      </w:pPr>
      <w:r w:rsidRPr="00935660">
        <w:rPr>
          <w:rtl/>
        </w:rPr>
        <w:t>ביצ</w:t>
      </w:r>
      <w:r w:rsidRPr="00935660">
        <w:rPr>
          <w:rFonts w:hint="cs"/>
          <w:rtl/>
        </w:rPr>
        <w:t>ה</w:t>
      </w:r>
      <w:r w:rsidRPr="00935660">
        <w:rPr>
          <w:rtl/>
        </w:rPr>
        <w:t xml:space="preserve"> ופירות </w:t>
      </w:r>
      <w:r w:rsidR="00533C05">
        <w:rPr>
          <w:rFonts w:hint="cs"/>
          <w:rtl/>
        </w:rPr>
        <w:t>ד</w:t>
      </w:r>
      <w:r w:rsidRPr="00935660">
        <w:rPr>
          <w:rtl/>
        </w:rPr>
        <w:t>אוכל הוא ל</w:t>
      </w:r>
      <w:r w:rsidR="0001190A">
        <w:rPr>
          <w:rFonts w:hint="cs"/>
          <w:rtl/>
        </w:rPr>
        <w:t>הוציא</w:t>
      </w:r>
      <w:r w:rsidRPr="00935660">
        <w:rPr>
          <w:rtl/>
        </w:rPr>
        <w:t xml:space="preserve"> משקין.</w:t>
      </w:r>
    </w:p>
    <w:p w14:paraId="0522FD17" w14:textId="77777777" w:rsidR="00987AA7" w:rsidRPr="00987AA7" w:rsidRDefault="00183BFF" w:rsidP="00987AA7">
      <w:pPr>
        <w:pStyle w:val="36"/>
        <w:framePr w:wrap="notBeside"/>
        <w:rPr>
          <w:rtl/>
        </w:rPr>
      </w:pPr>
      <w:r w:rsidRPr="00987AA7">
        <w:rPr>
          <w:rtl/>
        </w:rPr>
        <w:t>ורי"צ</w:t>
      </w:r>
      <w:r w:rsidRPr="00987AA7">
        <w:rPr>
          <w:rFonts w:hint="cs"/>
          <w:rtl/>
        </w:rPr>
        <w:t>:</w:t>
      </w:r>
      <w:r w:rsidRPr="00987AA7">
        <w:rPr>
          <w:rtl/>
        </w:rPr>
        <w:t xml:space="preserve"> לא כריו"ס</w:t>
      </w:r>
      <w:r w:rsidR="00827D0D" w:rsidRPr="00987AA7">
        <w:rPr>
          <w:rFonts w:hint="cs"/>
          <w:rtl/>
        </w:rPr>
        <w:t>:</w:t>
      </w:r>
    </w:p>
    <w:p w14:paraId="561A039A" w14:textId="77777777" w:rsidR="00987AA7" w:rsidRDefault="00183BFF" w:rsidP="001776DB">
      <w:pPr>
        <w:spacing w:after="60"/>
        <w:rPr>
          <w:spacing w:val="-4"/>
          <w:rtl/>
        </w:rPr>
      </w:pPr>
      <w:r w:rsidRPr="00533C05">
        <w:rPr>
          <w:spacing w:val="-4"/>
          <w:rtl/>
        </w:rPr>
        <w:t>ביצה ומשקין בל</w:t>
      </w:r>
      <w:r w:rsidR="00533C05" w:rsidRPr="00533C05">
        <w:rPr>
          <w:spacing w:val="-4"/>
          <w:rtl/>
        </w:rPr>
        <w:t>ועין, ל</w:t>
      </w:r>
      <w:r w:rsidR="0001190A">
        <w:rPr>
          <w:rFonts w:hint="cs"/>
          <w:spacing w:val="-4"/>
          <w:rtl/>
        </w:rPr>
        <w:t>הוציא</w:t>
      </w:r>
      <w:r w:rsidR="00533C05" w:rsidRPr="00533C05">
        <w:rPr>
          <w:spacing w:val="-4"/>
          <w:rtl/>
        </w:rPr>
        <w:t xml:space="preserve"> פירות </w:t>
      </w:r>
      <w:r w:rsidR="00533C05" w:rsidRPr="00533C05">
        <w:rPr>
          <w:rFonts w:hint="cs"/>
          <w:spacing w:val="-4"/>
          <w:rtl/>
        </w:rPr>
        <w:t>דגלויין</w:t>
      </w:r>
    </w:p>
    <w:p w14:paraId="527AC860" w14:textId="77777777" w:rsidR="00800132" w:rsidRPr="00800132" w:rsidRDefault="00183BFF" w:rsidP="00800132">
      <w:pPr>
        <w:pStyle w:val="36"/>
        <w:framePr w:wrap="notBeside"/>
        <w:rPr>
          <w:rtl/>
        </w:rPr>
      </w:pPr>
      <w:r w:rsidRPr="00800132">
        <w:rPr>
          <w:rtl/>
        </w:rPr>
        <w:t>ואף רי"ו ס"ל</w:t>
      </w:r>
      <w:r w:rsidR="00827D0D" w:rsidRPr="00800132">
        <w:rPr>
          <w:rFonts w:hint="cs"/>
          <w:rtl/>
        </w:rPr>
        <w:t>:</w:t>
      </w:r>
      <w:r w:rsidRPr="00800132">
        <w:rPr>
          <w:rtl/>
        </w:rPr>
        <w:t xml:space="preserve"> </w:t>
      </w:r>
    </w:p>
    <w:p w14:paraId="535F4A7D" w14:textId="2BA26582" w:rsidR="00800132" w:rsidRDefault="00800132" w:rsidP="00B932CA">
      <w:pPr>
        <w:rPr>
          <w:rStyle w:val="afffff3"/>
          <w:rtl/>
        </w:rPr>
      </w:pPr>
      <w:r>
        <w:rPr>
          <w:rFonts w:ascii="Fb Fontext" w:hAnsi="Fb Fontext" w:hint="cs"/>
          <w:rtl/>
        </w:rPr>
        <w:t>ג</w:t>
      </w:r>
      <w:r w:rsidR="00183BFF" w:rsidRPr="006F178A">
        <w:rPr>
          <w:rFonts w:ascii="Fb Fontext" w:hAnsi="Fb Fontext"/>
          <w:rtl/>
        </w:rPr>
        <w:t xml:space="preserve">זרה משום משקין שזבו. </w:t>
      </w:r>
      <w:r w:rsidR="00183BFF">
        <w:rPr>
          <w:rFonts w:hint="cs"/>
          <w:rtl/>
        </w:rPr>
        <w:t xml:space="preserve">מדיישב הסתירה </w:t>
      </w:r>
      <w:r w:rsidR="00183BFF" w:rsidRPr="00B1053F">
        <w:rPr>
          <w:rStyle w:val="afffff3"/>
          <w:rFonts w:hint="cs"/>
          <w:rtl/>
        </w:rPr>
        <w:t>בר</w:t>
      </w:r>
      <w:r w:rsidR="00183BFF" w:rsidRPr="00B1053F">
        <w:rPr>
          <w:rStyle w:val="afffff3"/>
          <w:rtl/>
        </w:rPr>
        <w:t>"</w:t>
      </w:r>
      <w:r w:rsidR="00183BFF" w:rsidRPr="00B1053F">
        <w:rPr>
          <w:rStyle w:val="afffff3"/>
          <w:rFonts w:hint="cs"/>
          <w:rtl/>
        </w:rPr>
        <w:t>י</w:t>
      </w:r>
    </w:p>
    <w:p w14:paraId="5E1E5B16" w14:textId="5504544F" w:rsidR="0001190A" w:rsidRDefault="00D27692" w:rsidP="00B932CA">
      <w:pPr>
        <w:rPr>
          <w:rtl/>
        </w:rPr>
      </w:pPr>
      <w:r>
        <w:rPr>
          <w:rFonts w:cs="PFT_Frank" w:hint="cs"/>
          <w:b/>
          <w:bCs/>
          <w:szCs w:val="14"/>
          <w:rtl/>
        </w:rPr>
        <w:t>ש</w:t>
      </w:r>
      <w:r w:rsidR="00800132">
        <w:rPr>
          <w:rFonts w:cs="PFT_Frank" w:hint="cs"/>
          <w:b/>
          <w:bCs/>
          <w:szCs w:val="14"/>
          <w:rtl/>
        </w:rPr>
        <w:t xml:space="preserve">מחד </w:t>
      </w:r>
      <w:r w:rsidR="00533C05" w:rsidRPr="00EE6043">
        <w:rPr>
          <w:rFonts w:cs="PFT_Frank" w:hint="cs"/>
          <w:b/>
          <w:bCs/>
          <w:szCs w:val="14"/>
          <w:rtl/>
        </w:rPr>
        <w:t>התיר</w:t>
      </w:r>
      <w:r w:rsidR="00533C05">
        <w:rPr>
          <w:rFonts w:hint="cs"/>
          <w:rtl/>
        </w:rPr>
        <w:t xml:space="preserve"> </w:t>
      </w:r>
      <w:r w:rsidR="00183BFF">
        <w:rPr>
          <w:rFonts w:hint="cs"/>
          <w:rtl/>
        </w:rPr>
        <w:t>משקין</w:t>
      </w:r>
      <w:r w:rsidR="00533C05">
        <w:rPr>
          <w:rFonts w:hint="cs"/>
          <w:rtl/>
        </w:rPr>
        <w:t xml:space="preserve"> שיצאו מעצמן מפירות דלאכילה</w:t>
      </w:r>
      <w:r w:rsidR="00183BFF">
        <w:rPr>
          <w:rFonts w:hint="cs"/>
          <w:rtl/>
        </w:rPr>
        <w:t xml:space="preserve">, </w:t>
      </w:r>
    </w:p>
    <w:p w14:paraId="4D995340" w14:textId="77777777" w:rsidR="00183BFF" w:rsidRPr="00533C05" w:rsidRDefault="00183BFF" w:rsidP="001776DB">
      <w:pPr>
        <w:rPr>
          <w:rtl/>
        </w:rPr>
      </w:pPr>
      <w:r w:rsidRPr="00EE6043">
        <w:rPr>
          <w:rFonts w:cs="PFT_Frank" w:hint="cs"/>
          <w:b/>
          <w:bCs/>
          <w:szCs w:val="14"/>
          <w:rtl/>
        </w:rPr>
        <w:t>ומאידך אסר</w:t>
      </w:r>
      <w:r w:rsidRPr="00533C05">
        <w:rPr>
          <w:rFonts w:hint="cs"/>
          <w:rtl/>
        </w:rPr>
        <w:t xml:space="preserve"> לאכול ביו</w:t>
      </w:r>
      <w:r w:rsidRPr="00533C05">
        <w:rPr>
          <w:rtl/>
        </w:rPr>
        <w:t>"</w:t>
      </w:r>
      <w:r>
        <w:rPr>
          <w:rFonts w:hint="cs"/>
          <w:rtl/>
        </w:rPr>
        <w:t xml:space="preserve">ט א' </w:t>
      </w:r>
      <w:r>
        <w:rPr>
          <w:rStyle w:val="afffff3"/>
          <w:rFonts w:hint="cs"/>
          <w:rtl/>
          <w:rPrChange w:id="9001" w:author="מנוע אמוראים" w:date="2026-10-05T16:41:24Z">
            <w:rPr>
              <w:rFonts w:hint="cs"/>
              <w:rtl/>
            </w:rPr>
          </w:rPrChange>
        </w:rPr>
        <w:t xml:space="preserve">דר</w:t>
      </w:r>
      <w:r>
        <w:rPr>
          <w:rStyle w:val="afffff3"/>
          <w:rtl/>
          <w:rPrChange w:id="9002" w:author="מנוע אמוראים" w:date="2026-10-05T16:41:24Z">
            <w:rPr>
              <w:rtl/>
            </w:rPr>
          </w:rPrChange>
        </w:rPr>
        <w:t xml:space="preserve">"</w:t>
      </w:r>
      <w:r>
        <w:rPr>
          <w:rStyle w:val="afffff3"/>
          <w:rFonts w:hint="cs"/>
          <w:rtl/>
          <w:rPrChange w:id="9003" w:author="מנוע אמוראים" w:date="2026-10-05T16:41:24Z">
            <w:rPr>
              <w:rFonts w:hint="cs"/>
              <w:rtl/>
            </w:rPr>
          </w:rPrChange>
        </w:rPr>
        <w:t xml:space="preserve">ה</w:t>
      </w:r>
      <w:r>
        <w:rPr>
          <w:rFonts w:hint="cs"/>
          <w:rtl/>
        </w:rPr>
        <w:t xml:space="preserve"> ביצה שנולדה, </w:t>
      </w:r>
    </w:p>
    <w:p w14:paraId="167FD51B" w14:textId="77777777" w:rsidR="001776DB" w:rsidRPr="001776DB" w:rsidRDefault="00183BFF" w:rsidP="001776DB">
      <w:pPr>
        <w:pStyle w:val="36"/>
        <w:framePr w:wrap="notBeside"/>
        <w:rPr>
          <w:rtl/>
        </w:rPr>
      </w:pPr>
      <w:r w:rsidRPr="001776DB">
        <w:rPr>
          <w:rFonts w:hint="cs"/>
          <w:rtl/>
        </w:rPr>
        <w:t>א.</w:t>
      </w:r>
    </w:p>
    <w:p w14:paraId="0E1BAC8C" w14:textId="6D961F75" w:rsidR="00183BFF" w:rsidRDefault="00183BFF" w:rsidP="001776DB">
      <w:pPr>
        <w:rPr>
          <w:rtl/>
        </w:rPr>
      </w:pPr>
      <w:r w:rsidRPr="00497739">
        <w:rPr>
          <w:rFonts w:hint="cs"/>
          <w:spacing w:val="-6"/>
          <w:rtl/>
        </w:rPr>
        <w:t>החליף</w:t>
      </w:r>
      <w:r w:rsidR="00552102">
        <w:rPr>
          <w:rFonts w:hint="cs"/>
          <w:spacing w:val="-6"/>
          <w:rtl/>
        </w:rPr>
        <w:t xml:space="preserve"> </w:t>
      </w:r>
      <w:r w:rsidRPr="00497739">
        <w:rPr>
          <w:rFonts w:hint="cs"/>
          <w:spacing w:val="-6"/>
          <w:rtl/>
        </w:rPr>
        <w:t>השיטה</w:t>
      </w:r>
      <w:r w:rsidRPr="00935660">
        <w:rPr>
          <w:rFonts w:hint="cs"/>
          <w:spacing w:val="-6"/>
          <w:rtl/>
        </w:rPr>
        <w:t>.</w:t>
      </w:r>
      <w:r w:rsidR="00533C05">
        <w:rPr>
          <w:rFonts w:hint="cs"/>
          <w:rtl/>
        </w:rPr>
        <w:t xml:space="preserve"> במשנה דמשקין,</w:t>
      </w:r>
    </w:p>
    <w:p w14:paraId="56B738B8" w14:textId="77777777" w:rsidR="00183BFF" w:rsidRPr="00BC353F" w:rsidRDefault="00183BFF" w:rsidP="00183BFF">
      <w:pPr>
        <w:pStyle w:val="afff2"/>
        <w:framePr w:wrap="around"/>
        <w:rPr>
          <w:rtl/>
        </w:rPr>
      </w:pPr>
      <w:r>
        <w:rPr>
          <w:rFonts w:hint="cs"/>
          <w:rtl/>
        </w:rPr>
        <w:t xml:space="preserve">ג: </w:t>
      </w:r>
    </w:p>
    <w:p w14:paraId="27876C49" w14:textId="77777777" w:rsidR="001776DB" w:rsidRPr="001776DB" w:rsidRDefault="00183BFF" w:rsidP="001776DB">
      <w:pPr>
        <w:pStyle w:val="36"/>
        <w:framePr w:wrap="notBeside"/>
        <w:rPr>
          <w:rtl/>
        </w:rPr>
      </w:pPr>
      <w:r w:rsidRPr="001776DB">
        <w:rPr>
          <w:rFonts w:hint="cs"/>
          <w:rtl/>
        </w:rPr>
        <w:t xml:space="preserve">ב. </w:t>
      </w:r>
      <w:r w:rsidRPr="001776DB">
        <w:rPr>
          <w:rtl/>
        </w:rPr>
        <w:t>רבינא:</w:t>
      </w:r>
    </w:p>
    <w:p w14:paraId="4E07DE15" w14:textId="42434185" w:rsidR="00183BFF" w:rsidRPr="00BC353F" w:rsidRDefault="00183BFF" w:rsidP="00B25C1C">
      <w:pPr>
        <w:rPr>
          <w:rtl/>
        </w:rPr>
      </w:pPr>
      <w:r w:rsidRPr="00BC353F">
        <w:rPr>
          <w:rtl/>
        </w:rPr>
        <w:t xml:space="preserve">לא תיפוך, </w:t>
      </w:r>
      <w:r w:rsidRPr="00B25C1C">
        <w:rPr>
          <w:rStyle w:val="afffff3"/>
          <w:rtl/>
        </w:rPr>
        <w:t xml:space="preserve">ר"י </w:t>
      </w:r>
      <w:r w:rsidRPr="00B25C1C">
        <w:rPr>
          <w:rStyle w:val="afffff3"/>
          <w:rFonts w:hint="cs"/>
          <w:rtl/>
        </w:rPr>
        <w:t>לעצמו</w:t>
      </w:r>
      <w:r w:rsidR="0001190A" w:rsidRPr="00B25C1C">
        <w:rPr>
          <w:rStyle w:val="afffff3"/>
          <w:rFonts w:hint="cs"/>
          <w:rtl/>
        </w:rPr>
        <w:t>:</w:t>
      </w:r>
      <w:r w:rsidRPr="00BC353F">
        <w:rPr>
          <w:rFonts w:hint="cs"/>
          <w:rtl/>
        </w:rPr>
        <w:t xml:space="preserve"> אפי' בראשון מופרד הוא. </w:t>
      </w:r>
    </w:p>
    <w:p w14:paraId="1EDFB368" w14:textId="2887CB7A" w:rsidR="00183BFF" w:rsidRPr="006F178A" w:rsidRDefault="00183BFF" w:rsidP="00B25C1C">
      <w:pPr>
        <w:ind w:left="340" w:firstLine="170"/>
        <w:rPr>
          <w:rtl/>
        </w:rPr>
      </w:pPr>
      <w:r w:rsidRPr="00B25C1C">
        <w:rPr>
          <w:rStyle w:val="afffff3"/>
          <w:rFonts w:hint="cs"/>
          <w:rtl/>
        </w:rPr>
        <w:t>לדברי</w:t>
      </w:r>
      <w:r w:rsidR="00533C05" w:rsidRPr="00B25C1C">
        <w:rPr>
          <w:rStyle w:val="afffff3"/>
          <w:rFonts w:hint="cs"/>
          <w:rtl/>
        </w:rPr>
        <w:t xml:space="preserve"> רבנן</w:t>
      </w:r>
      <w:r w:rsidR="00B25C1C">
        <w:rPr>
          <w:rFonts w:ascii="Fb Fontext" w:hAnsi="Fb Fontext" w:hint="cs"/>
          <w:spacing w:val="-4"/>
          <w:rtl/>
        </w:rPr>
        <w:t>:</w:t>
      </w:r>
      <w:r w:rsidRPr="00BC353F">
        <w:rPr>
          <w:rFonts w:ascii="Fb Fontext" w:hAnsi="Fb Fontext" w:hint="cs"/>
          <w:spacing w:val="-4"/>
          <w:rtl/>
        </w:rPr>
        <w:t xml:space="preserve"> </w:t>
      </w:r>
      <w:r w:rsidRPr="00B25C1C">
        <w:rPr>
          <w:rFonts w:hint="cs"/>
          <w:rtl/>
        </w:rPr>
        <w:t>ה</w:t>
      </w:r>
      <w:r w:rsidRPr="00B25C1C">
        <w:rPr>
          <w:rtl/>
        </w:rPr>
        <w:t xml:space="preserve">ודו לי בשני </w:t>
      </w:r>
      <w:r w:rsidRPr="00B25C1C">
        <w:rPr>
          <w:rFonts w:hint="cs"/>
          <w:rtl/>
        </w:rPr>
        <w:t xml:space="preserve">דמותר </w:t>
      </w:r>
      <w:r w:rsidR="00533C05" w:rsidRPr="00B25C1C">
        <w:rPr>
          <w:rFonts w:hint="cs"/>
          <w:rtl/>
        </w:rPr>
        <w:t>דשני</w:t>
      </w:r>
      <w:r w:rsidRPr="00B25C1C">
        <w:rPr>
          <w:rFonts w:hint="cs"/>
          <w:rtl/>
        </w:rPr>
        <w:t xml:space="preserve"> קדושות הן</w:t>
      </w:r>
      <w:r w:rsidRPr="00BC353F">
        <w:rPr>
          <w:spacing w:val="-4"/>
          <w:rtl/>
        </w:rPr>
        <w:t>.</w:t>
      </w:r>
    </w:p>
    <w:p w14:paraId="102DFDE3" w14:textId="77777777" w:rsidR="00B25C1C" w:rsidRPr="00B25C1C" w:rsidRDefault="00183BFF" w:rsidP="00B25C1C">
      <w:pPr>
        <w:pStyle w:val="36"/>
        <w:framePr w:wrap="notBeside"/>
        <w:rPr>
          <w:rtl/>
        </w:rPr>
      </w:pPr>
      <w:r w:rsidRPr="00B25C1C">
        <w:rPr>
          <w:rFonts w:hint="cs"/>
          <w:rtl/>
        </w:rPr>
        <w:t xml:space="preserve">ג. </w:t>
      </w:r>
      <w:r w:rsidRPr="00B25C1C">
        <w:rPr>
          <w:rtl/>
        </w:rPr>
        <w:t>ר</w:t>
      </w:r>
      <w:r w:rsidRPr="00B25C1C">
        <w:rPr>
          <w:rFonts w:hint="cs"/>
          <w:rtl/>
        </w:rPr>
        <w:t>בדר"ע</w:t>
      </w:r>
      <w:r w:rsidRPr="00B25C1C">
        <w:rPr>
          <w:rtl/>
        </w:rPr>
        <w:t>:</w:t>
      </w:r>
    </w:p>
    <w:p w14:paraId="06F26637" w14:textId="5C7643A5" w:rsidR="00183BFF" w:rsidRPr="00B97258" w:rsidRDefault="00183BFF" w:rsidP="00B25C1C">
      <w:pPr>
        <w:rPr>
          <w:spacing w:val="-6"/>
          <w:rtl/>
        </w:rPr>
      </w:pPr>
      <w:r w:rsidRPr="00B1053F">
        <w:rPr>
          <w:rStyle w:val="afffff3"/>
          <w:rFonts w:hint="cs"/>
          <w:rtl/>
        </w:rPr>
        <w:t>ר"י</w:t>
      </w:r>
      <w:r w:rsidR="00B1053F" w:rsidRPr="00B25C1C">
        <w:rPr>
          <w:rFonts w:hint="cs"/>
          <w:rtl/>
        </w:rPr>
        <w:t>:</w:t>
      </w:r>
      <w:r w:rsidRPr="00B25C1C">
        <w:rPr>
          <w:rFonts w:hint="cs"/>
          <w:rtl/>
        </w:rPr>
        <w:t xml:space="preserve"> </w:t>
      </w:r>
      <w:r w:rsidRPr="00B25C1C">
        <w:rPr>
          <w:rtl/>
        </w:rPr>
        <w:t>בתרנגולת העומדת לגדל ביצים</w:t>
      </w:r>
      <w:r w:rsidRPr="00B97258">
        <w:rPr>
          <w:rFonts w:ascii="Fb Fontext" w:hAnsi="Fb Fontext"/>
          <w:spacing w:val="-6"/>
          <w:rtl/>
        </w:rPr>
        <w:t xml:space="preserve">, </w:t>
      </w:r>
      <w:r w:rsidRPr="00B25C1C">
        <w:rPr>
          <w:rStyle w:val="afffff3"/>
          <w:rtl/>
        </w:rPr>
        <w:t>ו</w:t>
      </w:r>
      <w:r w:rsidRPr="00B25C1C">
        <w:rPr>
          <w:rStyle w:val="afffff3"/>
          <w:rFonts w:hint="cs"/>
          <w:rtl/>
        </w:rPr>
        <w:t>כ</w:t>
      </w:r>
      <w:r w:rsidRPr="00B25C1C">
        <w:rPr>
          <w:rStyle w:val="afffff3"/>
          <w:rtl/>
        </w:rPr>
        <w:t>ר"י</w:t>
      </w:r>
      <w:r w:rsidRPr="00B25C1C">
        <w:rPr>
          <w:rtl/>
        </w:rPr>
        <w:t xml:space="preserve"> </w:t>
      </w:r>
      <w:r w:rsidRPr="00B25C1C">
        <w:rPr>
          <w:rFonts w:hint="cs"/>
          <w:rtl/>
        </w:rPr>
        <w:t>ד</w:t>
      </w:r>
      <w:r w:rsidRPr="00B25C1C">
        <w:rPr>
          <w:rtl/>
        </w:rPr>
        <w:t>מוקצה.</w:t>
      </w:r>
    </w:p>
    <w:p w14:paraId="1C47FFC2" w14:textId="7D3F13AB" w:rsidR="00183BFF" w:rsidRPr="006F178A" w:rsidRDefault="00B35974" w:rsidP="00B35974">
      <w:pPr>
        <w:pStyle w:val="afff0"/>
        <w:rPr>
          <w:del w:id="90002" w:author="מנוע עיצוב" w:date="2026-10-08T11:01:28Z"/>
          <w:rtl/>
        </w:rPr>
      </w:pPr>
      <w:del w:id="90001" w:author="מנוע עיצוב" w:date="2026-10-08T11:01:28Z">
        <w:r>
          <w:rPr>
            <w:rFonts w:ascii="BA TM • Vilna Extra-Bold" w:hAnsi="BA TM • Vilna Extra-Bold" w:hint="cs"/>
            <w:rtl/>
          </w:rPr>
          <w:delText xml:space="preserve">****</w:delText>
        </w:r>
      </w:del>
    </w:p>
    <w:p w14:paraId="112B7CA9" w14:textId="77777777" w:rsidR="00183BFF" w:rsidRPr="00552102" w:rsidRDefault="00183BFF" w:rsidP="00552102">
      <w:pPr>
        <w:pStyle w:val="afffff8"/>
        <w:rPr>
          <w:rtl/>
        </w:rPr>
      </w:pPr>
      <w:r w:rsidRPr="00552102">
        <w:rPr>
          <w:rtl/>
        </w:rPr>
        <w:t>ביצה שנולדה בשבת</w:t>
      </w:r>
      <w:r w:rsidRPr="00552102">
        <w:rPr>
          <w:rFonts w:hint="cs"/>
          <w:rtl/>
        </w:rPr>
        <w:t>, או ביו</w:t>
      </w:r>
      <w:r w:rsidRPr="00552102">
        <w:rPr>
          <w:rtl/>
        </w:rPr>
        <w:t>"</w:t>
      </w:r>
      <w:r w:rsidRPr="00552102">
        <w:rPr>
          <w:rFonts w:hint="cs"/>
          <w:rtl/>
        </w:rPr>
        <w:t xml:space="preserve">ט, </w:t>
      </w:r>
    </w:p>
    <w:p w14:paraId="2712581E" w14:textId="77777777" w:rsidR="00094D01" w:rsidRPr="00094D01" w:rsidRDefault="006C1180" w:rsidP="00094D01">
      <w:pPr>
        <w:pStyle w:val="36"/>
        <w:framePr w:wrap="notBeside"/>
        <w:rPr>
          <w:rtl/>
        </w:rPr>
      </w:pPr>
      <w:r w:rsidRPr="00094D01">
        <w:rPr>
          <w:rFonts w:hint="cs"/>
          <w:rtl/>
        </w:rPr>
        <w:t>מקשי מהך</w:t>
      </w:r>
    </w:p>
    <w:p w14:paraId="4C5A284D" w14:textId="63CB2D04" w:rsidR="00183BFF" w:rsidRPr="006C1180" w:rsidRDefault="006C1180" w:rsidP="00AE33D5">
      <w:pPr>
        <w:rPr>
          <w:rStyle w:val="afffff3"/>
          <w:rtl/>
        </w:rPr>
      </w:pPr>
      <w:r w:rsidRPr="006C1180">
        <w:rPr>
          <w:rFonts w:hint="cs"/>
          <w:rtl/>
        </w:rPr>
        <w:t>ד</w:t>
      </w:r>
      <w:r w:rsidR="00183BFF" w:rsidRPr="006C1180">
        <w:rPr>
          <w:rFonts w:hint="cs"/>
          <w:rtl/>
        </w:rPr>
        <w:t>אין מטלטלין לכסות הכלי, או לסמוך</w:t>
      </w:r>
      <w:r w:rsidR="00183BFF" w:rsidRPr="00D159D1">
        <w:rPr>
          <w:rStyle w:val="afffd"/>
          <w:rFonts w:ascii="Fb Fontext" w:hAnsi="Fb Fontext" w:cs="PFT_Frank" w:hint="cs"/>
          <w:spacing w:val="-4"/>
          <w:szCs w:val="14"/>
          <w:rtl/>
        </w:rPr>
        <w:t xml:space="preserve"> </w:t>
      </w:r>
      <w:r w:rsidR="00183BFF" w:rsidRPr="006C1180">
        <w:rPr>
          <w:rFonts w:hint="cs"/>
          <w:rtl/>
        </w:rPr>
        <w:t xml:space="preserve">המיטה, </w:t>
      </w:r>
    </w:p>
    <w:p w14:paraId="39C8E1B2" w14:textId="77777777" w:rsidR="00183BFF" w:rsidRDefault="00183BFF" w:rsidP="006C1180">
      <w:pPr>
        <w:rPr>
          <w:rtl/>
        </w:rPr>
      </w:pPr>
      <w:r w:rsidRPr="008A0A8A">
        <w:rPr>
          <w:rFonts w:hint="cs"/>
          <w:rtl/>
        </w:rPr>
        <w:t>אבל כופ</w:t>
      </w:r>
      <w:r>
        <w:rPr>
          <w:rFonts w:hint="cs"/>
          <w:rtl/>
        </w:rPr>
        <w:t>ה</w:t>
      </w:r>
      <w:r>
        <w:rPr>
          <w:rFonts w:cs="Guttman Vilna" w:hint="cs"/>
          <w:b/>
          <w:bCs/>
          <w:rtl/>
        </w:rPr>
        <w:t xml:space="preserve"> </w:t>
      </w:r>
      <w:r w:rsidRPr="006F178A">
        <w:rPr>
          <w:rtl/>
        </w:rPr>
        <w:t>עליה הכלי</w:t>
      </w:r>
      <w:r>
        <w:rPr>
          <w:rFonts w:hint="cs"/>
          <w:rtl/>
        </w:rPr>
        <w:t>,</w:t>
      </w:r>
      <w:r w:rsidRPr="006F178A">
        <w:rPr>
          <w:rtl/>
        </w:rPr>
        <w:t xml:space="preserve"> </w:t>
      </w:r>
      <w:r>
        <w:rPr>
          <w:rtl/>
        </w:rPr>
        <w:t>שלא תשבר</w:t>
      </w:r>
      <w:r>
        <w:rPr>
          <w:rFonts w:hint="cs"/>
          <w:rtl/>
        </w:rPr>
        <w:t xml:space="preserve">, </w:t>
      </w:r>
      <w:r w:rsidR="00352973" w:rsidRPr="00EE6043">
        <w:rPr>
          <w:rFonts w:cs="PFT_Frank" w:hint="cs"/>
          <w:b/>
          <w:bCs/>
          <w:szCs w:val="14"/>
          <w:rtl/>
        </w:rPr>
        <w:t xml:space="preserve">      </w:t>
      </w:r>
      <w:r w:rsidRPr="00EE6043">
        <w:rPr>
          <w:rFonts w:cs="PFT_Frank"/>
          <w:b/>
          <w:bCs/>
          <w:szCs w:val="14"/>
          <w:rtl/>
        </w:rPr>
        <w:t>וספיק</w:t>
      </w:r>
      <w:r w:rsidRPr="00EE6043">
        <w:rPr>
          <w:rFonts w:cs="PFT_Frank" w:hint="cs"/>
          <w:b/>
          <w:bCs/>
          <w:szCs w:val="14"/>
          <w:rtl/>
        </w:rPr>
        <w:t>ה</w:t>
      </w:r>
      <w:r w:rsidRPr="00EE6043">
        <w:rPr>
          <w:rFonts w:cs="PFT_Frank"/>
          <w:b/>
          <w:bCs/>
          <w:szCs w:val="14"/>
          <w:rtl/>
        </w:rPr>
        <w:t xml:space="preserve"> אסורה.</w:t>
      </w:r>
      <w:r>
        <w:rPr>
          <w:rFonts w:hint="cs"/>
          <w:rtl/>
        </w:rPr>
        <w:t xml:space="preserve"> </w:t>
      </w:r>
    </w:p>
    <w:p w14:paraId="6A874DB1" w14:textId="77777777" w:rsidR="00183BFF" w:rsidRPr="006F178A" w:rsidRDefault="006C1180" w:rsidP="00183BFF">
      <w:pPr>
        <w:rPr>
          <w:rFonts w:cs="Guttman Vilna"/>
          <w:b/>
          <w:bCs/>
          <w:rtl/>
        </w:rPr>
      </w:pPr>
      <w:r>
        <w:rPr>
          <w:rtl/>
        </w:rPr>
        <w:t>ואם נתערבה באלף - כולן אסורות</w:t>
      </w:r>
      <w:r>
        <w:rPr>
          <w:rFonts w:hint="cs"/>
          <w:rtl/>
        </w:rPr>
        <w:t xml:space="preserve">, </w:t>
      </w:r>
      <w:r w:rsidRPr="00EE6043">
        <w:rPr>
          <w:rFonts w:cs="PFT_Frank" w:hint="cs"/>
          <w:b/>
          <w:bCs/>
          <w:szCs w:val="14"/>
          <w:rtl/>
        </w:rPr>
        <w:t>אמאי ספיקה אסורה</w:t>
      </w:r>
    </w:p>
    <w:p w14:paraId="63BC6BF2" w14:textId="77777777" w:rsidR="00183BFF" w:rsidRPr="006F178A" w:rsidRDefault="00183BFF" w:rsidP="00183BFF">
      <w:pPr>
        <w:rPr>
          <w:rtl/>
        </w:rPr>
      </w:pPr>
      <w:r w:rsidRPr="002D12A7">
        <w:rPr>
          <w:rStyle w:val="afffff3"/>
          <w:rtl/>
        </w:rPr>
        <w:t>לרבה ד</w:t>
      </w:r>
      <w:r w:rsidRPr="002D12A7">
        <w:rPr>
          <w:rStyle w:val="afffff3"/>
          <w:rFonts w:hint="cs"/>
          <w:rtl/>
        </w:rPr>
        <w:t>הכנה -</w:t>
      </w:r>
      <w:r>
        <w:rPr>
          <w:rFonts w:ascii="Fb Fontext" w:hAnsi="Fb Fontext" w:hint="cs"/>
          <w:rtl/>
        </w:rPr>
        <w:t xml:space="preserve">ספיקא דאורייתא לחומרא. </w:t>
      </w:r>
    </w:p>
    <w:p w14:paraId="4E860B4A" w14:textId="77777777" w:rsidR="00183BFF" w:rsidRPr="006F178A" w:rsidRDefault="00183BFF" w:rsidP="00183BFF">
      <w:pPr>
        <w:rPr>
          <w:rtl/>
        </w:rPr>
      </w:pPr>
      <w:r w:rsidRPr="008A0A8A">
        <w:rPr>
          <w:rStyle w:val="afffff3"/>
          <w:rFonts w:hint="cs"/>
          <w:rtl/>
        </w:rPr>
        <w:t>לריו</w:t>
      </w:r>
      <w:r>
        <w:rPr>
          <w:rStyle w:val="afffff3"/>
          <w:rtl/>
        </w:rPr>
        <w:t>"</w:t>
      </w:r>
      <w:r w:rsidRPr="008A0A8A">
        <w:rPr>
          <w:rStyle w:val="afffff3"/>
          <w:rFonts w:hint="cs"/>
          <w:rtl/>
        </w:rPr>
        <w:t>ס ורי</w:t>
      </w:r>
      <w:r>
        <w:rPr>
          <w:rStyle w:val="afffff3"/>
          <w:rtl/>
        </w:rPr>
        <w:t>"</w:t>
      </w:r>
      <w:r w:rsidRPr="008A0A8A">
        <w:rPr>
          <w:rStyle w:val="afffff3"/>
          <w:rFonts w:hint="cs"/>
          <w:rtl/>
        </w:rPr>
        <w:t>צ דגזירה:</w:t>
      </w:r>
      <w:r>
        <w:rPr>
          <w:rFonts w:hint="cs"/>
          <w:rtl/>
        </w:rPr>
        <w:t xml:space="preserve">  </w:t>
      </w:r>
      <w:r w:rsidRPr="00ED1BA9">
        <w:rPr>
          <w:rStyle w:val="afffff3"/>
          <w:rFonts w:hint="cs"/>
          <w:rtl/>
        </w:rPr>
        <w:t>א.</w:t>
      </w:r>
      <w:r>
        <w:rPr>
          <w:rFonts w:hint="cs"/>
          <w:rtl/>
        </w:rPr>
        <w:t xml:space="preserve"> </w:t>
      </w:r>
      <w:r w:rsidRPr="006F178A">
        <w:rPr>
          <w:rtl/>
        </w:rPr>
        <w:t>סיפא לספק טרפה</w:t>
      </w:r>
      <w:r>
        <w:rPr>
          <w:rFonts w:hint="cs"/>
          <w:rtl/>
        </w:rPr>
        <w:t xml:space="preserve"> ד</w:t>
      </w:r>
      <w:r w:rsidR="00037699">
        <w:rPr>
          <w:rFonts w:hint="cs"/>
          <w:rtl/>
        </w:rPr>
        <w:t>ד</w:t>
      </w:r>
      <w:r>
        <w:rPr>
          <w:rFonts w:hint="cs"/>
          <w:rtl/>
        </w:rPr>
        <w:t>אורייתא</w:t>
      </w:r>
      <w:r w:rsidRPr="006F178A">
        <w:rPr>
          <w:rtl/>
        </w:rPr>
        <w:t>.</w:t>
      </w:r>
    </w:p>
    <w:p w14:paraId="06DB10D6" w14:textId="77777777" w:rsidR="00094D01" w:rsidRPr="00094D01" w:rsidRDefault="00D4091D" w:rsidP="00094D01">
      <w:pPr>
        <w:pStyle w:val="36"/>
        <w:framePr w:wrap="notBeside"/>
        <w:rPr>
          <w:rtl/>
        </w:rPr>
      </w:pPr>
      <w:r w:rsidRPr="00094D01">
        <w:rPr>
          <w:rFonts w:hint="cs"/>
          <w:rtl/>
        </w:rPr>
        <w:t>ו</w:t>
      </w:r>
      <w:r w:rsidR="00183BFF" w:rsidRPr="00094D01">
        <w:rPr>
          <w:rtl/>
        </w:rPr>
        <w:t>קשה</w:t>
      </w:r>
    </w:p>
    <w:p w14:paraId="076BF0B3" w14:textId="5EBAA633" w:rsidR="00183BFF" w:rsidRPr="002F1774" w:rsidRDefault="006C1180" w:rsidP="00AE33D5">
      <w:pPr>
        <w:rPr>
          <w:rFonts w:cs="Guttman Vilna"/>
          <w:b/>
          <w:bCs/>
          <w:spacing w:val="-2"/>
          <w:rtl/>
        </w:rPr>
      </w:pPr>
      <w:r w:rsidRPr="002F1774">
        <w:rPr>
          <w:rFonts w:hint="cs"/>
          <w:spacing w:val="-2"/>
          <w:rtl/>
        </w:rPr>
        <w:t xml:space="preserve">למה </w:t>
      </w:r>
      <w:r w:rsidR="00D4091D" w:rsidRPr="002F1774">
        <w:rPr>
          <w:spacing w:val="-2"/>
          <w:rtl/>
        </w:rPr>
        <w:t>נתערבה באלף כולן אסורות</w:t>
      </w:r>
      <w:r w:rsidR="00D4091D" w:rsidRPr="002F1774">
        <w:rPr>
          <w:rFonts w:hint="cs"/>
          <w:spacing w:val="-2"/>
          <w:rtl/>
        </w:rPr>
        <w:t>,</w:t>
      </w:r>
      <w:r w:rsidR="00183BFF" w:rsidRPr="002F1774">
        <w:rPr>
          <w:rFonts w:hint="cs"/>
          <w:spacing w:val="-2"/>
          <w:rtl/>
        </w:rPr>
        <w:t xml:space="preserve"> הא </w:t>
      </w:r>
      <w:r w:rsidRPr="002F1774">
        <w:rPr>
          <w:rFonts w:hint="cs"/>
          <w:spacing w:val="-2"/>
          <w:rtl/>
        </w:rPr>
        <w:t xml:space="preserve">לטריפה </w:t>
      </w:r>
      <w:r w:rsidR="00183BFF" w:rsidRPr="002F1774">
        <w:rPr>
          <w:rFonts w:hint="cs"/>
          <w:spacing w:val="-2"/>
          <w:rtl/>
        </w:rPr>
        <w:t>אין מתירין</w:t>
      </w:r>
    </w:p>
    <w:p w14:paraId="381B5D4A" w14:textId="5956EAD0" w:rsidR="007B17A2" w:rsidRPr="007B17A2" w:rsidRDefault="007B17A2" w:rsidP="007B17A2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- </w:t>
      </w:r>
      <w:r>
        <w:rPr>
          <w:rFonts w:ascii="BA חניכי הישיבות" w:hAnsi="BA חניכי הישיבות" w:cs="BA חניכי הישיבות"/>
          <w:rtl/>
        </w:rPr>
        <w:t>·</w:t>
      </w:r>
      <w:r>
        <w:rPr>
          <w:rFonts w:hint="cs"/>
          <w:rtl/>
        </w:rPr>
        <w:t xml:space="preserve">   </w:t>
      </w:r>
      <w:r w:rsidR="00183BFF" w:rsidRPr="007B17A2">
        <w:rPr>
          <w:rFonts w:hint="cs"/>
          <w:rtl/>
        </w:rPr>
        <w:t>ו</w:t>
      </w:r>
      <w:r w:rsidR="00183BFF" w:rsidRPr="007B17A2">
        <w:rPr>
          <w:rtl/>
        </w:rPr>
        <w:t>למ"ד</w:t>
      </w:r>
      <w:r>
        <w:rPr>
          <w:rFonts w:hint="cs"/>
          <w:rtl/>
        </w:rPr>
        <w:t>:</w:t>
      </w:r>
    </w:p>
    <w:p w14:paraId="3B61FC5C" w14:textId="34FE8C80" w:rsidR="003A3827" w:rsidRPr="003A3827" w:rsidRDefault="00183BFF" w:rsidP="003A3827">
      <w:pPr>
        <w:rPr>
          <w:rStyle w:val="afffff3"/>
          <w:rFonts w:cs="Guttman Vilna"/>
          <w:b/>
          <w:bCs/>
          <w:szCs w:val="18"/>
          <w:rtl/>
        </w:rPr>
      </w:pPr>
      <w:r w:rsidRPr="00D159D1">
        <w:rPr>
          <w:rStyle w:val="afffd"/>
          <w:rFonts w:ascii="Fb Fontext" w:hAnsi="Fb Fontext" w:cs="PFT_Frank"/>
          <w:spacing w:val="-2"/>
          <w:szCs w:val="14"/>
          <w:rtl/>
        </w:rPr>
        <w:t>את</w:t>
      </w:r>
      <w:r w:rsidRPr="00B97258">
        <w:rPr>
          <w:spacing w:val="-2"/>
          <w:rtl/>
        </w:rPr>
        <w:t xml:space="preserve"> </w:t>
      </w:r>
      <w:r w:rsidRPr="00B97258">
        <w:rPr>
          <w:spacing w:val="-2"/>
          <w:sz w:val="16"/>
          <w:szCs w:val="15"/>
          <w:rtl/>
        </w:rPr>
        <w:t>[ולא כל]</w:t>
      </w:r>
      <w:r w:rsidRPr="00B97258">
        <w:rPr>
          <w:spacing w:val="-2"/>
          <w:rtl/>
        </w:rPr>
        <w:t xml:space="preserve"> שדרכו לימנות </w:t>
      </w:r>
      <w:r w:rsidR="002D12A7">
        <w:rPr>
          <w:rFonts w:hint="cs"/>
          <w:spacing w:val="-2"/>
          <w:rtl/>
        </w:rPr>
        <w:t xml:space="preserve">- </w:t>
      </w:r>
      <w:r w:rsidRPr="00B97258">
        <w:rPr>
          <w:spacing w:val="-2"/>
          <w:rtl/>
        </w:rPr>
        <w:t xml:space="preserve">גם </w:t>
      </w:r>
      <w:r w:rsidRPr="00B97258">
        <w:rPr>
          <w:rFonts w:hint="cs"/>
          <w:spacing w:val="-2"/>
          <w:rtl/>
        </w:rPr>
        <w:t>ביצה חשובה</w:t>
      </w:r>
      <w:r w:rsidRPr="00B97258">
        <w:rPr>
          <w:spacing w:val="-2"/>
          <w:rtl/>
        </w:rPr>
        <w:t xml:space="preserve"> בטלה.</w:t>
      </w:r>
    </w:p>
    <w:p w14:paraId="33041311" w14:textId="77777777" w:rsidR="003A3827" w:rsidRPr="003A3827" w:rsidRDefault="00D4091D" w:rsidP="003A3827">
      <w:pPr>
        <w:pStyle w:val="36"/>
        <w:framePr w:wrap="notBeside"/>
        <w:rPr>
          <w:rtl/>
        </w:rPr>
      </w:pPr>
      <w:r w:rsidRPr="003A3827">
        <w:rPr>
          <w:rFonts w:hint="cs"/>
          <w:rtl/>
        </w:rPr>
        <w:t>ד</w:t>
      </w:r>
      <w:r w:rsidR="00183BFF" w:rsidRPr="003A3827">
        <w:rPr>
          <w:rtl/>
        </w:rPr>
        <w:t>לר"מ</w:t>
      </w:r>
      <w:r w:rsidR="00037699" w:rsidRPr="003A3827">
        <w:rPr>
          <w:rFonts w:hint="cs"/>
          <w:rtl/>
        </w:rPr>
        <w:t>:</w:t>
      </w:r>
    </w:p>
    <w:p w14:paraId="79F17898" w14:textId="6387669E" w:rsidR="003A3827" w:rsidRPr="003A3827" w:rsidRDefault="00183BFF" w:rsidP="003A3827">
      <w:pPr>
        <w:rPr>
          <w:rStyle w:val="afffff3"/>
          <w:rFonts w:cs="FrankRuehl"/>
          <w:szCs w:val="18"/>
          <w:rtl/>
        </w:rPr>
      </w:pPr>
      <w:r w:rsidRPr="006F178A">
        <w:rPr>
          <w:rtl/>
        </w:rPr>
        <w:t xml:space="preserve">כולן ידלקו, את </w:t>
      </w:r>
      <w:r>
        <w:rPr>
          <w:rFonts w:hint="cs"/>
          <w:rtl/>
        </w:rPr>
        <w:t xml:space="preserve">[או כל] </w:t>
      </w:r>
      <w:r w:rsidRPr="006F178A">
        <w:rPr>
          <w:rtl/>
        </w:rPr>
        <w:t>שדרכו למנות מקדש.</w:t>
      </w:r>
    </w:p>
    <w:p w14:paraId="56201C26" w14:textId="77777777" w:rsidR="003A3827" w:rsidRPr="003A3827" w:rsidRDefault="00183BFF" w:rsidP="003A3827">
      <w:pPr>
        <w:pStyle w:val="36"/>
        <w:framePr w:wrap="notBeside"/>
        <w:rPr>
          <w:rtl/>
        </w:rPr>
      </w:pPr>
      <w:r w:rsidRPr="003A3827">
        <w:rPr>
          <w:rtl/>
        </w:rPr>
        <w:lastRenderedPageBreak/>
        <w:t>וחכ"א:</w:t>
      </w:r>
    </w:p>
    <w:p w14:paraId="3AEC84DA" w14:textId="2DE5EB69" w:rsidR="00183BFF" w:rsidRPr="006F178A" w:rsidRDefault="00183BFF" w:rsidP="00183BFF">
      <w:pPr>
        <w:rPr>
          <w:rtl/>
        </w:rPr>
      </w:pPr>
      <w:r w:rsidRPr="006F178A">
        <w:rPr>
          <w:rtl/>
        </w:rPr>
        <w:t>אינו מקדש</w:t>
      </w:r>
      <w:r>
        <w:rPr>
          <w:rFonts w:hint="cs"/>
          <w:rtl/>
        </w:rPr>
        <w:t>,</w:t>
      </w:r>
      <w:r w:rsidRPr="006F178A">
        <w:rPr>
          <w:rtl/>
        </w:rPr>
        <w:t xml:space="preserve"> אלא ששה דברים בלבד. </w:t>
      </w:r>
    </w:p>
    <w:p w14:paraId="1EB1639B" w14:textId="77777777" w:rsidR="00183BFF" w:rsidRPr="006F178A" w:rsidRDefault="00183BFF" w:rsidP="00AE33D5">
      <w:pPr>
        <w:rPr>
          <w:rtl/>
        </w:rPr>
      </w:pPr>
      <w:r w:rsidRPr="00935660">
        <w:rPr>
          <w:rtl/>
        </w:rPr>
        <w:t>אגוזי פרך, ורמוני באדן, וחביות סתומות, וחלפי תרדין,</w:t>
      </w:r>
      <w:r w:rsidRPr="006F178A">
        <w:rPr>
          <w:rtl/>
        </w:rPr>
        <w:t xml:space="preserve"> וקלחי כרוב, ודלעת יונית.</w:t>
      </w:r>
      <w:r>
        <w:rPr>
          <w:rFonts w:hint="cs"/>
          <w:rtl/>
        </w:rPr>
        <w:t xml:space="preserve"> </w:t>
      </w:r>
      <w:r w:rsidR="00037699">
        <w:rPr>
          <w:rStyle w:val="afffff3"/>
          <w:rFonts w:hint="cs"/>
          <w:rtl/>
        </w:rPr>
        <w:t xml:space="preserve">             </w:t>
      </w:r>
      <w:r w:rsidRPr="00935660">
        <w:rPr>
          <w:rStyle w:val="afffff3"/>
          <w:rFonts w:hint="cs"/>
          <w:rtl/>
        </w:rPr>
        <w:t>ר"ע</w:t>
      </w:r>
      <w:r w:rsidR="00827D0D">
        <w:rPr>
          <w:rStyle w:val="afffff3"/>
          <w:rFonts w:hint="cs"/>
          <w:rtl/>
        </w:rPr>
        <w:t>:</w:t>
      </w:r>
      <w:r w:rsidRPr="00935660">
        <w:rPr>
          <w:rStyle w:val="afffff3"/>
          <w:rFonts w:hint="cs"/>
          <w:rtl/>
        </w:rPr>
        <w:t xml:space="preserve"> </w:t>
      </w:r>
      <w:r>
        <w:rPr>
          <w:rFonts w:hint="cs"/>
          <w:rtl/>
        </w:rPr>
        <w:t>אף ככרות בעה</w:t>
      </w:r>
      <w:r>
        <w:rPr>
          <w:rtl/>
        </w:rPr>
        <w:t>"</w:t>
      </w:r>
      <w:r>
        <w:rPr>
          <w:rFonts w:hint="cs"/>
          <w:rtl/>
        </w:rPr>
        <w:t>ב.</w:t>
      </w:r>
    </w:p>
    <w:p w14:paraId="164704EE" w14:textId="77777777" w:rsidR="00D4091D" w:rsidRDefault="00D4091D" w:rsidP="00183BFF">
      <w:pPr>
        <w:rPr>
          <w:rtl/>
        </w:rPr>
      </w:pPr>
    </w:p>
    <w:p w14:paraId="0FF37EA6" w14:textId="77777777" w:rsidR="007B17A2" w:rsidRPr="007B17A2" w:rsidRDefault="007B17A2" w:rsidP="007B17A2">
      <w:pPr>
        <w:pStyle w:val="36"/>
        <w:framePr w:wrap="notBeside"/>
        <w:rPr>
          <w:rtl/>
        </w:rPr>
      </w:pPr>
      <w:r w:rsidRPr="007B17A2">
        <w:rPr>
          <w:rFonts w:hint="cs"/>
          <w:rtl/>
        </w:rPr>
        <w:t xml:space="preserve">- </w:t>
      </w:r>
      <w:r w:rsidRPr="007B17A2">
        <w:rPr>
          <w:rtl/>
        </w:rPr>
        <w:t>·</w:t>
      </w:r>
      <w:r w:rsidRPr="007B17A2">
        <w:rPr>
          <w:rFonts w:hint="cs"/>
          <w:rtl/>
        </w:rPr>
        <w:t xml:space="preserve">   </w:t>
      </w:r>
      <w:r w:rsidR="00183BFF" w:rsidRPr="007B17A2">
        <w:rPr>
          <w:rFonts w:hint="cs"/>
          <w:rtl/>
        </w:rPr>
        <w:t>ל</w:t>
      </w:r>
      <w:r w:rsidR="00183BFF" w:rsidRPr="007B17A2">
        <w:rPr>
          <w:rtl/>
        </w:rPr>
        <w:t>רשב"ל:</w:t>
      </w:r>
    </w:p>
    <w:p w14:paraId="3D94ED36" w14:textId="20A60B93" w:rsidR="00183BFF" w:rsidRPr="006F178A" w:rsidRDefault="00D4091D" w:rsidP="00183BFF">
      <w:pPr>
        <w:rPr>
          <w:rtl/>
        </w:rPr>
      </w:pPr>
      <w:r w:rsidRPr="00EE6043">
        <w:rPr>
          <w:rFonts w:cs="PFT_Frank" w:hint="cs"/>
          <w:b/>
          <w:bCs/>
          <w:szCs w:val="14"/>
          <w:rtl/>
        </w:rPr>
        <w:t>ד</w:t>
      </w:r>
      <w:r w:rsidR="00183BFF" w:rsidRPr="00EE6043">
        <w:rPr>
          <w:rFonts w:cs="PFT_Frank"/>
          <w:b/>
          <w:bCs/>
          <w:szCs w:val="14"/>
          <w:rtl/>
        </w:rPr>
        <w:t>כל</w:t>
      </w:r>
      <w:r w:rsidR="00183BFF">
        <w:rPr>
          <w:rtl/>
        </w:rPr>
        <w:t xml:space="preserve"> שדרכו למנות</w:t>
      </w:r>
      <w:r>
        <w:rPr>
          <w:rFonts w:hint="cs"/>
          <w:rtl/>
        </w:rPr>
        <w:t xml:space="preserve"> ניחא דהך </w:t>
      </w:r>
      <w:r>
        <w:rPr>
          <w:rStyle w:val="afffff3"/>
          <w:rFonts w:hint="cs"/>
          <w:rtl/>
          <w:rPrChange w:id="9004" w:author="מנוע אמוראים" w:date="2026-10-05T16:41:24Z">
            <w:rPr>
              <w:rFonts w:hint="cs"/>
              <w:rtl/>
            </w:rPr>
          </w:rPrChange>
        </w:rPr>
        <w:t xml:space="preserve">כר</w:t>
      </w:r>
      <w:r>
        <w:rPr>
          <w:rStyle w:val="afffff3"/>
          <w:rtl/>
          <w:rPrChange w:id="9005" w:author="מנוע אמוראים" w:date="2026-10-05T16:41:24Z">
            <w:rPr>
              <w:rtl/>
            </w:rPr>
          </w:rPrChange>
        </w:rPr>
        <w:t xml:space="preserve">"</w:t>
      </w:r>
      <w:r>
        <w:rPr>
          <w:rStyle w:val="afffff3"/>
          <w:rFonts w:hint="cs"/>
          <w:rtl/>
          <w:rPrChange w:id="9006" w:author="מנוע אמוראים" w:date="2026-10-05T16:41:24Z">
            <w:rPr>
              <w:rFonts w:hint="cs"/>
              <w:rtl/>
            </w:rPr>
          </w:rPrChange>
        </w:rPr>
        <w:t xml:space="preserve">מ</w:t>
      </w:r>
      <w:r>
        <w:rPr>
          <w:rFonts w:hint="cs"/>
          <w:rtl/>
        </w:rPr>
        <w:t xml:space="preserve">,</w:t>
      </w:r>
      <w:r w:rsidR="00B60DD7">
        <w:rPr>
          <w:rFonts w:hint="cs"/>
          <w:rtl/>
        </w:rPr>
        <w:t xml:space="preserve"> </w:t>
      </w:r>
    </w:p>
    <w:p w14:paraId="155D06CA" w14:textId="77777777" w:rsidR="00183BFF" w:rsidRPr="006F178A" w:rsidRDefault="00183BFF" w:rsidP="00183BFF">
      <w:pPr>
        <w:pStyle w:val="afff2"/>
        <w:framePr w:wrap="around"/>
        <w:rPr>
          <w:rtl/>
        </w:rPr>
      </w:pPr>
      <w:r w:rsidRPr="006F178A">
        <w:rPr>
          <w:rFonts w:hint="cs"/>
          <w:rtl/>
        </w:rPr>
        <w:t>ד.</w:t>
      </w:r>
    </w:p>
    <w:p w14:paraId="1392B1A2" w14:textId="77777777" w:rsidR="007B17A2" w:rsidRPr="007B17A2" w:rsidRDefault="00183BFF" w:rsidP="007B17A2">
      <w:pPr>
        <w:pStyle w:val="36"/>
        <w:framePr w:wrap="notBeside"/>
        <w:rPr>
          <w:rtl/>
        </w:rPr>
      </w:pPr>
      <w:r w:rsidRPr="007B17A2">
        <w:rPr>
          <w:rFonts w:hint="cs"/>
          <w:rtl/>
        </w:rPr>
        <w:t>ל</w:t>
      </w:r>
      <w:r w:rsidRPr="007B17A2">
        <w:rPr>
          <w:rtl/>
        </w:rPr>
        <w:t>רי"ו:</w:t>
      </w:r>
    </w:p>
    <w:p w14:paraId="1A5E5B2E" w14:textId="77777777" w:rsidR="007B17A2" w:rsidRDefault="00183BFF" w:rsidP="007B17A2">
      <w:pPr>
        <w:rPr>
          <w:rtl/>
        </w:rPr>
      </w:pPr>
      <w:r w:rsidRPr="00D159D1">
        <w:rPr>
          <w:rStyle w:val="afffd"/>
          <w:rFonts w:ascii="Fb Fontext" w:hAnsi="Fb Fontext" w:cs="PFT_Frank"/>
          <w:spacing w:val="-6"/>
          <w:szCs w:val="14"/>
          <w:rtl/>
        </w:rPr>
        <w:t>את</w:t>
      </w:r>
      <w:r w:rsidRPr="0031714B">
        <w:rPr>
          <w:rtl/>
        </w:rPr>
        <w:t xml:space="preserve"> שדרכו למנות האי תנא דליטרא קציעות הוא.</w:t>
      </w:r>
    </w:p>
    <w:p w14:paraId="2CDA2284" w14:textId="11804AF8" w:rsidR="00183BFF" w:rsidRPr="007B17A2" w:rsidRDefault="007B17A2" w:rsidP="007B17A2">
      <w:pPr>
        <w:rPr>
          <w:rtl/>
        </w:rPr>
      </w:pPr>
      <w:r>
        <w:rPr>
          <w:rFonts w:hint="cs"/>
          <w:rtl/>
        </w:rPr>
        <w:t xml:space="preserve"> </w:t>
      </w:r>
      <w:r w:rsidR="00D27692" w:rsidRPr="007B17A2">
        <w:rPr>
          <w:rFonts w:hint="cs"/>
          <w:rtl/>
        </w:rPr>
        <w:t xml:space="preserve">   </w:t>
      </w:r>
      <w:r w:rsidR="00183BFF" w:rsidRPr="007B17A2">
        <w:rPr>
          <w:rtl/>
        </w:rPr>
        <w:t>דכל דבר שבמנין, אפי</w:t>
      </w:r>
      <w:r w:rsidR="00183BFF" w:rsidRPr="007B17A2">
        <w:rPr>
          <w:rFonts w:hint="cs"/>
          <w:rtl/>
        </w:rPr>
        <w:t>'</w:t>
      </w:r>
      <w:r w:rsidR="00183BFF" w:rsidRPr="007B17A2">
        <w:rPr>
          <w:rtl/>
        </w:rPr>
        <w:t xml:space="preserve"> בדרבנן לא בטל, ו</w:t>
      </w:r>
      <w:r w:rsidR="00183BFF" w:rsidRPr="007B17A2">
        <w:rPr>
          <w:rFonts w:hint="cs"/>
          <w:rtl/>
        </w:rPr>
        <w:t>כ"ש</w:t>
      </w:r>
      <w:r w:rsidR="00183BFF" w:rsidRPr="007B17A2">
        <w:rPr>
          <w:rtl/>
        </w:rPr>
        <w:t xml:space="preserve"> בדאורייתא.</w:t>
      </w:r>
    </w:p>
    <w:p w14:paraId="476ADF18" w14:textId="77777777" w:rsidR="00183BFF" w:rsidRPr="002F1774" w:rsidRDefault="00183BFF" w:rsidP="002F1774">
      <w:pPr>
        <w:rPr>
          <w:spacing w:val="-6"/>
          <w:rtl/>
        </w:rPr>
      </w:pPr>
      <w:r w:rsidRPr="002F1774">
        <w:rPr>
          <w:spacing w:val="-6"/>
          <w:rtl/>
        </w:rPr>
        <w:t>דליטרא קציעות</w:t>
      </w:r>
      <w:r w:rsidRPr="002F1774">
        <w:rPr>
          <w:rFonts w:hint="cs"/>
          <w:spacing w:val="-6"/>
          <w:rtl/>
        </w:rPr>
        <w:t>,</w:t>
      </w:r>
      <w:r w:rsidRPr="002F1774">
        <w:rPr>
          <w:spacing w:val="-6"/>
          <w:rtl/>
        </w:rPr>
        <w:t xml:space="preserve"> שדרסה </w:t>
      </w:r>
      <w:r w:rsidR="002F1774" w:rsidRPr="002F1774">
        <w:rPr>
          <w:rFonts w:hint="cs"/>
          <w:spacing w:val="-6"/>
          <w:rtl/>
        </w:rPr>
        <w:t>ע"פ</w:t>
      </w:r>
      <w:r w:rsidRPr="002F1774">
        <w:rPr>
          <w:spacing w:val="-6"/>
          <w:rtl/>
        </w:rPr>
        <w:t xml:space="preserve"> עגול</w:t>
      </w:r>
      <w:r w:rsidR="002F1774" w:rsidRPr="002F1774">
        <w:rPr>
          <w:rFonts w:hint="cs"/>
          <w:spacing w:val="-6"/>
          <w:rtl/>
        </w:rPr>
        <w:t>,</w:t>
      </w:r>
      <w:r w:rsidRPr="002F1774">
        <w:rPr>
          <w:spacing w:val="-6"/>
          <w:rtl/>
        </w:rPr>
        <w:t xml:space="preserve"> חבית</w:t>
      </w:r>
      <w:r w:rsidR="002F1774" w:rsidRPr="002F1774">
        <w:rPr>
          <w:rFonts w:hint="cs"/>
          <w:spacing w:val="-6"/>
          <w:rtl/>
        </w:rPr>
        <w:t>,</w:t>
      </w:r>
      <w:r w:rsidRPr="002F1774">
        <w:rPr>
          <w:rFonts w:hint="cs"/>
          <w:spacing w:val="-6"/>
          <w:rtl/>
        </w:rPr>
        <w:t xml:space="preserve"> </w:t>
      </w:r>
      <w:r w:rsidRPr="002F1774">
        <w:rPr>
          <w:spacing w:val="-6"/>
          <w:rtl/>
        </w:rPr>
        <w:t>כורת, וא</w:t>
      </w:r>
      <w:r w:rsidR="002F1774" w:rsidRPr="002F1774">
        <w:rPr>
          <w:rFonts w:hint="cs"/>
          <w:spacing w:val="-6"/>
          <w:rtl/>
        </w:rPr>
        <w:t>"</w:t>
      </w:r>
      <w:r w:rsidRPr="002F1774">
        <w:rPr>
          <w:spacing w:val="-6"/>
          <w:rtl/>
        </w:rPr>
        <w:t>י באיזה דרסה.</w:t>
      </w:r>
    </w:p>
    <w:p w14:paraId="02031D13" w14:textId="77777777" w:rsidR="007B17A2" w:rsidRPr="007B17A2" w:rsidRDefault="00183BFF" w:rsidP="007B17A2">
      <w:pPr>
        <w:pStyle w:val="36"/>
        <w:framePr w:wrap="notBeside"/>
        <w:rPr>
          <w:rtl/>
        </w:rPr>
      </w:pPr>
      <w:r w:rsidRPr="007B17A2">
        <w:rPr>
          <w:rtl/>
        </w:rPr>
        <w:t>ר"מ</w:t>
      </w:r>
      <w:r w:rsidRPr="007B17A2">
        <w:rPr>
          <w:rFonts w:hint="cs"/>
          <w:rtl/>
        </w:rPr>
        <w:t>:</w:t>
      </w:r>
      <w:r w:rsidRPr="007B17A2">
        <w:rPr>
          <w:rtl/>
        </w:rPr>
        <w:t xml:space="preserve"> ר"א</w:t>
      </w:r>
      <w:r w:rsidRPr="007B17A2">
        <w:rPr>
          <w:rFonts w:hint="cs"/>
          <w:rtl/>
        </w:rPr>
        <w:t>:</w:t>
      </w:r>
    </w:p>
    <w:p w14:paraId="69FD7DF3" w14:textId="204948D9" w:rsidR="00183BFF" w:rsidRPr="00B97258" w:rsidRDefault="00183BFF" w:rsidP="00183BFF">
      <w:pPr>
        <w:rPr>
          <w:spacing w:val="-2"/>
          <w:rtl/>
        </w:rPr>
      </w:pPr>
      <w:r w:rsidRPr="00B97258">
        <w:rPr>
          <w:spacing w:val="-2"/>
          <w:rtl/>
        </w:rPr>
        <w:t>רואין העליונות כ</w:t>
      </w:r>
      <w:r w:rsidRPr="00B97258">
        <w:rPr>
          <w:rFonts w:hint="cs"/>
          <w:spacing w:val="-2"/>
          <w:rtl/>
        </w:rPr>
        <w:t>מעורבות</w:t>
      </w:r>
      <w:r w:rsidRPr="00B97258">
        <w:rPr>
          <w:spacing w:val="-2"/>
          <w:rtl/>
        </w:rPr>
        <w:t>, והתחתונות</w:t>
      </w:r>
      <w:r w:rsidRPr="00B97258">
        <w:rPr>
          <w:rFonts w:hint="cs"/>
          <w:spacing w:val="-2"/>
          <w:rtl/>
        </w:rPr>
        <w:t xml:space="preserve"> מתירות</w:t>
      </w:r>
      <w:r w:rsidRPr="00B97258">
        <w:rPr>
          <w:spacing w:val="-2"/>
          <w:rtl/>
        </w:rPr>
        <w:t>.</w:t>
      </w:r>
    </w:p>
    <w:p w14:paraId="591C8F32" w14:textId="77777777" w:rsidR="007B17A2" w:rsidRPr="007B17A2" w:rsidRDefault="007B17A2" w:rsidP="007B17A2">
      <w:pPr>
        <w:pStyle w:val="36"/>
        <w:framePr w:wrap="notBeside"/>
        <w:rPr>
          <w:rtl/>
        </w:rPr>
      </w:pPr>
      <w:r w:rsidRPr="007B17A2">
        <w:rPr>
          <w:rFonts w:hint="cs"/>
          <w:rtl/>
        </w:rPr>
        <w:t>ר</w:t>
      </w:r>
      <w:r w:rsidR="00D27692" w:rsidRPr="007B17A2">
        <w:rPr>
          <w:rFonts w:hint="cs"/>
          <w:rtl/>
        </w:rPr>
        <w:t>י"ה</w:t>
      </w:r>
      <w:r w:rsidR="00183BFF" w:rsidRPr="007B17A2">
        <w:rPr>
          <w:rtl/>
        </w:rPr>
        <w:t>:</w:t>
      </w:r>
    </w:p>
    <w:p w14:paraId="3CD5B223" w14:textId="32D532B3" w:rsidR="00183BFF" w:rsidRPr="007B17A2" w:rsidRDefault="00183BFF" w:rsidP="00D27692">
      <w:pPr>
        <w:rPr>
          <w:rtl/>
        </w:rPr>
      </w:pPr>
      <w:r w:rsidRPr="007B17A2">
        <w:rPr>
          <w:rtl/>
        </w:rPr>
        <w:t xml:space="preserve">אם יש </w:t>
      </w:r>
      <w:r w:rsidRPr="007B17A2">
        <w:rPr>
          <w:rFonts w:hint="cs"/>
          <w:rtl/>
        </w:rPr>
        <w:t>מאה</w:t>
      </w:r>
      <w:r w:rsidRPr="007B17A2">
        <w:rPr>
          <w:rtl/>
        </w:rPr>
        <w:t xml:space="preserve"> </w:t>
      </w:r>
      <w:r w:rsidRPr="007B17A2">
        <w:rPr>
          <w:rFonts w:hint="cs"/>
          <w:rtl/>
        </w:rPr>
        <w:t xml:space="preserve">פומין </w:t>
      </w:r>
      <w:r w:rsidRPr="007B17A2">
        <w:rPr>
          <w:rtl/>
        </w:rPr>
        <w:t xml:space="preserve">יעלו, </w:t>
      </w:r>
      <w:r w:rsidR="00D27692" w:rsidRPr="007B17A2">
        <w:rPr>
          <w:rtl/>
        </w:rPr>
        <w:t>ואם לא אסורין, ו</w:t>
      </w:r>
      <w:r w:rsidRPr="007B17A2">
        <w:rPr>
          <w:rtl/>
        </w:rPr>
        <w:t>שולים מותרין.</w:t>
      </w:r>
    </w:p>
    <w:p w14:paraId="0A551512" w14:textId="77777777" w:rsidR="007B17A2" w:rsidRPr="007B17A2" w:rsidRDefault="00183BFF" w:rsidP="007B17A2">
      <w:pPr>
        <w:pStyle w:val="36"/>
        <w:framePr w:wrap="notBeside"/>
        <w:rPr>
          <w:rtl/>
        </w:rPr>
      </w:pPr>
      <w:r>
        <w:rPr>
          <w:rtl/>
        </w:rPr>
        <w:t xml:space="preserve">ר"י: ר"א</w:t>
      </w:r>
      <w:del w:id="41092" w:author="Claude" w:date="2026-10-07T09:24:44Z">
        <w:r>
          <w:rPr>
            <w:rtl/>
          </w:rPr>
          <w:delText xml:space="preserve"> </w:delText>
        </w:r>
      </w:del>
      <w:r w:rsidRPr="007B17A2">
        <w:rPr>
          <w:rFonts w:hint="cs"/>
          <w:rtl/>
        </w:rPr>
        <w:t>:</w:t>
      </w:r>
    </w:p>
    <w:p w14:paraId="6D1FC0E7" w14:textId="52456BC7" w:rsidR="00183BFF" w:rsidRDefault="00183BFF" w:rsidP="00AE33D5">
      <w:pPr>
        <w:rPr>
          <w:rtl/>
        </w:rPr>
      </w:pPr>
      <w:r w:rsidRPr="006F178A">
        <w:rPr>
          <w:rtl/>
        </w:rPr>
        <w:t xml:space="preserve">אם יש שם מאה פומין יעלו, </w:t>
      </w:r>
    </w:p>
    <w:p w14:paraId="7638561A" w14:textId="77777777" w:rsidR="00183BFF" w:rsidRPr="006F178A" w:rsidRDefault="00183BFF" w:rsidP="007B17A2">
      <w:pPr>
        <w:rPr>
          <w:rtl/>
        </w:rPr>
      </w:pPr>
      <w:r w:rsidRPr="006F178A">
        <w:rPr>
          <w:rtl/>
        </w:rPr>
        <w:t>ואם לאו הפומין אסורין והשולים מותרין.</w:t>
      </w:r>
    </w:p>
    <w:p w14:paraId="50E6872F" w14:textId="77777777" w:rsidR="007B17A2" w:rsidRPr="007B17A2" w:rsidRDefault="00183BFF" w:rsidP="007B17A2">
      <w:pPr>
        <w:pStyle w:val="36"/>
        <w:framePr w:wrap="notBeside"/>
        <w:rPr>
          <w:rtl/>
        </w:rPr>
      </w:pPr>
      <w:r w:rsidRPr="007B17A2">
        <w:rPr>
          <w:rtl/>
        </w:rPr>
        <w:t>ר</w:t>
      </w:r>
      <w:r w:rsidR="00D4091D" w:rsidRPr="007B17A2">
        <w:rPr>
          <w:rFonts w:hint="cs"/>
          <w:rtl/>
        </w:rPr>
        <w:t>י"ה:</w:t>
      </w:r>
    </w:p>
    <w:p w14:paraId="6A4C0AC5" w14:textId="2FFA36E4" w:rsidR="00183BFF" w:rsidRPr="00D4091D" w:rsidRDefault="00D4091D" w:rsidP="00AE33D5">
      <w:pPr>
        <w:rPr>
          <w:rtl/>
        </w:rPr>
      </w:pPr>
      <w:r w:rsidRPr="00D4091D">
        <w:rPr>
          <w:rtl/>
        </w:rPr>
        <w:t>אפי</w:t>
      </w:r>
      <w:r w:rsidRPr="00D4091D">
        <w:rPr>
          <w:rFonts w:hint="cs"/>
          <w:rtl/>
        </w:rPr>
        <w:t>'</w:t>
      </w:r>
      <w:r w:rsidR="00183BFF" w:rsidRPr="00D4091D">
        <w:rPr>
          <w:rtl/>
        </w:rPr>
        <w:t xml:space="preserve"> יש שם שלש מאות פומין לא יעלו.</w:t>
      </w:r>
      <w:r>
        <w:rPr>
          <w:rFonts w:hint="cs"/>
          <w:rtl/>
        </w:rPr>
        <w:t xml:space="preserve"> </w:t>
      </w:r>
      <w:r w:rsidRPr="00D4091D">
        <w:rPr>
          <w:rFonts w:hint="cs"/>
          <w:sz w:val="14"/>
          <w:szCs w:val="16"/>
          <w:rtl/>
        </w:rPr>
        <w:t>דבר שבמנין</w:t>
      </w:r>
      <w:r w:rsidR="006032FD">
        <w:rPr>
          <w:rFonts w:hint="cs"/>
          <w:rtl/>
        </w:rPr>
        <w:t>.</w:t>
      </w:r>
    </w:p>
    <w:p w14:paraId="024613FE" w14:textId="77777777" w:rsidR="00183BFF" w:rsidRPr="00B97258" w:rsidRDefault="00183BFF" w:rsidP="007B17A2">
      <w:pPr>
        <w:spacing w:after="60"/>
        <w:rPr>
          <w:rtl/>
        </w:rPr>
      </w:pPr>
      <w:r w:rsidRPr="00B97258">
        <w:rPr>
          <w:rtl/>
        </w:rPr>
        <w:t>דרסה בעגול ו</w:t>
      </w:r>
      <w:r>
        <w:rPr>
          <w:rtl/>
        </w:rPr>
        <w:t xml:space="preserve">אינו יודע באיזה מקום </w:t>
      </w:r>
      <w:r>
        <w:rPr>
          <w:rFonts w:hint="cs"/>
          <w:rtl/>
        </w:rPr>
        <w:t>ב</w:t>
      </w:r>
      <w:r>
        <w:rPr>
          <w:rtl/>
        </w:rPr>
        <w:t xml:space="preserve">עגול </w:t>
      </w:r>
      <w:r w:rsidRPr="00B97258">
        <w:rPr>
          <w:rtl/>
        </w:rPr>
        <w:t xml:space="preserve"> </w:t>
      </w:r>
      <w:r w:rsidRPr="00ED1BA9">
        <w:rPr>
          <w:rStyle w:val="afffff3"/>
          <w:rtl/>
        </w:rPr>
        <w:t>לכו"ע</w:t>
      </w:r>
      <w:r w:rsidR="00827D0D">
        <w:rPr>
          <w:rStyle w:val="afffff3"/>
          <w:rFonts w:hint="cs"/>
          <w:rtl/>
        </w:rPr>
        <w:t>:</w:t>
      </w:r>
      <w:r w:rsidRPr="00B97258">
        <w:rPr>
          <w:rtl/>
        </w:rPr>
        <w:t xml:space="preserve"> יעלו.</w:t>
      </w:r>
    </w:p>
    <w:p w14:paraId="1B129AF3" w14:textId="77777777" w:rsidR="007B17A2" w:rsidRPr="007B17A2" w:rsidRDefault="00183BFF" w:rsidP="007B17A2">
      <w:pPr>
        <w:pStyle w:val="36"/>
        <w:framePr w:wrap="notBeside"/>
        <w:rPr>
          <w:rtl/>
        </w:rPr>
      </w:pPr>
      <w:r w:rsidRPr="007B17A2">
        <w:rPr>
          <w:rFonts w:hint="cs"/>
          <w:rtl/>
        </w:rPr>
        <w:t xml:space="preserve">ב. </w:t>
      </w:r>
      <w:r w:rsidRPr="007B17A2">
        <w:rPr>
          <w:rtl/>
        </w:rPr>
        <w:t>רב אשי</w:t>
      </w:r>
      <w:r w:rsidRPr="007B17A2">
        <w:rPr>
          <w:rFonts w:hint="cs"/>
          <w:rtl/>
        </w:rPr>
        <w:t>:</w:t>
      </w:r>
    </w:p>
    <w:p w14:paraId="3BB500C7" w14:textId="77777777" w:rsidR="005D1FD1" w:rsidRDefault="00183BFF" w:rsidP="007B17A2">
      <w:pPr>
        <w:rPr>
          <w:rtl/>
        </w:rPr>
      </w:pPr>
      <w:r w:rsidRPr="007B17A2">
        <w:rPr>
          <w:rtl/>
        </w:rPr>
        <w:t>לעולם ספק יו"ט ספק חול</w:t>
      </w:r>
      <w:r w:rsidRPr="007B17A2">
        <w:rPr>
          <w:rFonts w:hint="cs"/>
          <w:rtl/>
        </w:rPr>
        <w:t>,</w:t>
      </w:r>
      <w:r w:rsidRPr="007B17A2">
        <w:rPr>
          <w:rtl/>
        </w:rPr>
        <w:t xml:space="preserve"> </w:t>
      </w:r>
    </w:p>
    <w:p w14:paraId="36A4046B" w14:textId="2BCB9237" w:rsidR="00183BFF" w:rsidRPr="007B17A2" w:rsidRDefault="005D1FD1" w:rsidP="00891F67">
      <w:pPr>
        <w:spacing w:after="60"/>
        <w:rPr>
          <w:rtl/>
        </w:rPr>
      </w:pPr>
      <w:r>
        <w:rPr>
          <w:rFonts w:hint="cs"/>
          <w:rtl/>
        </w:rPr>
        <w:t xml:space="preserve">- </w:t>
      </w:r>
      <w:r w:rsidR="00183BFF" w:rsidRPr="007B17A2">
        <w:rPr>
          <w:rtl/>
        </w:rPr>
        <w:t>דבר שיש לו מתירין</w:t>
      </w:r>
      <w:r w:rsidR="00183BFF" w:rsidRPr="007B17A2">
        <w:rPr>
          <w:rFonts w:hint="cs"/>
          <w:rtl/>
        </w:rPr>
        <w:t>, ו</w:t>
      </w:r>
      <w:r w:rsidR="00183BFF" w:rsidRPr="007B17A2">
        <w:rPr>
          <w:rtl/>
        </w:rPr>
        <w:t>אפילו בדרבנן לא בטל.</w:t>
      </w:r>
    </w:p>
    <w:p w14:paraId="26977ECF" w14:textId="77777777" w:rsidR="007B17A2" w:rsidRPr="007B17A2" w:rsidRDefault="00183BFF" w:rsidP="007B17A2">
      <w:pPr>
        <w:pStyle w:val="36"/>
        <w:framePr w:wrap="notBeside"/>
        <w:rPr>
          <w:rtl/>
        </w:rPr>
      </w:pPr>
      <w:r w:rsidRPr="007B17A2">
        <w:rPr>
          <w:rtl/>
        </w:rPr>
        <w:t xml:space="preserve">אחרים </w:t>
      </w:r>
      <w:r w:rsidRPr="007B17A2">
        <w:rPr>
          <w:rFonts w:hint="cs"/>
          <w:rtl/>
        </w:rPr>
        <w:t>מ</w:t>
      </w:r>
      <w:r w:rsidRPr="007B17A2">
        <w:rPr>
          <w:rtl/>
        </w:rPr>
        <w:t>רבי אליעזר:</w:t>
      </w:r>
    </w:p>
    <w:p w14:paraId="4D4A4BEC" w14:textId="14F4B126" w:rsidR="00183BFF" w:rsidRPr="006F178A" w:rsidRDefault="00183BFF" w:rsidP="00183BFF">
      <w:pPr>
        <w:rPr>
          <w:rtl/>
        </w:rPr>
      </w:pPr>
      <w:r w:rsidRPr="006F178A">
        <w:rPr>
          <w:rFonts w:ascii="Fb Fontext" w:hAnsi="Fb Fontext"/>
          <w:rtl/>
        </w:rPr>
        <w:t>ביצה תאכל היא ואמה.</w:t>
      </w:r>
    </w:p>
    <w:p w14:paraId="364F686A" w14:textId="7C357A9B" w:rsidR="00183BFF" w:rsidRPr="007C5E14" w:rsidRDefault="00183BFF" w:rsidP="00891F67">
      <w:pPr>
        <w:spacing w:after="60"/>
        <w:rPr>
          <w:spacing w:val="-2"/>
          <w:rtl/>
        </w:rPr>
      </w:pPr>
      <w:r w:rsidRPr="007C5E14">
        <w:rPr>
          <w:spacing w:val="-2"/>
          <w:rtl/>
        </w:rPr>
        <w:t>ולא מיירי בעומדת לאכילה</w:t>
      </w:r>
      <w:r w:rsidR="00E80D87" w:rsidRPr="007C5E14">
        <w:rPr>
          <w:rFonts w:hint="cs"/>
          <w:spacing w:val="-2"/>
          <w:rtl/>
        </w:rPr>
        <w:t xml:space="preserve"> דפשיטא,</w:t>
      </w:r>
      <w:r w:rsidRPr="007C5E14">
        <w:rPr>
          <w:spacing w:val="-2"/>
          <w:rtl/>
        </w:rPr>
        <w:t xml:space="preserve"> </w:t>
      </w:r>
      <w:r w:rsidRPr="007C5E14">
        <w:rPr>
          <w:rFonts w:hint="cs"/>
          <w:spacing w:val="-2"/>
          <w:rtl/>
        </w:rPr>
        <w:t>ו</w:t>
      </w:r>
      <w:r w:rsidRPr="007C5E14">
        <w:rPr>
          <w:spacing w:val="-2"/>
          <w:rtl/>
        </w:rPr>
        <w:t>לא בעומדת לגדל ביצים</w:t>
      </w:r>
      <w:r w:rsidR="005D1FD1">
        <w:rPr>
          <w:rFonts w:hint="cs"/>
          <w:spacing w:val="-2"/>
          <w:rtl/>
        </w:rPr>
        <w:t>,</w:t>
      </w:r>
      <w:r w:rsidRPr="007C5E14">
        <w:rPr>
          <w:spacing w:val="-2"/>
          <w:rtl/>
        </w:rPr>
        <w:t xml:space="preserve"> </w:t>
      </w:r>
    </w:p>
    <w:p w14:paraId="64BC3E8D" w14:textId="77777777" w:rsidR="00E933B9" w:rsidRPr="00E933B9" w:rsidRDefault="00E80D87" w:rsidP="00E933B9">
      <w:pPr>
        <w:pStyle w:val="36"/>
        <w:framePr w:wrap="notBeside"/>
        <w:rPr>
          <w:rtl/>
        </w:rPr>
      </w:pPr>
      <w:r w:rsidRPr="00E933B9">
        <w:rPr>
          <w:rFonts w:hint="cs"/>
          <w:rtl/>
        </w:rPr>
        <w:t>א.</w:t>
      </w:r>
    </w:p>
    <w:p w14:paraId="1F656F85" w14:textId="07F7DB78" w:rsidR="00183BFF" w:rsidRPr="006F178A" w:rsidRDefault="00183BFF" w:rsidP="00183BFF">
      <w:pPr>
        <w:rPr>
          <w:rtl/>
        </w:rPr>
      </w:pPr>
      <w:r w:rsidRPr="006F178A">
        <w:rPr>
          <w:rFonts w:hint="cs"/>
          <w:rtl/>
        </w:rPr>
        <w:t xml:space="preserve">אלא </w:t>
      </w:r>
      <w:r w:rsidRPr="006F178A">
        <w:rPr>
          <w:rtl/>
        </w:rPr>
        <w:t xml:space="preserve">ותאכל </w:t>
      </w:r>
      <w:r w:rsidRPr="00D159D1">
        <w:rPr>
          <w:rStyle w:val="afffd"/>
          <w:rFonts w:ascii="Fb Fontext" w:hAnsi="Fb Fontext" w:cs="PFT_Frank"/>
          <w:szCs w:val="14"/>
          <w:rtl/>
        </w:rPr>
        <w:t>אגב</w:t>
      </w:r>
      <w:r w:rsidRPr="006F178A">
        <w:rPr>
          <w:rtl/>
        </w:rPr>
        <w:t xml:space="preserve"> אמה.</w:t>
      </w:r>
    </w:p>
    <w:p w14:paraId="7C4AFD53" w14:textId="77777777" w:rsidR="00E933B9" w:rsidRPr="00E933B9" w:rsidRDefault="00183BFF" w:rsidP="00E933B9">
      <w:pPr>
        <w:pStyle w:val="36"/>
        <w:framePr w:wrap="notBeside"/>
        <w:rPr>
          <w:rtl/>
        </w:rPr>
      </w:pPr>
      <w:r w:rsidRPr="00E933B9">
        <w:rPr>
          <w:rtl/>
        </w:rPr>
        <w:t xml:space="preserve">אביי: </w:t>
      </w:r>
    </w:p>
    <w:p w14:paraId="1173FFF6" w14:textId="6CF55AC0" w:rsidR="00183BFF" w:rsidRPr="00E80D87" w:rsidRDefault="00183BFF" w:rsidP="00E933B9">
      <w:pPr>
        <w:rPr>
          <w:rtl/>
        </w:rPr>
      </w:pPr>
      <w:r w:rsidRPr="00E80D87">
        <w:rPr>
          <w:rtl/>
        </w:rPr>
        <w:t xml:space="preserve">לקחה סתם, </w:t>
      </w:r>
      <w:r w:rsidRPr="00EE6043">
        <w:rPr>
          <w:rFonts w:cs="PFT_Frank"/>
          <w:b/>
          <w:bCs/>
          <w:szCs w:val="14"/>
          <w:rtl/>
        </w:rPr>
        <w:t>נשחטה,</w:t>
      </w:r>
      <w:r w:rsidRPr="00E80D87">
        <w:rPr>
          <w:rtl/>
        </w:rPr>
        <w:t xml:space="preserve"> הובררה דלאכילה עומדת, </w:t>
      </w:r>
      <w:r w:rsidRPr="00E80D87">
        <w:rPr>
          <w:rFonts w:hint="cs"/>
          <w:rtl/>
        </w:rPr>
        <w:t xml:space="preserve">  </w:t>
      </w:r>
    </w:p>
    <w:p w14:paraId="2A2F2E26" w14:textId="63E2D805" w:rsidR="00183BFF" w:rsidRPr="006F178A" w:rsidRDefault="006032FD" w:rsidP="00891F67">
      <w:pPr>
        <w:spacing w:after="60"/>
        <w:rPr>
          <w:rFonts w:cs="Guttman Vilna"/>
          <w:b/>
          <w:bCs/>
          <w:rtl/>
        </w:rPr>
      </w:pPr>
      <w:r>
        <w:rPr>
          <w:rFonts w:hint="cs"/>
          <w:rtl/>
        </w:rPr>
        <w:t xml:space="preserve">   </w:t>
      </w:r>
      <w:r w:rsidR="00891F67">
        <w:rPr>
          <w:rtl/>
        </w:rPr>
        <w:tab/>
      </w:r>
      <w:r w:rsidR="00891F67">
        <w:rPr>
          <w:rtl/>
        </w:rPr>
        <w:tab/>
      </w:r>
      <w:r w:rsidR="00891F67">
        <w:rPr>
          <w:rtl/>
        </w:rPr>
        <w:tab/>
      </w:r>
      <w:r w:rsidR="00183BFF" w:rsidRPr="00EE6043">
        <w:rPr>
          <w:rFonts w:cs="PFT_Frank"/>
          <w:b/>
          <w:bCs/>
          <w:szCs w:val="14"/>
          <w:rtl/>
        </w:rPr>
        <w:t>לא נשחטה</w:t>
      </w:r>
      <w:r w:rsidR="00183BFF" w:rsidRPr="00EE6043">
        <w:rPr>
          <w:rFonts w:cs="PFT_Frank" w:hint="cs"/>
          <w:b/>
          <w:bCs/>
          <w:szCs w:val="14"/>
          <w:rtl/>
        </w:rPr>
        <w:t>,</w:t>
      </w:r>
      <w:r w:rsidR="00183BFF" w:rsidRPr="006F178A">
        <w:rPr>
          <w:rtl/>
        </w:rPr>
        <w:t xml:space="preserve"> לגדל ביצים עומדת.</w:t>
      </w:r>
    </w:p>
    <w:p w14:paraId="677E0566" w14:textId="77777777" w:rsidR="00E933B9" w:rsidRPr="00E933B9" w:rsidRDefault="00CF35D5" w:rsidP="00E933B9">
      <w:pPr>
        <w:pStyle w:val="36"/>
        <w:framePr w:wrap="notBeside"/>
        <w:rPr>
          <w:rtl/>
        </w:rPr>
      </w:pPr>
      <w:r w:rsidRPr="00E933B9">
        <w:rPr>
          <w:rFonts w:hint="cs"/>
          <w:rtl/>
        </w:rPr>
        <w:t xml:space="preserve">ב. </w:t>
      </w:r>
      <w:r w:rsidR="00183BFF" w:rsidRPr="00E933B9">
        <w:rPr>
          <w:rtl/>
        </w:rPr>
        <w:t>רב מרי:</w:t>
      </w:r>
    </w:p>
    <w:p w14:paraId="6F0A40F8" w14:textId="204380F7" w:rsidR="00CF35D5" w:rsidRDefault="00183BFF" w:rsidP="00CF35D5">
      <w:pPr>
        <w:rPr>
          <w:rFonts w:cs="Guttman Vilna"/>
          <w:b/>
          <w:bCs/>
          <w:rtl/>
        </w:rPr>
      </w:pPr>
      <w:r w:rsidRPr="006F178A">
        <w:rPr>
          <w:rtl/>
        </w:rPr>
        <w:t>גוזמא קתני.</w:t>
      </w:r>
    </w:p>
    <w:p w14:paraId="4E61CCAE" w14:textId="77777777" w:rsidR="00E933B9" w:rsidRPr="00E933B9" w:rsidRDefault="00E80D87" w:rsidP="00E933B9">
      <w:pPr>
        <w:pStyle w:val="36"/>
        <w:framePr w:wrap="notBeside"/>
        <w:rPr>
          <w:rtl/>
        </w:rPr>
      </w:pPr>
      <w:r w:rsidRPr="00E933B9">
        <w:rPr>
          <w:rFonts w:hint="cs"/>
          <w:rtl/>
        </w:rPr>
        <w:t>כ</w:t>
      </w:r>
      <w:r w:rsidR="00183BFF" w:rsidRPr="00E933B9">
        <w:rPr>
          <w:rFonts w:hint="cs"/>
          <w:rtl/>
        </w:rPr>
        <w:t xml:space="preserve">אחרים </w:t>
      </w:r>
      <w:r w:rsidR="00183BFF" w:rsidRPr="00E933B9">
        <w:rPr>
          <w:rtl/>
        </w:rPr>
        <w:t>מר"א:</w:t>
      </w:r>
    </w:p>
    <w:p w14:paraId="776B49C6" w14:textId="6B1FCC21" w:rsidR="00183BFF" w:rsidRPr="005D1FD1" w:rsidRDefault="00183BFF" w:rsidP="00D27692">
      <w:pPr>
        <w:rPr>
          <w:rtl/>
        </w:rPr>
      </w:pPr>
      <w:r w:rsidRPr="005D1FD1">
        <w:rPr>
          <w:rtl/>
        </w:rPr>
        <w:t>ביצה תאכל היא ואמה, ואפרוח וקליפתו.</w:t>
      </w:r>
      <w:r w:rsidR="00D27692" w:rsidRPr="005D1FD1">
        <w:rPr>
          <w:rFonts w:hint="cs"/>
          <w:rtl/>
        </w:rPr>
        <w:t>- גוזמא</w:t>
      </w:r>
      <w:r w:rsidRPr="005D1FD1">
        <w:rPr>
          <w:rFonts w:hint="cs"/>
          <w:rtl/>
        </w:rPr>
        <w:t xml:space="preserve"> </w:t>
      </w:r>
    </w:p>
    <w:p w14:paraId="69FA2F7B" w14:textId="77777777" w:rsidR="00183BFF" w:rsidRDefault="00183BFF" w:rsidP="00183BFF">
      <w:pPr>
        <w:pStyle w:val="afffff8"/>
        <w:rPr>
          <w:rtl/>
        </w:rPr>
      </w:pPr>
      <w:r>
        <w:rPr>
          <w:rtl/>
        </w:rPr>
        <w:t>שבת ויו"ט</w:t>
      </w:r>
    </w:p>
    <w:p w14:paraId="058BF884" w14:textId="77777777" w:rsidR="00891F67" w:rsidRPr="00891F67" w:rsidRDefault="00183BFF" w:rsidP="00891F67">
      <w:pPr>
        <w:pStyle w:val="36"/>
        <w:framePr w:wrap="notBeside"/>
        <w:rPr>
          <w:rtl/>
        </w:rPr>
      </w:pPr>
      <w:r w:rsidRPr="00891F67">
        <w:rPr>
          <w:rtl/>
        </w:rPr>
        <w:t>לרב:</w:t>
      </w:r>
    </w:p>
    <w:p w14:paraId="3DFC79F2" w14:textId="5823BA01" w:rsidR="00183BFF" w:rsidRPr="006F178A" w:rsidRDefault="00183BFF" w:rsidP="005B34CE">
      <w:pPr>
        <w:rPr>
          <w:rtl/>
        </w:rPr>
      </w:pPr>
      <w:r w:rsidRPr="006F178A">
        <w:rPr>
          <w:rFonts w:ascii="Fb Fontext" w:hAnsi="Fb Fontext"/>
          <w:rtl/>
        </w:rPr>
        <w:t xml:space="preserve">נולדה בזה אסורה בזה, </w:t>
      </w:r>
      <w:r w:rsidR="005B34CE">
        <w:rPr>
          <w:rStyle w:val="afffff3"/>
          <w:rFonts w:hint="cs"/>
          <w:rtl/>
        </w:rPr>
        <w:t xml:space="preserve"> </w:t>
      </w:r>
      <w:r w:rsidR="00891F67">
        <w:rPr>
          <w:rStyle w:val="afffff3"/>
          <w:rtl/>
        </w:rPr>
        <w:tab/>
      </w:r>
      <w:r w:rsidR="00891F67">
        <w:rPr>
          <w:rStyle w:val="afffff3"/>
          <w:rtl/>
        </w:rPr>
        <w:tab/>
      </w:r>
      <w:r w:rsidRPr="00AB5FF5">
        <w:rPr>
          <w:rStyle w:val="afffff3"/>
          <w:rtl/>
        </w:rPr>
        <w:t>לרי"ו:</w:t>
      </w:r>
      <w:r w:rsidRPr="006F178A">
        <w:rPr>
          <w:rFonts w:ascii="Fb Fontext" w:hAnsi="Fb Fontext"/>
          <w:rtl/>
        </w:rPr>
        <w:t xml:space="preserve"> נולדה בזה מותרת בזה.</w:t>
      </w:r>
    </w:p>
    <w:p w14:paraId="161E880D" w14:textId="77777777" w:rsidR="00891F67" w:rsidRPr="00891F67" w:rsidRDefault="00183BFF" w:rsidP="00891F67">
      <w:pPr>
        <w:pStyle w:val="36"/>
        <w:framePr w:wrap="notBeside"/>
        <w:rPr>
          <w:rtl/>
        </w:rPr>
      </w:pPr>
      <w:r w:rsidRPr="00891F67">
        <w:rPr>
          <w:rFonts w:hint="cs"/>
          <w:rtl/>
        </w:rPr>
        <w:t>לכו</w:t>
      </w:r>
      <w:r w:rsidR="0001190A" w:rsidRPr="00891F67">
        <w:rPr>
          <w:rtl/>
        </w:rPr>
        <w:t>"</w:t>
      </w:r>
      <w:r w:rsidRPr="00891F67">
        <w:rPr>
          <w:rFonts w:hint="cs"/>
          <w:rtl/>
        </w:rPr>
        <w:t>ע</w:t>
      </w:r>
    </w:p>
    <w:p w14:paraId="19DF00D9" w14:textId="23FA2A6B" w:rsidR="00183BFF" w:rsidRDefault="00183BFF" w:rsidP="00891F67">
      <w:pPr>
        <w:rPr>
          <w:rtl/>
        </w:rPr>
      </w:pPr>
      <w:r>
        <w:rPr>
          <w:rFonts w:hint="cs"/>
          <w:rtl/>
        </w:rPr>
        <w:t xml:space="preserve">ב' קדושות הן, </w:t>
      </w:r>
      <w:r w:rsidRPr="00AE33D5">
        <w:rPr>
          <w:rStyle w:val="afffff3"/>
          <w:rFonts w:hint="cs"/>
          <w:rtl/>
        </w:rPr>
        <w:t>וחלקו</w:t>
      </w:r>
      <w:r w:rsidR="00891F67">
        <w:rPr>
          <w:rStyle w:val="afffff3"/>
          <w:rFonts w:hint="cs"/>
          <w:rtl/>
        </w:rPr>
        <w:t>:</w:t>
      </w:r>
      <w:r>
        <w:rPr>
          <w:rFonts w:hint="cs"/>
          <w:rtl/>
        </w:rPr>
        <w:t xml:space="preserve"> בהכנה </w:t>
      </w:r>
      <w:r w:rsidRPr="00ED1BA9">
        <w:rPr>
          <w:rStyle w:val="afffff3"/>
          <w:rFonts w:hint="cs"/>
          <w:rtl/>
        </w:rPr>
        <w:t>דרבה</w:t>
      </w:r>
      <w:r>
        <w:rPr>
          <w:rFonts w:hint="cs"/>
          <w:rtl/>
        </w:rPr>
        <w:t xml:space="preserve">. וכתנאי.  </w:t>
      </w:r>
    </w:p>
    <w:p w14:paraId="1B3046B2" w14:textId="486E4CE6" w:rsidR="00183BFF" w:rsidRPr="006F178A" w:rsidRDefault="00B35974" w:rsidP="00B35974">
      <w:pPr>
        <w:pStyle w:val="afffff8"/>
        <w:rPr>
          <w:rtl/>
        </w:rPr>
        <w:pPrChange w:id="90039" w:author="קלוד" w:date="2026-10-08T12:07:40Z">
          <w:pPr>
            <w:pStyle w:val="afff0"/>
          </w:pPr>
        </w:pPrChange>
      </w:pPr>
      <w:del w:id="90037" w:author="קלוד" w:date="2026-10-08T12:07:40Z">
        <w:r>
          <w:rPr>
            <w:rFonts w:ascii="BA TM • Vilna Extra-Bold" w:hAnsi="BA TM • Vilna Extra-Bold" w:hint="cs"/>
            <w:rtl/>
          </w:rPr>
          <w:delText xml:space="preserve">****</w:delText>
        </w:r>
      </w:del>
      <w:ins w:id="90038" w:author="קלוד" w:date="2026-10-08T12:07:40Z">
        <w:r>
          <w:rPr>
            <w:color w:val="7B3F00"/>
          </w:rPr>
          <w:t xml:space="preserve">ביצה שנולדה ביום טוב</w:t>
        </w:r>
      </w:ins>
    </w:p>
    <w:p w14:paraId="55394E69" w14:textId="424FC2D7" w:rsidR="0009512E" w:rsidRDefault="00EB2685" w:rsidP="00EB2685">
      <w:pPr>
        <w:rPr>
          <w:rtl/>
        </w:rPr>
      </w:pPr>
      <w:r w:rsidRPr="00EB2685">
        <w:rPr>
          <w:rStyle w:val="afffff3"/>
          <w:rFonts w:hint="cs"/>
          <w:rtl/>
        </w:rPr>
        <w:lastRenderedPageBreak/>
        <w:t>ראב''א לבעה''ב ששאלו</w:t>
      </w:r>
      <w:r>
        <w:rPr>
          <w:rStyle w:val="afffff9"/>
          <w:rFonts w:hint="cs"/>
          <w:spacing w:val="-4"/>
          <w:rtl/>
        </w:rPr>
        <w:t xml:space="preserve"> </w:t>
      </w:r>
      <w:r w:rsidR="00183BFF" w:rsidRPr="000C63E6">
        <w:rPr>
          <w:rStyle w:val="afffff9"/>
          <w:rtl/>
        </w:rPr>
        <w:t xml:space="preserve">ביצה </w:t>
      </w:r>
      <w:r w:rsidR="00E80D87" w:rsidRPr="000C63E6">
        <w:rPr>
          <w:rStyle w:val="afffff9"/>
          <w:rFonts w:hint="cs"/>
          <w:rtl/>
        </w:rPr>
        <w:t>שנולדה ב</w:t>
      </w:r>
      <w:r w:rsidR="002A45CA" w:rsidRPr="000C63E6">
        <w:rPr>
          <w:rStyle w:val="afffff9"/>
          <w:rtl/>
        </w:rPr>
        <w:t>יו"ט</w:t>
      </w:r>
      <w:r w:rsidR="002A45CA" w:rsidRPr="000C63E6">
        <w:rPr>
          <w:rStyle w:val="afffff9"/>
          <w:rFonts w:hint="cs"/>
          <w:rtl/>
        </w:rPr>
        <w:t xml:space="preserve"> </w:t>
      </w:r>
      <w:r w:rsidR="00183BFF" w:rsidRPr="000C63E6">
        <w:rPr>
          <w:rStyle w:val="afffff9"/>
          <w:rtl/>
        </w:rPr>
        <w:t>ל</w:t>
      </w:r>
      <w:r w:rsidR="00E80D87" w:rsidRPr="000C63E6">
        <w:rPr>
          <w:rStyle w:val="afffff9"/>
          <w:rFonts w:hint="cs"/>
          <w:rtl/>
        </w:rPr>
        <w:t>צלותה ל</w:t>
      </w:r>
      <w:r w:rsidR="00183BFF" w:rsidRPr="000C63E6">
        <w:rPr>
          <w:rStyle w:val="afffff9"/>
          <w:rtl/>
        </w:rPr>
        <w:t>שבת.</w:t>
      </w:r>
    </w:p>
    <w:p w14:paraId="2614E78B" w14:textId="6E5D2F8D" w:rsidR="00183BFF" w:rsidRPr="006F178A" w:rsidRDefault="00183BFF" w:rsidP="0009512E">
      <w:pPr>
        <w:spacing w:after="60"/>
        <w:rPr>
          <w:rtl/>
        </w:rPr>
      </w:pPr>
      <w:r w:rsidRPr="002A45CA">
        <w:rPr>
          <w:rStyle w:val="afffff3"/>
          <w:rtl/>
        </w:rPr>
        <w:t>א</w:t>
      </w:r>
      <w:r w:rsidR="005914B6">
        <w:rPr>
          <w:rStyle w:val="afffff3"/>
          <w:rFonts w:hint="cs"/>
          <w:rtl/>
        </w:rPr>
        <w:t>ף</w:t>
      </w:r>
      <w:r w:rsidRPr="002A45CA">
        <w:rPr>
          <w:rtl/>
        </w:rPr>
        <w:t xml:space="preserve"> </w:t>
      </w:r>
      <w:r w:rsidR="005914B6">
        <w:rPr>
          <w:rStyle w:val="afffff3"/>
          <w:rFonts w:hint="cs"/>
          <w:spacing w:val="-8"/>
          <w:rtl/>
        </w:rPr>
        <w:t>ש</w:t>
      </w:r>
      <w:r w:rsidR="0000189C" w:rsidRPr="002A45CA">
        <w:rPr>
          <w:rStyle w:val="afffff3"/>
          <w:spacing w:val="-8"/>
          <w:rtl/>
        </w:rPr>
        <w:t>הלכ</w:t>
      </w:r>
      <w:r w:rsidR="0000189C" w:rsidRPr="002A45CA">
        <w:rPr>
          <w:rStyle w:val="afffff3"/>
          <w:rFonts w:hint="cs"/>
          <w:spacing w:val="-8"/>
          <w:rtl/>
        </w:rPr>
        <w:t>ה</w:t>
      </w:r>
      <w:r w:rsidRPr="002A45CA">
        <w:rPr>
          <w:rStyle w:val="afffff3"/>
          <w:spacing w:val="-8"/>
          <w:rtl/>
        </w:rPr>
        <w:t xml:space="preserve"> כרי"ו</w:t>
      </w:r>
      <w:r w:rsidRPr="002A45CA">
        <w:rPr>
          <w:rtl/>
        </w:rPr>
        <w:t xml:space="preserve"> </w:t>
      </w:r>
      <w:r w:rsidR="002A45CA" w:rsidRPr="002A45CA">
        <w:rPr>
          <w:rFonts w:hint="cs"/>
          <w:rtl/>
        </w:rPr>
        <w:t>ד</w:t>
      </w:r>
      <w:r w:rsidRPr="002A45CA">
        <w:rPr>
          <w:rtl/>
        </w:rPr>
        <w:t>שרי</w:t>
      </w:r>
      <w:r w:rsidRPr="002A45CA">
        <w:rPr>
          <w:rFonts w:hint="cs"/>
          <w:rtl/>
        </w:rPr>
        <w:t xml:space="preserve"> </w:t>
      </w:r>
      <w:r w:rsidRPr="002A45CA">
        <w:rPr>
          <w:rtl/>
        </w:rPr>
        <w:t xml:space="preserve">לגומעה מחר, </w:t>
      </w:r>
      <w:r w:rsidR="0000189C" w:rsidRPr="002A45CA">
        <w:rPr>
          <w:rFonts w:hint="cs"/>
          <w:rtl/>
        </w:rPr>
        <w:t xml:space="preserve">ביומה אסור אפי </w:t>
      </w:r>
      <w:r w:rsidRPr="002A45CA">
        <w:rPr>
          <w:rtl/>
        </w:rPr>
        <w:t>בטלטול</w:t>
      </w:r>
      <w:r w:rsidR="002A45CA">
        <w:rPr>
          <w:rFonts w:hint="cs"/>
          <w:rtl/>
        </w:rPr>
        <w:t xml:space="preserve"> </w:t>
      </w:r>
      <w:r w:rsidRPr="006F178A">
        <w:rPr>
          <w:rtl/>
        </w:rPr>
        <w:t>כדחזי' דאסור לכסות בה הכלי ולסמוך בה כרעי המיטה.</w:t>
      </w:r>
    </w:p>
    <w:p w14:paraId="0B0380E9" w14:textId="5EA05954" w:rsidR="00183BFF" w:rsidRPr="006F178A" w:rsidRDefault="00D50244" w:rsidP="00EB2685">
      <w:pPr>
        <w:pStyle w:val="afffffe"/>
        <w:spacing w:before="0"/>
        <w:rPr>
          <w:rtl/>
        </w:rPr>
      </w:pPr>
      <w:r w:rsidRPr="00D50244">
        <w:rPr>
          <w:rStyle w:val="afffff3"/>
          <w:rFonts w:hint="cs"/>
          <w:rtl/>
        </w:rPr>
        <w:t>ר''פ לבעה''ב ששאלו</w:t>
      </w:r>
      <w:r>
        <w:rPr>
          <w:rStyle w:val="afffff3"/>
          <w:rFonts w:hint="cs"/>
          <w:rtl/>
        </w:rPr>
        <w:t>:</w:t>
      </w:r>
      <w:r>
        <w:rPr>
          <w:rFonts w:hint="cs"/>
          <w:rtl/>
        </w:rPr>
        <w:t xml:space="preserve"> </w:t>
      </w:r>
      <w:r w:rsidR="00183BFF" w:rsidRPr="006F178A">
        <w:rPr>
          <w:rtl/>
        </w:rPr>
        <w:t xml:space="preserve">על </w:t>
      </w:r>
      <w:r w:rsidR="00183BFF" w:rsidRPr="00AE33D5">
        <w:rPr>
          <w:rStyle w:val="afffff9"/>
          <w:rtl/>
        </w:rPr>
        <w:t>אכילת ביצים משבת ליו"ט.</w:t>
      </w:r>
    </w:p>
    <w:p w14:paraId="16A57CE5" w14:textId="77777777" w:rsidR="00EB2685" w:rsidRPr="00EB2685" w:rsidRDefault="00183BFF" w:rsidP="00EB2685">
      <w:pPr>
        <w:pStyle w:val="36"/>
        <w:framePr w:wrap="notBeside"/>
        <w:rPr>
          <w:rtl/>
        </w:rPr>
      </w:pPr>
      <w:r w:rsidRPr="00EB2685">
        <w:rPr>
          <w:rtl/>
        </w:rPr>
        <w:t>וא"ל</w:t>
      </w:r>
      <w:r w:rsidR="00AE33D5" w:rsidRPr="00EB2685">
        <w:rPr>
          <w:rFonts w:hint="cs"/>
          <w:rtl/>
        </w:rPr>
        <w:t>:</w:t>
      </w:r>
    </w:p>
    <w:p w14:paraId="20753414" w14:textId="597BD316" w:rsidR="00183BFF" w:rsidRDefault="00CF35D5" w:rsidP="00183BFF">
      <w:pPr>
        <w:rPr>
          <w:rtl/>
        </w:rPr>
      </w:pPr>
      <w:r>
        <w:rPr>
          <w:rtl/>
        </w:rPr>
        <w:t>שיבוא למחר משום שכרות ד</w:t>
      </w:r>
      <w:r>
        <w:rPr>
          <w:rFonts w:hint="cs"/>
          <w:rtl/>
        </w:rPr>
        <w:t>שבת.</w:t>
      </w:r>
      <w:r w:rsidR="00183BFF" w:rsidRPr="006F178A">
        <w:rPr>
          <w:rtl/>
        </w:rPr>
        <w:t xml:space="preserve"> </w:t>
      </w:r>
    </w:p>
    <w:p w14:paraId="61877451" w14:textId="77777777" w:rsidR="00EB2685" w:rsidRPr="00EB2685" w:rsidRDefault="00183BFF" w:rsidP="00EB2685">
      <w:pPr>
        <w:pStyle w:val="36"/>
        <w:framePr w:wrap="notBeside"/>
        <w:rPr>
          <w:rtl/>
        </w:rPr>
      </w:pPr>
      <w:r w:rsidRPr="00EB2685">
        <w:rPr>
          <w:rtl/>
        </w:rPr>
        <w:t>ואח"ז א"ל</w:t>
      </w:r>
      <w:r w:rsidR="00AE33D5" w:rsidRPr="00EB2685">
        <w:rPr>
          <w:rFonts w:hint="cs"/>
          <w:rtl/>
        </w:rPr>
        <w:t>:</w:t>
      </w:r>
    </w:p>
    <w:p w14:paraId="4B5B970A" w14:textId="3F86DF3D" w:rsidR="00183BFF" w:rsidRPr="006F178A" w:rsidRDefault="00183BFF" w:rsidP="00183BFF">
      <w:pPr>
        <w:rPr>
          <w:rtl/>
        </w:rPr>
      </w:pPr>
      <w:r>
        <w:rPr>
          <w:rFonts w:hint="cs"/>
          <w:rtl/>
        </w:rPr>
        <w:t xml:space="preserve">אפי' </w:t>
      </w:r>
      <w:r>
        <w:rPr>
          <w:rtl/>
        </w:rPr>
        <w:t xml:space="preserve">דרב </w:t>
      </w:r>
      <w:r>
        <w:rPr>
          <w:rStyle w:val="afffff3"/>
          <w:rtl/>
          <w:rPrChange w:id="9007" w:author="מנוע אמוראים" w:date="2026-10-05T16:41:24Z">
            <w:rPr>
              <w:rtl/>
            </w:rPr>
          </w:rPrChange>
        </w:rPr>
        <w:t xml:space="preserve">ורי"ו</w:t>
      </w:r>
      <w:r>
        <w:rPr>
          <w:rtl/>
        </w:rPr>
        <w:t xml:space="preserve"> הלכה </w:t>
      </w:r>
      <w:r>
        <w:rPr>
          <w:rStyle w:val="afffff3"/>
          <w:rtl/>
          <w:rPrChange w:id="9008" w:author="מנוע אמוראים" w:date="2026-10-05T16:41:24Z">
            <w:rPr>
              <w:rtl/>
            </w:rPr>
          </w:rPrChange>
        </w:rPr>
        <w:t xml:space="preserve">כרי"ו</w:t>
      </w:r>
      <w:r>
        <w:rPr>
          <w:rtl/>
        </w:rPr>
        <w:t xml:space="preserve">.</w:t>
      </w:r>
    </w:p>
    <w:p w14:paraId="59A1E7AC" w14:textId="77777777" w:rsidR="00EB2685" w:rsidRPr="00EB2685" w:rsidRDefault="00183BFF" w:rsidP="00EB2685">
      <w:pPr>
        <w:pStyle w:val="36"/>
        <w:framePr w:wrap="notBeside"/>
        <w:rPr>
          <w:rtl/>
        </w:rPr>
      </w:pPr>
      <w:r w:rsidRPr="00EB2685">
        <w:rPr>
          <w:rFonts w:hint="cs"/>
          <w:rtl/>
        </w:rPr>
        <w:t>לרבא</w:t>
      </w:r>
      <w:r w:rsidR="00B1053F" w:rsidRPr="00EB2685">
        <w:rPr>
          <w:rFonts w:hint="cs"/>
          <w:rtl/>
        </w:rPr>
        <w:t>:</w:t>
      </w:r>
    </w:p>
    <w:p w14:paraId="13BE482E" w14:textId="620696FF" w:rsidR="00183BFF" w:rsidRPr="006F178A" w:rsidRDefault="00183BFF" w:rsidP="005914B6">
      <w:pPr>
        <w:spacing w:after="60"/>
        <w:rPr>
          <w:rtl/>
        </w:rPr>
      </w:pPr>
      <w:r>
        <w:rPr>
          <w:rFonts w:hint="cs"/>
          <w:rtl/>
        </w:rPr>
        <w:t xml:space="preserve">בהך </w:t>
      </w:r>
      <w:r>
        <w:rPr>
          <w:rtl/>
        </w:rPr>
        <w:t>ג'</w:t>
      </w:r>
      <w:r>
        <w:rPr>
          <w:rFonts w:hint="cs"/>
          <w:rtl/>
        </w:rPr>
        <w:t>, הלכה כרב, לקולא ולחומרא.</w:t>
      </w:r>
    </w:p>
    <w:p w14:paraId="05E3D59F" w14:textId="77777777" w:rsidR="00183BFF" w:rsidRDefault="00183BFF" w:rsidP="00183BFF">
      <w:pPr>
        <w:pStyle w:val="afff2"/>
        <w:framePr w:wrap="around"/>
        <w:rPr>
          <w:rtl/>
        </w:rPr>
      </w:pPr>
      <w:r>
        <w:rPr>
          <w:rFonts w:hint="cs"/>
          <w:rtl/>
        </w:rPr>
        <w:t>ד:</w:t>
      </w:r>
    </w:p>
    <w:p w14:paraId="7955BC88" w14:textId="600097D5" w:rsidR="006969B8" w:rsidRDefault="00183BFF" w:rsidP="00FA1CC9">
      <w:pPr>
        <w:rPr>
          <w:rtl/>
        </w:rPr>
      </w:pPr>
      <w:r w:rsidRPr="00FA1CC9">
        <w:rPr>
          <w:rStyle w:val="afffff3"/>
          <w:rtl/>
        </w:rPr>
        <w:t>רי"ו:</w:t>
      </w:r>
      <w:r w:rsidR="00FA1CC9">
        <w:rPr>
          <w:rStyle w:val="afffff9"/>
          <w:rFonts w:hint="cs"/>
          <w:rtl/>
        </w:rPr>
        <w:t xml:space="preserve"> </w:t>
      </w:r>
      <w:r w:rsidR="00132322">
        <w:rPr>
          <w:rStyle w:val="afffff9"/>
          <w:rtl/>
        </w:rPr>
        <w:tab/>
      </w:r>
      <w:r w:rsidRPr="00AE33D5">
        <w:rPr>
          <w:rStyle w:val="afffff9"/>
          <w:rtl/>
        </w:rPr>
        <w:t>עצים שנשרו מהדקל בשבת</w:t>
      </w:r>
      <w:r w:rsidRPr="00AE33D5">
        <w:rPr>
          <w:rStyle w:val="afffff9"/>
          <w:rFonts w:hint="cs"/>
          <w:rtl/>
        </w:rPr>
        <w:t>,</w:t>
      </w:r>
      <w:r w:rsidRPr="006F178A">
        <w:rPr>
          <w:rtl/>
        </w:rPr>
        <w:t xml:space="preserve"> אסור להסיקן ביו"ט,</w:t>
      </w:r>
    </w:p>
    <w:p w14:paraId="1FD47E00" w14:textId="77777777" w:rsidR="006969B8" w:rsidRPr="006969B8" w:rsidRDefault="00183BFF" w:rsidP="006969B8">
      <w:pPr>
        <w:pStyle w:val="36"/>
        <w:framePr w:wrap="notBeside"/>
        <w:rPr>
          <w:rtl/>
        </w:rPr>
      </w:pPr>
      <w:r w:rsidRPr="006969B8">
        <w:rPr>
          <w:rFonts w:hint="cs"/>
          <w:rtl/>
        </w:rPr>
        <w:t>והך</w:t>
      </w:r>
    </w:p>
    <w:p w14:paraId="2656C687" w14:textId="77777777" w:rsidR="006969B8" w:rsidRDefault="00183BFF" w:rsidP="006969B8">
      <w:pPr>
        <w:pStyle w:val="afffffe"/>
        <w:spacing w:before="0"/>
        <w:rPr>
          <w:rtl/>
        </w:rPr>
      </w:pPr>
      <w:r>
        <w:rPr>
          <w:rFonts w:hint="cs"/>
          <w:rtl/>
        </w:rPr>
        <w:t>דביצה מותר,</w:t>
      </w:r>
      <w:r w:rsidR="006969B8">
        <w:rPr>
          <w:rFonts w:hint="cs"/>
          <w:rtl/>
        </w:rPr>
        <w:t>-</w:t>
      </w:r>
      <w:r>
        <w:rPr>
          <w:rFonts w:hint="cs"/>
          <w:rtl/>
        </w:rPr>
        <w:t xml:space="preserve"> שראוייה כבר בשבת ויודעים איסורה, </w:t>
      </w:r>
    </w:p>
    <w:p w14:paraId="1086DE20" w14:textId="69EECC14" w:rsidR="00183BFF" w:rsidRPr="006F178A" w:rsidRDefault="00183BFF" w:rsidP="006969B8">
      <w:pPr>
        <w:pStyle w:val="afffffe"/>
        <w:spacing w:before="0" w:after="60"/>
        <w:rPr>
          <w:rtl/>
        </w:rPr>
      </w:pPr>
      <w:r>
        <w:rPr>
          <w:rFonts w:hint="cs"/>
          <w:rtl/>
        </w:rPr>
        <w:t xml:space="preserve">משא"כ עצים </w:t>
      </w:r>
      <w:r w:rsidR="006969B8">
        <w:rPr>
          <w:rFonts w:hint="cs"/>
          <w:rtl/>
        </w:rPr>
        <w:t>ש</w:t>
      </w:r>
      <w:r>
        <w:rPr>
          <w:rFonts w:hint="cs"/>
          <w:rtl/>
        </w:rPr>
        <w:t xml:space="preserve">אינם ראויים היום, ואם תתירם למחר עלולים להתירה </w:t>
      </w:r>
      <w:r w:rsidR="00E80D87">
        <w:rPr>
          <w:rFonts w:hint="cs"/>
          <w:rtl/>
        </w:rPr>
        <w:t>בו ביום</w:t>
      </w:r>
      <w:r w:rsidRPr="00264C87">
        <w:rPr>
          <w:spacing w:val="-2"/>
          <w:rtl/>
        </w:rPr>
        <w:t>.</w:t>
      </w:r>
    </w:p>
    <w:p w14:paraId="21042F4B" w14:textId="267E205E" w:rsidR="00183BFF" w:rsidRDefault="00FA1CC9" w:rsidP="00132322">
      <w:pPr>
        <w:pStyle w:val="afffffe"/>
        <w:spacing w:before="0"/>
        <w:rPr>
          <w:rtl/>
        </w:rPr>
      </w:pPr>
      <w:r w:rsidRPr="00FA1CC9">
        <w:rPr>
          <w:rStyle w:val="afffff3"/>
          <w:rFonts w:hint="cs"/>
          <w:rtl/>
        </w:rPr>
        <w:t>ר''מ:</w:t>
      </w:r>
      <w:r>
        <w:rPr>
          <w:rStyle w:val="afffff9"/>
          <w:rFonts w:hint="cs"/>
          <w:rtl/>
        </w:rPr>
        <w:t xml:space="preserve"> </w:t>
      </w:r>
      <w:r w:rsidR="00132322">
        <w:rPr>
          <w:rStyle w:val="afffff9"/>
          <w:rtl/>
        </w:rPr>
        <w:tab/>
      </w:r>
      <w:r w:rsidR="00132322">
        <w:rPr>
          <w:rStyle w:val="afffff9"/>
          <w:rtl/>
        </w:rPr>
        <w:tab/>
      </w:r>
      <w:r w:rsidR="00183BFF" w:rsidRPr="00AE33D5">
        <w:rPr>
          <w:rStyle w:val="afffff9"/>
          <w:rtl/>
        </w:rPr>
        <w:t>עצים שנשרו מהדקל לתנור ביו"ט</w:t>
      </w:r>
      <w:r w:rsidR="00183BFF">
        <w:rPr>
          <w:rFonts w:hint="cs"/>
          <w:rtl/>
        </w:rPr>
        <w:t>,</w:t>
      </w:r>
    </w:p>
    <w:p w14:paraId="38971688" w14:textId="77777777" w:rsidR="00183BFF" w:rsidRPr="002A45CA" w:rsidRDefault="00183BFF" w:rsidP="002A45CA">
      <w:pPr>
        <w:rPr>
          <w:spacing w:val="-6"/>
          <w:rtl/>
        </w:rPr>
      </w:pPr>
      <w:r w:rsidRPr="002A45CA">
        <w:rPr>
          <w:spacing w:val="-6"/>
          <w:rtl/>
        </w:rPr>
        <w:t>מרבה עליהם עצים מוכנים ומסיקן.</w:t>
      </w:r>
      <w:r w:rsidRPr="002A45CA">
        <w:rPr>
          <w:rFonts w:hint="cs"/>
          <w:spacing w:val="-6"/>
          <w:rtl/>
        </w:rPr>
        <w:t xml:space="preserve"> </w:t>
      </w:r>
      <w:r w:rsidR="00E80D87" w:rsidRPr="002A45CA">
        <w:rPr>
          <w:rFonts w:hint="cs"/>
          <w:spacing w:val="-6"/>
          <w:rtl/>
        </w:rPr>
        <w:t xml:space="preserve">ומותר להפך בהן </w:t>
      </w:r>
      <w:r w:rsidR="002A45CA" w:rsidRPr="002A45CA">
        <w:rPr>
          <w:rFonts w:hint="cs"/>
          <w:spacing w:val="-6"/>
          <w:rtl/>
        </w:rPr>
        <w:t>- דרובן היתר</w:t>
      </w:r>
    </w:p>
    <w:p w14:paraId="1748216C" w14:textId="77777777" w:rsidR="00183BFF" w:rsidRPr="006F178A" w:rsidRDefault="00183BFF" w:rsidP="00183BFF">
      <w:pPr>
        <w:rPr>
          <w:rtl/>
        </w:rPr>
      </w:pPr>
      <w:r>
        <w:rPr>
          <w:rFonts w:hint="cs"/>
          <w:rtl/>
        </w:rPr>
        <w:t>ובאיסור דרבנן  מבטלין איסור לכתחילה</w:t>
      </w:r>
      <w:r w:rsidRPr="006F178A">
        <w:rPr>
          <w:rtl/>
        </w:rPr>
        <w:t>.</w:t>
      </w:r>
    </w:p>
    <w:p w14:paraId="4536E0AF" w14:textId="77777777" w:rsidR="00183BFF" w:rsidRPr="00E80D87" w:rsidRDefault="00183BFF" w:rsidP="00AE33D5">
      <w:pPr>
        <w:rPr>
          <w:rtl/>
        </w:rPr>
      </w:pPr>
      <w:r w:rsidRPr="00E80D87">
        <w:rPr>
          <w:rtl/>
        </w:rPr>
        <w:t xml:space="preserve">ואפי' </w:t>
      </w:r>
      <w:r w:rsidR="00E80D87" w:rsidRPr="00E80D87">
        <w:rPr>
          <w:rFonts w:hint="cs"/>
          <w:rtl/>
        </w:rPr>
        <w:t xml:space="preserve">דדבר שיש לו מתירין אינו בטל </w:t>
      </w:r>
      <w:r w:rsidR="002A45CA">
        <w:rPr>
          <w:rFonts w:hint="cs"/>
          <w:rtl/>
        </w:rPr>
        <w:t>-</w:t>
      </w:r>
      <w:r w:rsidRPr="00E80D87">
        <w:rPr>
          <w:rFonts w:hint="cs"/>
          <w:rtl/>
        </w:rPr>
        <w:t>כשהאיסור נשרף התיר</w:t>
      </w:r>
      <w:r w:rsidRPr="00E80D87">
        <w:rPr>
          <w:rtl/>
        </w:rPr>
        <w:t>.</w:t>
      </w:r>
    </w:p>
    <w:p w14:paraId="6556791B" w14:textId="27CE1F8B" w:rsidR="00183BFF" w:rsidRPr="006F178A" w:rsidRDefault="00B35974" w:rsidP="00B35974">
      <w:pPr>
        <w:pStyle w:val="afff0"/>
        <w:rPr>
          <w:del w:id="90004" w:author="מנוע עיצוב" w:date="2026-10-08T11:01:28Z"/>
          <w:rtl/>
        </w:rPr>
      </w:pPr>
      <w:del w:id="90003" w:author="מנוע עיצוב" w:date="2026-10-08T11:01:28Z">
        <w:r>
          <w:rPr>
            <w:rFonts w:ascii="BA TM • Vilna Extra-Bold" w:hAnsi="BA TM • Vilna Extra-Bold" w:hint="cs"/>
            <w:rtl/>
          </w:rPr>
          <w:delText xml:space="preserve">****</w:delText>
        </w:r>
      </w:del>
    </w:p>
    <w:p w14:paraId="4170F15A" w14:textId="77777777" w:rsidR="00183BFF" w:rsidRDefault="00E80D87" w:rsidP="00183BFF">
      <w:pPr>
        <w:pStyle w:val="afffff8"/>
        <w:rPr>
          <w:rtl/>
        </w:rPr>
      </w:pPr>
      <w:r>
        <w:rPr>
          <w:rtl/>
        </w:rPr>
        <w:t xml:space="preserve">שני </w:t>
      </w:r>
      <w:r>
        <w:rPr>
          <w:rFonts w:hint="cs"/>
          <w:rtl/>
        </w:rPr>
        <w:t>ימים טובים</w:t>
      </w:r>
      <w:r w:rsidR="00183BFF" w:rsidRPr="00B033B2">
        <w:rPr>
          <w:rtl/>
        </w:rPr>
        <w:t xml:space="preserve"> של גלויות </w:t>
      </w:r>
    </w:p>
    <w:p w14:paraId="1DEED46E" w14:textId="77777777" w:rsidR="00132322" w:rsidRPr="00132322" w:rsidRDefault="00183BFF" w:rsidP="00132322">
      <w:pPr>
        <w:pStyle w:val="36"/>
        <w:framePr w:wrap="notBeside"/>
        <w:rPr>
          <w:rtl/>
        </w:rPr>
      </w:pPr>
      <w:r w:rsidRPr="00132322">
        <w:rPr>
          <w:rtl/>
        </w:rPr>
        <w:t>לרב:</w:t>
      </w:r>
    </w:p>
    <w:p w14:paraId="24E7DCCB" w14:textId="5497F995" w:rsidR="00183BFF" w:rsidRDefault="00183BFF" w:rsidP="00183BFF">
      <w:pPr>
        <w:rPr>
          <w:rFonts w:ascii="Fb Fontext" w:hAnsi="Fb Fontext"/>
          <w:rtl/>
        </w:rPr>
      </w:pPr>
      <w:r w:rsidRPr="006F178A">
        <w:rPr>
          <w:rFonts w:ascii="Fb Fontext" w:hAnsi="Fb Fontext"/>
          <w:rtl/>
        </w:rPr>
        <w:t xml:space="preserve">נולדה בזה מותרת בזה, </w:t>
      </w:r>
      <w:r>
        <w:rPr>
          <w:rFonts w:ascii="Fb Fontext" w:hAnsi="Fb Fontext" w:hint="cs"/>
          <w:rtl/>
        </w:rPr>
        <w:t xml:space="preserve">דשני קדושות הן. </w:t>
      </w:r>
    </w:p>
    <w:p w14:paraId="7A464865" w14:textId="77777777" w:rsidR="00132322" w:rsidRPr="00132322" w:rsidRDefault="00183BFF" w:rsidP="00132322">
      <w:pPr>
        <w:pStyle w:val="36"/>
        <w:framePr w:wrap="notBeside"/>
        <w:rPr>
          <w:rtl/>
        </w:rPr>
      </w:pPr>
      <w:r w:rsidRPr="00132322">
        <w:rPr>
          <w:rtl/>
        </w:rPr>
        <w:t>ולרב אסי:</w:t>
      </w:r>
    </w:p>
    <w:p w14:paraId="5144522C" w14:textId="77777777" w:rsidR="00132322" w:rsidRDefault="00183BFF" w:rsidP="00132322">
      <w:pPr>
        <w:rPr>
          <w:rFonts w:ascii="Fb Fontext" w:hAnsi="Fb Fontext"/>
          <w:spacing w:val="-2"/>
          <w:rtl/>
        </w:rPr>
      </w:pPr>
      <w:r w:rsidRPr="00E80D87">
        <w:rPr>
          <w:rFonts w:ascii="Fb Fontext" w:hAnsi="Fb Fontext"/>
          <w:spacing w:val="-2"/>
          <w:rtl/>
        </w:rPr>
        <w:t>נולדה בזה אסורה בזה.</w:t>
      </w:r>
      <w:r w:rsidR="00E80D87" w:rsidRPr="00E80D87">
        <w:rPr>
          <w:rFonts w:ascii="Fb Fontext" w:hAnsi="Fb Fontext" w:hint="cs"/>
          <w:spacing w:val="-2"/>
          <w:rtl/>
        </w:rPr>
        <w:t xml:space="preserve"> מספק שמא קדושה אחת</w:t>
      </w:r>
      <w:r w:rsidRPr="00E80D87">
        <w:rPr>
          <w:rFonts w:ascii="Fb Fontext" w:hAnsi="Fb Fontext" w:hint="cs"/>
          <w:spacing w:val="-2"/>
          <w:rtl/>
        </w:rPr>
        <w:t xml:space="preserve"> </w:t>
      </w:r>
    </w:p>
    <w:p w14:paraId="2E581E48" w14:textId="019348F4" w:rsidR="00183BFF" w:rsidRPr="00132322" w:rsidRDefault="00E80D87" w:rsidP="00B16B2F">
      <w:pPr>
        <w:spacing w:after="60"/>
        <w:rPr>
          <w:rFonts w:ascii="Fb Fontext" w:hAnsi="Fb Fontext"/>
          <w:spacing w:val="-2"/>
          <w:rtl/>
        </w:rPr>
      </w:pPr>
      <w:r>
        <w:rPr>
          <w:rFonts w:ascii="Fb Fontext" w:hAnsi="Fb Fontext" w:hint="cs"/>
          <w:rtl/>
        </w:rPr>
        <w:t xml:space="preserve">   והבדיל מיו</w:t>
      </w:r>
      <w:r w:rsidR="005933DE">
        <w:rPr>
          <w:rFonts w:ascii="Fb Fontext" w:hAnsi="Fb Fontext"/>
          <w:rtl/>
        </w:rPr>
        <w:t>"</w:t>
      </w:r>
      <w:r>
        <w:rPr>
          <w:rFonts w:ascii="Fb Fontext" w:hAnsi="Fb Fontext" w:hint="cs"/>
          <w:rtl/>
        </w:rPr>
        <w:t>ט לחבירו</w:t>
      </w:r>
      <w:r w:rsidR="006032FD">
        <w:rPr>
          <w:rFonts w:ascii="Fb Fontext" w:hAnsi="Fb Fontext" w:hint="cs"/>
          <w:rtl/>
        </w:rPr>
        <w:t>,</w:t>
      </w:r>
      <w:r>
        <w:rPr>
          <w:rFonts w:ascii="Fb Fontext" w:hAnsi="Fb Fontext" w:hint="cs"/>
          <w:rtl/>
        </w:rPr>
        <w:t xml:space="preserve"> שמא שתי קדושות הן</w:t>
      </w:r>
      <w:r w:rsidR="006032FD">
        <w:rPr>
          <w:rFonts w:ascii="Fb Fontext" w:hAnsi="Fb Fontext" w:hint="cs"/>
          <w:rtl/>
        </w:rPr>
        <w:t>,</w:t>
      </w:r>
    </w:p>
    <w:p w14:paraId="7F449352" w14:textId="77777777" w:rsidR="00C959F1" w:rsidRPr="00C959F1" w:rsidRDefault="00183BFF" w:rsidP="00C959F1">
      <w:pPr>
        <w:pStyle w:val="36"/>
        <w:framePr w:wrap="notBeside"/>
        <w:rPr>
          <w:rtl/>
        </w:rPr>
      </w:pPr>
      <w:r w:rsidRPr="00C959F1">
        <w:rPr>
          <w:rFonts w:hint="cs"/>
          <w:rtl/>
        </w:rPr>
        <w:t>ר"ז: מסתבר כר"א:</w:t>
      </w:r>
    </w:p>
    <w:p w14:paraId="058E831B" w14:textId="3D363E96" w:rsidR="00183BFF" w:rsidRPr="00B033B2" w:rsidRDefault="00183BFF" w:rsidP="002A45CA">
      <w:pPr>
        <w:rPr>
          <w:rFonts w:ascii="Fb Fontext" w:hAnsi="Fb Fontext"/>
          <w:rtl/>
        </w:rPr>
      </w:pPr>
      <w:r w:rsidRPr="00E80D87">
        <w:rPr>
          <w:rFonts w:ascii="Fb Fontext" w:hAnsi="Fb Fontext" w:hint="cs"/>
          <w:spacing w:val="-4"/>
          <w:rtl/>
        </w:rPr>
        <w:t>ד</w:t>
      </w:r>
      <w:r w:rsidR="002A45CA">
        <w:rPr>
          <w:rFonts w:ascii="Fb Fontext" w:hAnsi="Fb Fontext" w:hint="cs"/>
          <w:spacing w:val="-4"/>
          <w:rtl/>
        </w:rPr>
        <w:t>א</w:t>
      </w:r>
      <w:r w:rsidRPr="00E80D87">
        <w:rPr>
          <w:rFonts w:ascii="Fb Fontext" w:hAnsi="Fb Fontext" w:hint="cs"/>
          <w:spacing w:val="-4"/>
          <w:rtl/>
        </w:rPr>
        <w:t xml:space="preserve">פי' </w:t>
      </w:r>
      <w:r w:rsidR="002A45CA">
        <w:rPr>
          <w:rFonts w:ascii="Fb Fontext" w:hAnsi="Fb Fontext" w:hint="cs"/>
          <w:spacing w:val="-4"/>
          <w:rtl/>
        </w:rPr>
        <w:t>דידעינן</w:t>
      </w:r>
      <w:r w:rsidRPr="00E80D87">
        <w:rPr>
          <w:rFonts w:ascii="Fb Fontext" w:hAnsi="Fb Fontext" w:hint="cs"/>
          <w:spacing w:val="-4"/>
          <w:rtl/>
        </w:rPr>
        <w:t xml:space="preserve"> בקביעות החודש,</w:t>
      </w:r>
      <w:r w:rsidR="002A45CA">
        <w:rPr>
          <w:rFonts w:ascii="Fb Fontext" w:hAnsi="Fb Fontext" w:hint="cs"/>
          <w:spacing w:val="-4"/>
          <w:rtl/>
        </w:rPr>
        <w:t xml:space="preserve"> עושים ב' ימים</w:t>
      </w:r>
      <w:r w:rsidR="00B16B2F">
        <w:rPr>
          <w:rFonts w:ascii="Fb Fontext" w:hAnsi="Fb Fontext" w:hint="cs"/>
          <w:spacing w:val="-4"/>
          <w:rtl/>
        </w:rPr>
        <w:t>,</w:t>
      </w:r>
      <w:r w:rsidRPr="00E80D87">
        <w:rPr>
          <w:rFonts w:ascii="Fb Fontext" w:hAnsi="Fb Fontext" w:hint="cs"/>
          <w:spacing w:val="-4"/>
          <w:rtl/>
        </w:rPr>
        <w:t xml:space="preserve"> </w:t>
      </w:r>
    </w:p>
    <w:p w14:paraId="3430FAAD" w14:textId="77777777" w:rsidR="00C959F1" w:rsidRPr="00C959F1" w:rsidRDefault="00183BFF" w:rsidP="00C959F1">
      <w:pPr>
        <w:pStyle w:val="36"/>
        <w:framePr w:wrap="notBeside"/>
        <w:rPr>
          <w:rtl/>
        </w:rPr>
      </w:pPr>
      <w:r w:rsidRPr="00C959F1">
        <w:rPr>
          <w:rtl/>
        </w:rPr>
        <w:t>אביי</w:t>
      </w:r>
      <w:r w:rsidRPr="00C959F1">
        <w:rPr>
          <w:rFonts w:hint="cs"/>
          <w:rtl/>
        </w:rPr>
        <w:t>: מסתבר כרב</w:t>
      </w:r>
      <w:r w:rsidRPr="00C959F1">
        <w:rPr>
          <w:rtl/>
        </w:rPr>
        <w:t>:</w:t>
      </w:r>
    </w:p>
    <w:p w14:paraId="47485935" w14:textId="249C6030" w:rsidR="00183BFF" w:rsidRDefault="00183BFF" w:rsidP="002A45CA">
      <w:pPr>
        <w:rPr>
          <w:spacing w:val="-4"/>
          <w:rtl/>
        </w:rPr>
      </w:pPr>
      <w:r w:rsidRPr="006F178A">
        <w:rPr>
          <w:rtl/>
        </w:rPr>
        <w:t xml:space="preserve">דבראשונה </w:t>
      </w:r>
      <w:r>
        <w:rPr>
          <w:rFonts w:hint="cs"/>
          <w:rtl/>
        </w:rPr>
        <w:t>השיאו</w:t>
      </w:r>
      <w:r w:rsidRPr="006F178A">
        <w:rPr>
          <w:rtl/>
        </w:rPr>
        <w:t xml:space="preserve"> </w:t>
      </w:r>
      <w:r w:rsidRPr="00B97258">
        <w:rPr>
          <w:spacing w:val="-4"/>
          <w:rtl/>
        </w:rPr>
        <w:t>משואות,</w:t>
      </w:r>
      <w:r w:rsidR="002A45CA">
        <w:rPr>
          <w:rFonts w:hint="cs"/>
          <w:spacing w:val="-4"/>
          <w:rtl/>
        </w:rPr>
        <w:t xml:space="preserve"> </w:t>
      </w:r>
    </w:p>
    <w:p w14:paraId="3D931B26" w14:textId="77777777" w:rsidR="00183BFF" w:rsidRPr="00B97258" w:rsidRDefault="00183BFF" w:rsidP="00C959F1">
      <w:pPr>
        <w:rPr>
          <w:rtl/>
        </w:rPr>
      </w:pPr>
      <w:r w:rsidRPr="00B97258">
        <w:rPr>
          <w:rtl/>
        </w:rPr>
        <w:t xml:space="preserve">משקלקלו הכותים התקינו שיהו שלוחין יוצאין. </w:t>
      </w:r>
    </w:p>
    <w:p w14:paraId="4F8552ED" w14:textId="77777777" w:rsidR="00183BFF" w:rsidRPr="00E80D87" w:rsidRDefault="00183BFF" w:rsidP="00C959F1">
      <w:pPr>
        <w:rPr>
          <w:spacing w:val="-2"/>
          <w:rtl/>
        </w:rPr>
      </w:pPr>
      <w:r w:rsidRPr="00E80D87">
        <w:rPr>
          <w:rFonts w:hint="cs"/>
          <w:spacing w:val="-2"/>
          <w:rtl/>
        </w:rPr>
        <w:t>ועתה אי בטלו כותים,</w:t>
      </w:r>
      <w:r w:rsidR="00E80D87" w:rsidRPr="00E80D87">
        <w:rPr>
          <w:rFonts w:hint="cs"/>
          <w:spacing w:val="-2"/>
          <w:rtl/>
        </w:rPr>
        <w:t xml:space="preserve"> או</w:t>
      </w:r>
      <w:r w:rsidRPr="00E80D87">
        <w:rPr>
          <w:rFonts w:hint="cs"/>
          <w:spacing w:val="-2"/>
          <w:rtl/>
        </w:rPr>
        <w:t xml:space="preserve"> </w:t>
      </w:r>
      <w:r w:rsidR="00E80D87" w:rsidRPr="00E80D87">
        <w:rPr>
          <w:rFonts w:hint="cs"/>
          <w:spacing w:val="-2"/>
          <w:rtl/>
        </w:rPr>
        <w:t>ש</w:t>
      </w:r>
      <w:r w:rsidRPr="00E80D87">
        <w:rPr>
          <w:rFonts w:hint="cs"/>
          <w:spacing w:val="-2"/>
          <w:rtl/>
        </w:rPr>
        <w:t xml:space="preserve">באו שלוחים נוהגים יום אחד. </w:t>
      </w:r>
    </w:p>
    <w:p w14:paraId="48CB2AEF" w14:textId="2B89E3AC" w:rsidR="00183BFF" w:rsidRPr="006F178A" w:rsidRDefault="00E80D87" w:rsidP="00E80D87">
      <w:pPr>
        <w:spacing w:before="60"/>
        <w:rPr>
          <w:rtl/>
        </w:rPr>
      </w:pPr>
      <w:r>
        <w:rPr>
          <w:rStyle w:val="afffff9"/>
          <w:rFonts w:hint="cs"/>
          <w:rtl/>
        </w:rPr>
        <w:t xml:space="preserve">עתה </w:t>
      </w:r>
      <w:r w:rsidR="00183BFF" w:rsidRPr="00E80D87">
        <w:rPr>
          <w:rStyle w:val="afffff9"/>
          <w:rFonts w:hint="cs"/>
          <w:rtl/>
        </w:rPr>
        <w:t>שנוהגים ב' ימים</w:t>
      </w:r>
      <w:r w:rsidR="00183BFF">
        <w:rPr>
          <w:rFonts w:hint="cs"/>
          <w:rtl/>
        </w:rPr>
        <w:t>, דשלחו מא</w:t>
      </w:r>
      <w:r w:rsidR="0001190A">
        <w:rPr>
          <w:rtl/>
        </w:rPr>
        <w:t>"</w:t>
      </w:r>
      <w:r w:rsidR="00183BFF">
        <w:rPr>
          <w:rFonts w:hint="cs"/>
          <w:rtl/>
        </w:rPr>
        <w:t xml:space="preserve">י </w:t>
      </w:r>
      <w:r w:rsidR="00183BFF" w:rsidRPr="004925D4">
        <w:rPr>
          <w:rtl/>
        </w:rPr>
        <w:t>הזהרו במנהג</w:t>
      </w:r>
      <w:r w:rsidR="00183BFF">
        <w:rPr>
          <w:rtl/>
        </w:rPr>
        <w:t xml:space="preserve"> אבותיכם בידיכם</w:t>
      </w:r>
      <w:r w:rsidR="00183BFF">
        <w:rPr>
          <w:rFonts w:hint="cs"/>
          <w:rtl/>
        </w:rPr>
        <w:t>,</w:t>
      </w:r>
      <w:r w:rsidR="00183BFF">
        <w:rPr>
          <w:rtl/>
        </w:rPr>
        <w:t xml:space="preserve"> </w:t>
      </w:r>
      <w:r w:rsidR="00183BFF">
        <w:rPr>
          <w:rFonts w:hint="cs"/>
          <w:rtl/>
        </w:rPr>
        <w:t>- אפשר</w:t>
      </w:r>
      <w:r w:rsidR="00183BFF">
        <w:rPr>
          <w:rtl/>
        </w:rPr>
        <w:t xml:space="preserve"> </w:t>
      </w:r>
      <w:r w:rsidR="00B16B2F">
        <w:rPr>
          <w:rFonts w:hint="cs"/>
          <w:rtl/>
        </w:rPr>
        <w:t>ש</w:t>
      </w:r>
      <w:r w:rsidR="00183BFF">
        <w:rPr>
          <w:rFonts w:hint="cs"/>
          <w:rtl/>
        </w:rPr>
        <w:t>י</w:t>
      </w:r>
      <w:r w:rsidR="00183BFF">
        <w:rPr>
          <w:rtl/>
        </w:rPr>
        <w:t>גזרו שמד</w:t>
      </w:r>
      <w:r w:rsidR="00183BFF" w:rsidRPr="004925D4">
        <w:rPr>
          <w:rtl/>
        </w:rPr>
        <w:t xml:space="preserve"> ו</w:t>
      </w:r>
      <w:r w:rsidR="00183BFF">
        <w:rPr>
          <w:rFonts w:hint="cs"/>
          <w:rtl/>
        </w:rPr>
        <w:t>יבואו לקלקול</w:t>
      </w:r>
      <w:r w:rsidR="00183BFF" w:rsidRPr="004925D4">
        <w:rPr>
          <w:rtl/>
        </w:rPr>
        <w:t>.</w:t>
      </w:r>
    </w:p>
    <w:p w14:paraId="30E3A3F0" w14:textId="77777777" w:rsidR="00183BFF" w:rsidRPr="006F178A" w:rsidRDefault="00183BFF" w:rsidP="00183BFF">
      <w:pPr>
        <w:pStyle w:val="afff2"/>
        <w:framePr w:wrap="around"/>
        <w:rPr>
          <w:rtl/>
        </w:rPr>
      </w:pPr>
      <w:r w:rsidRPr="006F178A">
        <w:rPr>
          <w:rtl/>
        </w:rPr>
        <w:lastRenderedPageBreak/>
        <w:t>ה.</w:t>
      </w:r>
    </w:p>
    <w:p w14:paraId="28150B66" w14:textId="77777777" w:rsidR="00183BFF" w:rsidRDefault="00183BFF" w:rsidP="00183BFF">
      <w:pPr>
        <w:jc w:val="center"/>
        <w:rPr>
          <w:rStyle w:val="afffff9"/>
          <w:rtl/>
        </w:rPr>
      </w:pPr>
      <w:r>
        <w:rPr>
          <w:rStyle w:val="afffff9"/>
          <w:rtl/>
        </w:rPr>
        <w:t xml:space="preserve">ב' יו"ט של </w:t>
      </w:r>
      <w:r>
        <w:rPr>
          <w:rStyle w:val="afffff3"/>
          <w:rtl/>
          <w:rPrChange w:id="9009" w:author="מנוע אמוראים" w:date="2026-10-05T16:41:24Z">
            <w:rPr>
              <w:rStyle w:val="afffff9"/>
              <w:rtl/>
            </w:rPr>
          </w:rPrChange>
        </w:rPr>
        <w:t xml:space="preserve">ר"ה</w:t>
      </w:r>
    </w:p>
    <w:p w14:paraId="674D2ECA" w14:textId="77777777" w:rsidR="00B16B2F" w:rsidRPr="00B16B2F" w:rsidRDefault="00183BFF" w:rsidP="00B16B2F">
      <w:pPr>
        <w:pStyle w:val="36"/>
        <w:framePr w:wrap="notBeside"/>
        <w:rPr>
          <w:rtl/>
        </w:rPr>
      </w:pPr>
      <w:r w:rsidRPr="00B16B2F">
        <w:rPr>
          <w:rtl/>
        </w:rPr>
        <w:t>רב ושמואל:</w:t>
      </w:r>
    </w:p>
    <w:p w14:paraId="4A632065" w14:textId="2992F5DE" w:rsidR="00183BFF" w:rsidRPr="006F178A" w:rsidRDefault="00183BFF" w:rsidP="00183BFF">
      <w:pPr>
        <w:rPr>
          <w:rtl/>
        </w:rPr>
      </w:pPr>
      <w:r w:rsidRPr="006F178A">
        <w:rPr>
          <w:rFonts w:ascii="Fb Fontext" w:hAnsi="Fb Fontext"/>
          <w:rtl/>
        </w:rPr>
        <w:t>נולדה בזה אסורה בזה.</w:t>
      </w:r>
    </w:p>
    <w:p w14:paraId="57DEA273" w14:textId="77777777" w:rsidR="00183BFF" w:rsidRPr="006F178A" w:rsidRDefault="00183BFF" w:rsidP="002A5BA3">
      <w:pPr>
        <w:spacing w:after="60"/>
        <w:rPr>
          <w:rtl/>
        </w:rPr>
      </w:pPr>
      <w:r>
        <w:rPr>
          <w:rtl/>
        </w:rPr>
        <w:t>ד</w:t>
      </w:r>
      <w:r>
        <w:rPr>
          <w:rFonts w:hint="cs"/>
          <w:rtl/>
        </w:rPr>
        <w:t>ב</w:t>
      </w:r>
      <w:r w:rsidRPr="006F178A">
        <w:rPr>
          <w:rtl/>
        </w:rPr>
        <w:t xml:space="preserve">ראשונה היו מקבלין עדות החדש </w:t>
      </w:r>
      <w:r>
        <w:rPr>
          <w:rtl/>
        </w:rPr>
        <w:t>כל היום, פעם אחת נשתהו העדים</w:t>
      </w:r>
      <w:r>
        <w:rPr>
          <w:rFonts w:hint="cs"/>
          <w:rtl/>
        </w:rPr>
        <w:t>,</w:t>
      </w:r>
      <w:r w:rsidRPr="006F178A">
        <w:rPr>
          <w:rtl/>
        </w:rPr>
        <w:t xml:space="preserve"> ונתקלקלו הלוים בשיר</w:t>
      </w:r>
      <w:r>
        <w:rPr>
          <w:rtl/>
        </w:rPr>
        <w:t xml:space="preserve">. </w:t>
      </w:r>
      <w:r w:rsidRPr="00D977D1">
        <w:rPr>
          <w:rFonts w:cs="PFT_Frank"/>
          <w:b/>
          <w:bCs/>
          <w:szCs w:val="14"/>
          <w:rtl/>
        </w:rPr>
        <w:t>התקינו</w:t>
      </w:r>
      <w:r>
        <w:rPr>
          <w:rtl/>
        </w:rPr>
        <w:t xml:space="preserve"> שלא יהו מקבלים</w:t>
      </w:r>
      <w:r w:rsidRPr="006F178A">
        <w:rPr>
          <w:rtl/>
        </w:rPr>
        <w:t xml:space="preserve"> אלא עד המנחה.</w:t>
      </w:r>
      <w:r w:rsidR="002A45CA">
        <w:rPr>
          <w:rFonts w:ascii="Fb Fontext" w:hAnsi="Fb Fontext" w:hint="cs"/>
          <w:sz w:val="20"/>
          <w:rtl/>
        </w:rPr>
        <w:t xml:space="preserve"> </w:t>
      </w:r>
      <w:r w:rsidRPr="00D977D1">
        <w:rPr>
          <w:rFonts w:ascii="Fb Fontext" w:hAnsi="Fb Fontext" w:cs="PFT_Frank"/>
          <w:b/>
          <w:bCs/>
          <w:sz w:val="20"/>
          <w:szCs w:val="14"/>
          <w:rtl/>
        </w:rPr>
        <w:t xml:space="preserve">ואם באו </w:t>
      </w:r>
      <w:r w:rsidR="002A45CA">
        <w:rPr>
          <w:rFonts w:ascii="Fb Fontext" w:hAnsi="Fb Fontext" w:hint="cs"/>
          <w:sz w:val="20"/>
          <w:rtl/>
        </w:rPr>
        <w:t>מ</w:t>
      </w:r>
      <w:r>
        <w:rPr>
          <w:rFonts w:ascii="Fb Fontext" w:hAnsi="Fb Fontext"/>
          <w:sz w:val="20"/>
          <w:rtl/>
        </w:rPr>
        <w:t>המנחה ולמעלה</w:t>
      </w:r>
      <w:r>
        <w:rPr>
          <w:rFonts w:ascii="Fb Fontext" w:hAnsi="Fb Fontext" w:hint="cs"/>
          <w:sz w:val="20"/>
          <w:rtl/>
        </w:rPr>
        <w:t xml:space="preserve"> </w:t>
      </w:r>
      <w:r w:rsidRPr="006F178A">
        <w:rPr>
          <w:rFonts w:ascii="Fb Fontext" w:hAnsi="Fb Fontext"/>
          <w:sz w:val="20"/>
          <w:rtl/>
        </w:rPr>
        <w:t>נוהגין אותו היום קדש, ולמחר קדש</w:t>
      </w:r>
      <w:r>
        <w:rPr>
          <w:rFonts w:ascii="Fb Fontext" w:hAnsi="Fb Fontext" w:hint="cs"/>
          <w:sz w:val="20"/>
          <w:rtl/>
        </w:rPr>
        <w:t xml:space="preserve"> בקדושה אחת</w:t>
      </w:r>
      <w:r w:rsidRPr="006F178A">
        <w:rPr>
          <w:rFonts w:ascii="Fb Fontext" w:hAnsi="Fb Fontext"/>
          <w:sz w:val="20"/>
          <w:rtl/>
        </w:rPr>
        <w:t>.</w:t>
      </w:r>
    </w:p>
    <w:p w14:paraId="305D861C" w14:textId="77777777" w:rsidR="00B16B2F" w:rsidRPr="00B16B2F" w:rsidRDefault="00183BFF" w:rsidP="00B16B2F">
      <w:pPr>
        <w:pStyle w:val="36"/>
        <w:framePr w:wrap="notBeside"/>
        <w:rPr>
          <w:rtl/>
        </w:rPr>
      </w:pPr>
      <w:r w:rsidRPr="00B16B2F">
        <w:rPr>
          <w:rFonts w:hint="cs"/>
          <w:rtl/>
        </w:rPr>
        <w:t>א</w:t>
      </w:r>
      <w:r w:rsidRPr="00B16B2F">
        <w:rPr>
          <w:rtl/>
        </w:rPr>
        <w:t>. רבה:</w:t>
      </w:r>
    </w:p>
    <w:p w14:paraId="130AF4DD" w14:textId="44E9A7F4" w:rsidR="00183BFF" w:rsidRPr="00BF5D1E" w:rsidRDefault="00183BFF" w:rsidP="00183BFF">
      <w:pPr>
        <w:rPr>
          <w:rFonts w:cs="PFT_Frank"/>
          <w:b/>
          <w:bCs/>
          <w:szCs w:val="14"/>
          <w:rtl/>
        </w:rPr>
      </w:pPr>
      <w:r w:rsidRPr="00BF5D1E">
        <w:rPr>
          <w:rFonts w:cs="PFT_Frank"/>
          <w:b/>
          <w:bCs/>
          <w:szCs w:val="14"/>
          <w:rtl/>
        </w:rPr>
        <w:t xml:space="preserve">מתקנת </w:t>
      </w:r>
      <w:r>
        <w:rPr>
          <w:rStyle w:val="afffff3"/>
          <w:rFonts w:cs="PFT_Frank" w:hint="cs"/>
          <w:b/>
          <w:bCs/>
          <w:szCs w:val="14"/>
          <w:rtl/>
          <w:rPrChange w:id="9010" w:author="מנוע אמוראים" w:date="2026-10-05T16:41:24Z">
            <w:rPr>
              <w:rFonts w:cs="PFT_Frank" w:hint="cs"/>
              <w:b/>
              <w:bCs/>
              <w:szCs w:val="14"/>
              <w:rtl/>
            </w:rPr>
          </w:rPrChange>
        </w:rPr>
        <w:t xml:space="preserve">ריב"ז</w:t>
      </w:r>
      <w:r w:rsidRPr="00BF5D1E">
        <w:rPr>
          <w:rFonts w:ascii="Fb Fontext" w:hAnsi="Fb Fontext" w:cs="PFT_Frank"/>
          <w:b/>
          <w:bCs/>
          <w:szCs w:val="14"/>
          <w:rtl/>
        </w:rPr>
        <w:t xml:space="preserve"> </w:t>
      </w:r>
      <w:r w:rsidRPr="00BF5D1E">
        <w:rPr>
          <w:rFonts w:ascii="Fb Fontext" w:hAnsi="Fb Fontext" w:cs="PFT_Frank" w:hint="cs"/>
          <w:b/>
          <w:bCs/>
          <w:szCs w:val="14"/>
          <w:rtl/>
        </w:rPr>
        <w:t xml:space="preserve">דעדות כל היום, </w:t>
      </w:r>
      <w:r w:rsidRPr="00BF5D1E">
        <w:rPr>
          <w:rFonts w:ascii="Fb Fontext" w:hAnsi="Fb Fontext" w:cs="PFT_Frank"/>
          <w:b/>
          <w:bCs/>
          <w:szCs w:val="14"/>
          <w:rtl/>
        </w:rPr>
        <w:t>ביצה מותרת.</w:t>
      </w:r>
    </w:p>
    <w:p w14:paraId="26608905" w14:textId="0397C9C7" w:rsidR="00183BFF" w:rsidRPr="006F178A" w:rsidRDefault="007F1692" w:rsidP="00634840">
      <w:pPr>
        <w:spacing w:after="60"/>
        <w:rPr>
          <w:rtl/>
        </w:rPr>
      </w:pPr>
      <w:r>
        <w:rPr>
          <w:rStyle w:val="afffff3"/>
          <w:rFonts w:hint="cs"/>
          <w:rtl/>
        </w:rPr>
        <w:t xml:space="preserve"> </w:t>
      </w:r>
      <w:r w:rsidR="00183BFF" w:rsidRPr="007B2F4E">
        <w:rPr>
          <w:rStyle w:val="afffff3"/>
          <w:rtl/>
        </w:rPr>
        <w:t>ו</w:t>
      </w:r>
      <w:r w:rsidR="00183BFF" w:rsidRPr="001820D8">
        <w:rPr>
          <w:rStyle w:val="afffff3"/>
          <w:rtl/>
        </w:rPr>
        <w:t xml:space="preserve">רב ושמואל </w:t>
      </w:r>
      <w:r w:rsidR="00183BFF">
        <w:rPr>
          <w:rtl/>
        </w:rPr>
        <w:t>דאס</w:t>
      </w:r>
      <w:r w:rsidR="00183BFF" w:rsidRPr="006F178A">
        <w:rPr>
          <w:rtl/>
        </w:rPr>
        <w:t>ר</w:t>
      </w:r>
      <w:r w:rsidR="00183BFF">
        <w:rPr>
          <w:rFonts w:hint="cs"/>
          <w:rtl/>
        </w:rPr>
        <w:t>ו</w:t>
      </w:r>
      <w:r w:rsidR="00183BFF" w:rsidRPr="006F178A">
        <w:rPr>
          <w:rtl/>
        </w:rPr>
        <w:t xml:space="preserve"> </w:t>
      </w:r>
      <w:r>
        <w:rPr>
          <w:rFonts w:hint="cs"/>
          <w:rtl/>
        </w:rPr>
        <w:t>-לבני גולה</w:t>
      </w:r>
      <w:r w:rsidR="00183BFF">
        <w:rPr>
          <w:rFonts w:hint="cs"/>
          <w:rtl/>
        </w:rPr>
        <w:t>,</w:t>
      </w:r>
      <w:r w:rsidR="00183BFF" w:rsidRPr="006F178A">
        <w:rPr>
          <w:rtl/>
        </w:rPr>
        <w:t xml:space="preserve"> </w:t>
      </w:r>
      <w:r w:rsidR="00183BFF">
        <w:rPr>
          <w:rFonts w:hint="cs"/>
          <w:rtl/>
        </w:rPr>
        <w:t xml:space="preserve">  </w:t>
      </w:r>
      <w:r w:rsidR="00183BFF" w:rsidRPr="001820D8">
        <w:rPr>
          <w:rStyle w:val="afffff3"/>
          <w:rFonts w:hint="cs"/>
          <w:rtl/>
        </w:rPr>
        <w:t>ו</w:t>
      </w:r>
      <w:r w:rsidR="00183BFF">
        <w:rPr>
          <w:rStyle w:val="afffff3"/>
          <w:rtl/>
        </w:rPr>
        <w:t>ריב</w:t>
      </w:r>
      <w:r w:rsidR="00183BFF">
        <w:rPr>
          <w:rStyle w:val="afffff3"/>
          <w:rFonts w:hint="cs"/>
          <w:rtl/>
        </w:rPr>
        <w:t>"</w:t>
      </w:r>
      <w:r w:rsidR="00183BFF" w:rsidRPr="001820D8">
        <w:rPr>
          <w:rStyle w:val="afffff3"/>
          <w:rtl/>
        </w:rPr>
        <w:t>ז</w:t>
      </w:r>
      <w:r w:rsidR="00183BFF" w:rsidRPr="006F178A">
        <w:rPr>
          <w:rtl/>
        </w:rPr>
        <w:t xml:space="preserve"> </w:t>
      </w:r>
      <w:r w:rsidR="00183BFF">
        <w:rPr>
          <w:rFonts w:hint="cs"/>
          <w:rtl/>
        </w:rPr>
        <w:t>דהתיר- לבני א</w:t>
      </w:r>
      <w:r w:rsidR="0001190A">
        <w:rPr>
          <w:rtl/>
        </w:rPr>
        <w:t>"</w:t>
      </w:r>
      <w:r w:rsidR="00183BFF">
        <w:rPr>
          <w:rFonts w:hint="cs"/>
          <w:rtl/>
        </w:rPr>
        <w:t>י</w:t>
      </w:r>
      <w:r w:rsidR="00183BFF" w:rsidRPr="006F178A">
        <w:rPr>
          <w:rtl/>
        </w:rPr>
        <w:t>.</w:t>
      </w:r>
    </w:p>
    <w:p w14:paraId="38F5AAE8" w14:textId="77777777" w:rsidR="002A5BA3" w:rsidRPr="002A5BA3" w:rsidRDefault="00183BFF" w:rsidP="002A5BA3">
      <w:pPr>
        <w:pStyle w:val="36"/>
        <w:framePr w:wrap="notBeside"/>
        <w:rPr>
          <w:rtl/>
        </w:rPr>
      </w:pPr>
      <w:r w:rsidRPr="002A5BA3">
        <w:rPr>
          <w:rFonts w:hint="cs"/>
          <w:rtl/>
        </w:rPr>
        <w:t>ב</w:t>
      </w:r>
      <w:r w:rsidRPr="002A5BA3">
        <w:rPr>
          <w:rtl/>
        </w:rPr>
        <w:t>. רב יוסף:</w:t>
      </w:r>
    </w:p>
    <w:p w14:paraId="60754A46" w14:textId="1C6C7DD2" w:rsidR="00183BFF" w:rsidRPr="00BF5D1E" w:rsidRDefault="00183BFF" w:rsidP="00183BFF">
      <w:pPr>
        <w:rPr>
          <w:rFonts w:cs="PFT_Frank"/>
          <w:b/>
          <w:bCs/>
          <w:szCs w:val="14"/>
          <w:rtl/>
        </w:rPr>
      </w:pPr>
      <w:r w:rsidRPr="00BF5D1E">
        <w:rPr>
          <w:rFonts w:ascii="Fb Fontext" w:hAnsi="Fb Fontext" w:cs="PFT_Frank"/>
          <w:b/>
          <w:bCs/>
          <w:szCs w:val="14"/>
          <w:rtl/>
        </w:rPr>
        <w:t xml:space="preserve">אף מתקנת </w:t>
      </w:r>
      <w:r>
        <w:rPr>
          <w:rStyle w:val="afffff3"/>
          <w:rFonts w:cs="PFT_Frank" w:hint="cs"/>
          <w:b/>
          <w:bCs/>
          <w:szCs w:val="14"/>
          <w:rtl/>
          <w:rPrChange w:id="9011" w:author="מנוע אמוראים" w:date="2026-10-05T16:41:24Z">
            <w:rPr>
              <w:rFonts w:cs="PFT_Frank" w:hint="cs"/>
              <w:b/>
              <w:bCs/>
              <w:szCs w:val="14"/>
              <w:rtl/>
            </w:rPr>
          </w:rPrChange>
        </w:rPr>
        <w:t xml:space="preserve">ריב"ז</w:t>
      </w:r>
      <w:r w:rsidRPr="00BF5D1E">
        <w:rPr>
          <w:rFonts w:ascii="Fb Fontext" w:hAnsi="Fb Fontext" w:cs="PFT_Frank"/>
          <w:b/>
          <w:bCs/>
          <w:szCs w:val="14"/>
          <w:rtl/>
        </w:rPr>
        <w:t xml:space="preserve"> ביצה אסורה.</w:t>
      </w:r>
    </w:p>
    <w:p w14:paraId="0EAF47E2" w14:textId="77777777" w:rsidR="007F1692" w:rsidRDefault="00183BFF" w:rsidP="0034693C">
      <w:pPr>
        <w:rPr>
          <w:rtl/>
        </w:rPr>
      </w:pPr>
      <w:r w:rsidRPr="006F178A">
        <w:rPr>
          <w:rtl/>
        </w:rPr>
        <w:t>דדבר שבמנין, צריך מנין אחר להתירו.</w:t>
      </w:r>
      <w:r w:rsidR="000F31B4">
        <w:rPr>
          <w:rFonts w:hint="cs"/>
          <w:rtl/>
        </w:rPr>
        <w:t xml:space="preserve"> </w:t>
      </w:r>
      <w:r>
        <w:rPr>
          <w:rFonts w:hint="cs"/>
          <w:rtl/>
        </w:rPr>
        <w:t>מ</w:t>
      </w:r>
      <w:r w:rsidRPr="00552102">
        <w:rPr>
          <w:rStyle w:val="af4"/>
          <w:rtl/>
        </w:rPr>
        <w:t>'</w:t>
      </w:r>
      <w:r w:rsidR="007F1692">
        <w:rPr>
          <w:rStyle w:val="af4"/>
          <w:rFonts w:hint="cs"/>
          <w:rtl/>
        </w:rPr>
        <w:t xml:space="preserve">היו נכונים לשלושת ימים, </w:t>
      </w:r>
      <w:r w:rsidR="007F1692" w:rsidRPr="007F1692">
        <w:rPr>
          <w:rFonts w:hint="cs"/>
          <w:rtl/>
        </w:rPr>
        <w:t>וכתיב</w:t>
      </w:r>
      <w:r w:rsidR="007F1692">
        <w:rPr>
          <w:rStyle w:val="af4"/>
          <w:rFonts w:hint="cs"/>
          <w:rtl/>
        </w:rPr>
        <w:t xml:space="preserve"> שובו לכם לאהליכם</w:t>
      </w:r>
      <w:r w:rsidR="000F31B4">
        <w:rPr>
          <w:rFonts w:hint="cs"/>
          <w:rtl/>
        </w:rPr>
        <w:t xml:space="preserve">, </w:t>
      </w:r>
      <w:r w:rsidR="007F1692">
        <w:rPr>
          <w:rFonts w:hint="cs"/>
          <w:rtl/>
        </w:rPr>
        <w:t xml:space="preserve">וכ"ת דמצוום על מצוות עונה, </w:t>
      </w:r>
      <w:r w:rsidR="007F1692" w:rsidRPr="000F31B4">
        <w:rPr>
          <w:rFonts w:hint="cs"/>
          <w:spacing w:val="-2"/>
          <w:rtl/>
        </w:rPr>
        <w:t>ת</w:t>
      </w:r>
      <w:r w:rsidR="005933DE" w:rsidRPr="000F31B4">
        <w:rPr>
          <w:spacing w:val="-2"/>
          <w:rtl/>
        </w:rPr>
        <w:t>"</w:t>
      </w:r>
      <w:r w:rsidR="007F1692" w:rsidRPr="000F31B4">
        <w:rPr>
          <w:rFonts w:hint="cs"/>
          <w:spacing w:val="-2"/>
          <w:rtl/>
        </w:rPr>
        <w:t xml:space="preserve">ש </w:t>
      </w:r>
      <w:r w:rsidR="007F1692" w:rsidRPr="000F31B4">
        <w:rPr>
          <w:rStyle w:val="af4"/>
          <w:rFonts w:hint="cs"/>
          <w:spacing w:val="-2"/>
          <w:rtl/>
        </w:rPr>
        <w:t>אל מול ההר ההוא,</w:t>
      </w:r>
      <w:r w:rsidR="007F1692" w:rsidRPr="000F31B4">
        <w:rPr>
          <w:rFonts w:hint="cs"/>
          <w:spacing w:val="-2"/>
          <w:rtl/>
        </w:rPr>
        <w:t xml:space="preserve"> בהוויתו, </w:t>
      </w:r>
      <w:r w:rsidR="007F1692" w:rsidRPr="000F31B4">
        <w:rPr>
          <w:rStyle w:val="af4"/>
          <w:rFonts w:hint="cs"/>
          <w:spacing w:val="-2"/>
          <w:rtl/>
        </w:rPr>
        <w:t>המה יעלו בהר</w:t>
      </w:r>
      <w:r w:rsidR="007F1692" w:rsidRPr="000F31B4">
        <w:rPr>
          <w:rFonts w:hint="cs"/>
          <w:spacing w:val="-2"/>
          <w:rtl/>
        </w:rPr>
        <w:t xml:space="preserve"> </w:t>
      </w:r>
      <w:r w:rsidR="000F31B4" w:rsidRPr="000F31B4">
        <w:rPr>
          <w:rFonts w:hint="cs"/>
          <w:spacing w:val="-2"/>
          <w:rtl/>
        </w:rPr>
        <w:t>-</w:t>
      </w:r>
      <w:r w:rsidR="007F1692" w:rsidRPr="000F31B4">
        <w:rPr>
          <w:rFonts w:hint="cs"/>
          <w:spacing w:val="-2"/>
          <w:rtl/>
        </w:rPr>
        <w:t>ש</w:t>
      </w:r>
      <w:r w:rsidR="005933DE" w:rsidRPr="000F31B4">
        <w:rPr>
          <w:spacing w:val="-2"/>
          <w:rtl/>
        </w:rPr>
        <w:t>"</w:t>
      </w:r>
      <w:r w:rsidR="007F1692" w:rsidRPr="000F31B4">
        <w:rPr>
          <w:rFonts w:hint="cs"/>
          <w:spacing w:val="-2"/>
          <w:rtl/>
        </w:rPr>
        <w:t>מ למנין אחר,</w:t>
      </w:r>
    </w:p>
    <w:p w14:paraId="75656484" w14:textId="77777777" w:rsidR="00183BFF" w:rsidRPr="00BF5D1E" w:rsidRDefault="007F1692" w:rsidP="00634840">
      <w:pPr>
        <w:jc w:val="center"/>
        <w:rPr>
          <w:rFonts w:cs="PFT_Frank"/>
          <w:b/>
          <w:bCs/>
          <w:szCs w:val="14"/>
          <w:rtl/>
        </w:rPr>
      </w:pPr>
      <w:r w:rsidRPr="00BF5D1E">
        <w:rPr>
          <w:rFonts w:cs="PFT_Frank" w:hint="cs"/>
          <w:b/>
          <w:bCs/>
          <w:szCs w:val="14"/>
          <w:rtl/>
        </w:rPr>
        <w:t>ואף במילי דרבנן</w:t>
      </w:r>
    </w:p>
    <w:p w14:paraId="7C34DC4F" w14:textId="77777777" w:rsidR="0000006E" w:rsidRPr="0000006E" w:rsidRDefault="007F1692" w:rsidP="0000006E">
      <w:pPr>
        <w:pStyle w:val="36"/>
        <w:framePr w:wrap="notBeside"/>
        <w:rPr>
          <w:rtl/>
        </w:rPr>
      </w:pPr>
      <w:r w:rsidRPr="0000006E">
        <w:rPr>
          <w:rFonts w:hint="cs"/>
          <w:rtl/>
        </w:rPr>
        <w:t>ד</w:t>
      </w:r>
      <w:r w:rsidR="00183BFF" w:rsidRPr="0000006E">
        <w:rPr>
          <w:rtl/>
        </w:rPr>
        <w:t>תנן:</w:t>
      </w:r>
    </w:p>
    <w:p w14:paraId="4DCE1DBA" w14:textId="63D33B84" w:rsidR="00AE33D5" w:rsidRPr="007C5E14" w:rsidRDefault="00183BFF" w:rsidP="000F31B4">
      <w:pPr>
        <w:rPr>
          <w:rtl/>
        </w:rPr>
      </w:pPr>
      <w:r w:rsidRPr="007C5E14">
        <w:rPr>
          <w:rtl/>
        </w:rPr>
        <w:t xml:space="preserve">כרם רבעי היה עולה לירושלים מהלך יום אחד לכל צד, </w:t>
      </w:r>
    </w:p>
    <w:p w14:paraId="7757597C" w14:textId="77777777" w:rsidR="00183BFF" w:rsidRPr="006F178A" w:rsidRDefault="00183BFF" w:rsidP="000F31B4">
      <w:pPr>
        <w:rPr>
          <w:rtl/>
        </w:rPr>
      </w:pPr>
      <w:r w:rsidRPr="00EE6043">
        <w:rPr>
          <w:rFonts w:cs="PFT_Frank"/>
          <w:b/>
          <w:bCs/>
          <w:szCs w:val="14"/>
          <w:rtl/>
        </w:rPr>
        <w:t>ותחומה:</w:t>
      </w:r>
      <w:r w:rsidR="000F31B4">
        <w:rPr>
          <w:rtl/>
        </w:rPr>
        <w:t xml:space="preserve"> אילת מ</w:t>
      </w:r>
      <w:r w:rsidRPr="005262CE">
        <w:rPr>
          <w:rtl/>
        </w:rPr>
        <w:t xml:space="preserve">הדרום, ועקרבת מן הצפון, </w:t>
      </w:r>
      <w:r w:rsidR="000F31B4">
        <w:rPr>
          <w:rtl/>
        </w:rPr>
        <w:t>לוד</w:t>
      </w:r>
      <w:r w:rsidR="000F31B4">
        <w:rPr>
          <w:rFonts w:hint="cs"/>
          <w:rtl/>
        </w:rPr>
        <w:t xml:space="preserve"> </w:t>
      </w:r>
      <w:r w:rsidRPr="005262CE">
        <w:rPr>
          <w:rtl/>
        </w:rPr>
        <w:t xml:space="preserve">מהמערב, וירדן מן המזרח. </w:t>
      </w:r>
      <w:r w:rsidR="000F31B4">
        <w:rPr>
          <w:rFonts w:hint="cs"/>
          <w:rtl/>
        </w:rPr>
        <w:t xml:space="preserve"> </w:t>
      </w:r>
      <w:r w:rsidRPr="005262CE">
        <w:rPr>
          <w:rtl/>
        </w:rPr>
        <w:t>כדי לעטר שוקי ירושלים בפירות.</w:t>
      </w:r>
    </w:p>
    <w:p w14:paraId="6D10DFFB" w14:textId="77777777" w:rsidR="00183BFF" w:rsidRPr="006F178A" w:rsidRDefault="00183BFF" w:rsidP="00183BFF">
      <w:pPr>
        <w:pStyle w:val="afff2"/>
        <w:framePr w:wrap="around"/>
        <w:rPr>
          <w:rtl/>
        </w:rPr>
      </w:pPr>
      <w:r w:rsidRPr="006F178A">
        <w:rPr>
          <w:rtl/>
        </w:rPr>
        <w:t>ה:</w:t>
      </w:r>
    </w:p>
    <w:p w14:paraId="3B6D9CCA" w14:textId="77777777" w:rsidR="00183BFF" w:rsidRPr="007F1692" w:rsidRDefault="00183BFF" w:rsidP="000F31B4">
      <w:pPr>
        <w:rPr>
          <w:rtl/>
        </w:rPr>
      </w:pPr>
      <w:r w:rsidRPr="007F1692">
        <w:rPr>
          <w:rtl/>
        </w:rPr>
        <w:t xml:space="preserve">כרם רבעי </w:t>
      </w:r>
      <w:r w:rsidR="007F1692" w:rsidRPr="007F1692">
        <w:rPr>
          <w:rFonts w:hint="cs"/>
          <w:rtl/>
        </w:rPr>
        <w:t xml:space="preserve">היה </w:t>
      </w:r>
      <w:r w:rsidRPr="007F1692">
        <w:rPr>
          <w:rStyle w:val="afffff3"/>
          <w:spacing w:val="-6"/>
          <w:rtl/>
        </w:rPr>
        <w:t xml:space="preserve">לר"א </w:t>
      </w:r>
      <w:r w:rsidRPr="007F1692">
        <w:rPr>
          <w:rtl/>
        </w:rPr>
        <w:t>במזרח לוד</w:t>
      </w:r>
      <w:r w:rsidRPr="007F1692">
        <w:rPr>
          <w:rFonts w:hint="cs"/>
          <w:rtl/>
        </w:rPr>
        <w:t>,</w:t>
      </w:r>
      <w:r w:rsidRPr="007F1692">
        <w:rPr>
          <w:rtl/>
        </w:rPr>
        <w:t xml:space="preserve"> ובקש להפקירו</w:t>
      </w:r>
      <w:r w:rsidR="00AE33D5">
        <w:rPr>
          <w:rFonts w:hint="cs"/>
          <w:rtl/>
        </w:rPr>
        <w:t xml:space="preserve"> </w:t>
      </w:r>
      <w:r w:rsidRPr="007F1692">
        <w:rPr>
          <w:rtl/>
        </w:rPr>
        <w:t xml:space="preserve"> לעניים.</w:t>
      </w:r>
    </w:p>
    <w:p w14:paraId="18DD1BEC" w14:textId="77777777" w:rsidR="0000006E" w:rsidRDefault="00183BFF" w:rsidP="0000006E">
      <w:pPr>
        <w:rPr>
          <w:rFonts w:ascii="Fb Fontext" w:hAnsi="Fb Fontext"/>
          <w:sz w:val="20"/>
          <w:rtl/>
        </w:rPr>
      </w:pPr>
      <w:r>
        <w:rPr>
          <w:rStyle w:val="afffff3"/>
          <w:rFonts w:hint="cs"/>
          <w:rtl/>
        </w:rPr>
        <w:t>א"ל</w:t>
      </w:r>
      <w:r w:rsidRPr="007B2F4E">
        <w:rPr>
          <w:rStyle w:val="afffff3"/>
          <w:rtl/>
        </w:rPr>
        <w:t xml:space="preserve"> תלמידיו: </w:t>
      </w:r>
      <w:r w:rsidRPr="006F178A">
        <w:rPr>
          <w:rFonts w:ascii="Fb Fontext" w:hAnsi="Fb Fontext"/>
          <w:sz w:val="20"/>
          <w:rtl/>
        </w:rPr>
        <w:t xml:space="preserve">כבר נמנו עליך חבריך </w:t>
      </w:r>
      <w:r w:rsidRPr="007B2F4E">
        <w:rPr>
          <w:rStyle w:val="afffff3"/>
          <w:rtl/>
        </w:rPr>
        <w:t>ריב"ז</w:t>
      </w:r>
      <w:r>
        <w:rPr>
          <w:rStyle w:val="afffff3"/>
          <w:rFonts w:hint="cs"/>
          <w:rtl/>
        </w:rPr>
        <w:t xml:space="preserve">, </w:t>
      </w:r>
      <w:r w:rsidRPr="007B2F4E">
        <w:rPr>
          <w:rStyle w:val="afffff3"/>
          <w:rtl/>
        </w:rPr>
        <w:t xml:space="preserve"> </w:t>
      </w:r>
      <w:r w:rsidRPr="006F178A">
        <w:rPr>
          <w:rFonts w:ascii="Fb Fontext" w:hAnsi="Fb Fontext"/>
          <w:sz w:val="20"/>
          <w:rtl/>
        </w:rPr>
        <w:t xml:space="preserve">והתירוהו. </w:t>
      </w:r>
    </w:p>
    <w:p w14:paraId="77C25129" w14:textId="77777777" w:rsidR="0000006E" w:rsidRPr="0000006E" w:rsidRDefault="00183BFF" w:rsidP="0000006E">
      <w:pPr>
        <w:pStyle w:val="36"/>
        <w:framePr w:wrap="notBeside"/>
        <w:rPr>
          <w:rtl/>
        </w:rPr>
      </w:pPr>
      <w:r w:rsidRPr="0000006E">
        <w:rPr>
          <w:rtl/>
        </w:rPr>
        <w:t>ומשמע</w:t>
      </w:r>
    </w:p>
    <w:p w14:paraId="7724CDEB" w14:textId="55E3E475" w:rsidR="00183BFF" w:rsidRPr="007B2F4E" w:rsidRDefault="00183BFF" w:rsidP="0000006E">
      <w:pPr>
        <w:rPr>
          <w:rtl/>
        </w:rPr>
      </w:pPr>
      <w:r w:rsidRPr="006F178A">
        <w:rPr>
          <w:rFonts w:ascii="Fb Fontext" w:hAnsi="Fb Fontext"/>
          <w:sz w:val="20"/>
          <w:rtl/>
        </w:rPr>
        <w:t>הא לא נמנו לא.</w:t>
      </w:r>
      <w:r w:rsidR="000F31B4">
        <w:rPr>
          <w:rFonts w:hint="cs"/>
          <w:rtl/>
        </w:rPr>
        <w:t xml:space="preserve">  </w:t>
      </w:r>
      <w:r w:rsidRPr="007B2F4E">
        <w:rPr>
          <w:rtl/>
        </w:rPr>
        <w:t>ו</w:t>
      </w:r>
      <w:r>
        <w:rPr>
          <w:rFonts w:hint="cs"/>
          <w:rtl/>
        </w:rPr>
        <w:t>נ</w:t>
      </w:r>
      <w:r w:rsidRPr="007B2F4E">
        <w:rPr>
          <w:rtl/>
        </w:rPr>
        <w:t>מנו אעדות ולא אביצה.</w:t>
      </w:r>
    </w:p>
    <w:p w14:paraId="557B08AE" w14:textId="77777777" w:rsidR="0000006E" w:rsidRPr="0000006E" w:rsidRDefault="00183BFF" w:rsidP="0000006E">
      <w:pPr>
        <w:pStyle w:val="36"/>
        <w:framePr w:wrap="notBeside"/>
        <w:rPr>
          <w:rtl/>
        </w:rPr>
      </w:pPr>
      <w:r w:rsidRPr="0000006E">
        <w:rPr>
          <w:rtl/>
        </w:rPr>
        <w:t>ודחה אביי</w:t>
      </w:r>
    </w:p>
    <w:p w14:paraId="59FC96B9" w14:textId="7FCD06E6" w:rsidR="00DE4A55" w:rsidRDefault="00DE4A55" w:rsidP="00634840">
      <w:pPr>
        <w:spacing w:after="60"/>
        <w:rPr>
          <w:rtl/>
        </w:rPr>
      </w:pPr>
      <w:r w:rsidRPr="00DE4A55">
        <w:rPr>
          <w:rStyle w:val="afffff3"/>
          <w:rFonts w:hint="cs"/>
          <w:rtl/>
        </w:rPr>
        <w:t>דברי רבי יוסף:</w:t>
      </w:r>
      <w:r>
        <w:rPr>
          <w:rFonts w:hint="cs"/>
          <w:rtl/>
        </w:rPr>
        <w:t xml:space="preserve"> </w:t>
      </w:r>
      <w:r w:rsidR="00183BFF">
        <w:rPr>
          <w:rtl/>
        </w:rPr>
        <w:t xml:space="preserve">דביצה </w:t>
      </w:r>
      <w:r w:rsidR="00183BFF">
        <w:rPr>
          <w:rFonts w:hint="cs"/>
          <w:rtl/>
        </w:rPr>
        <w:t>תלי</w:t>
      </w:r>
      <w:r w:rsidR="00183BFF" w:rsidRPr="00264C87">
        <w:rPr>
          <w:rtl/>
        </w:rPr>
        <w:t xml:space="preserve"> ב</w:t>
      </w:r>
      <w:r w:rsidR="00183BFF">
        <w:rPr>
          <w:rFonts w:hint="cs"/>
          <w:rtl/>
        </w:rPr>
        <w:t xml:space="preserve">קבלת </w:t>
      </w:r>
      <w:r w:rsidR="00183BFF" w:rsidRPr="00264C87">
        <w:rPr>
          <w:rtl/>
        </w:rPr>
        <w:t>עדות</w:t>
      </w:r>
      <w:r w:rsidR="00183BFF">
        <w:rPr>
          <w:rFonts w:hint="cs"/>
          <w:rtl/>
        </w:rPr>
        <w:t>,</w:t>
      </w:r>
      <w:r w:rsidR="00183BFF" w:rsidRPr="00264C87">
        <w:rPr>
          <w:rtl/>
        </w:rPr>
        <w:t xml:space="preserve"> </w:t>
      </w:r>
    </w:p>
    <w:p w14:paraId="6B84BCC9" w14:textId="77777777" w:rsidR="0000006E" w:rsidRPr="0000006E" w:rsidRDefault="00CF35D5" w:rsidP="0000006E">
      <w:pPr>
        <w:pStyle w:val="36"/>
        <w:framePr w:wrap="notBeside"/>
        <w:rPr>
          <w:rtl/>
        </w:rPr>
      </w:pPr>
      <w:r w:rsidRPr="0000006E">
        <w:rPr>
          <w:rFonts w:hint="cs"/>
          <w:rtl/>
        </w:rPr>
        <w:t>ג</w:t>
      </w:r>
      <w:r w:rsidR="00183BFF" w:rsidRPr="0000006E">
        <w:rPr>
          <w:rtl/>
        </w:rPr>
        <w:t>. ר</w:t>
      </w:r>
      <w:r w:rsidR="00183BFF" w:rsidRPr="0000006E">
        <w:rPr>
          <w:rFonts w:hint="cs"/>
          <w:rtl/>
        </w:rPr>
        <w:t>"א ור"ש</w:t>
      </w:r>
      <w:r w:rsidR="00183BFF" w:rsidRPr="0000006E">
        <w:rPr>
          <w:rtl/>
        </w:rPr>
        <w:t xml:space="preserve">: </w:t>
      </w:r>
    </w:p>
    <w:p w14:paraId="4A2F15D7" w14:textId="0AFB4EB1" w:rsidR="00183BFF" w:rsidRPr="00BF5D1E" w:rsidRDefault="00634840" w:rsidP="00DE4A55">
      <w:pPr>
        <w:rPr>
          <w:rFonts w:cs="PFT_Frank"/>
          <w:b/>
          <w:bCs/>
          <w:szCs w:val="14"/>
          <w:rtl/>
        </w:rPr>
      </w:pPr>
      <w:r w:rsidRPr="00BF5D1E">
        <w:rPr>
          <w:rFonts w:ascii="Fb Fontext" w:hAnsi="Fb Fontext" w:cs="PFT_Frank" w:hint="cs"/>
          <w:b/>
          <w:bCs/>
          <w:szCs w:val="14"/>
          <w:rtl/>
        </w:rPr>
        <w:t>א</w:t>
      </w:r>
      <w:r w:rsidR="00183BFF" w:rsidRPr="00BF5D1E">
        <w:rPr>
          <w:rFonts w:ascii="Fb Fontext" w:hAnsi="Fb Fontext" w:cs="PFT_Frank"/>
          <w:b/>
          <w:bCs/>
          <w:szCs w:val="14"/>
          <w:rtl/>
        </w:rPr>
        <w:t>ף מתקנת ריב"'ז ואילך ביצה אסורה.</w:t>
      </w:r>
    </w:p>
    <w:p w14:paraId="0B65C2C2" w14:textId="77777777" w:rsidR="008A6B9E" w:rsidRPr="000F31B4" w:rsidRDefault="00183BFF" w:rsidP="000F31B4">
      <w:pPr>
        <w:rPr>
          <w:rFonts w:ascii="Fb Fontext" w:hAnsi="Fb Fontext"/>
          <w:spacing w:val="-2"/>
          <w:sz w:val="20"/>
          <w:rtl/>
        </w:rPr>
      </w:pPr>
      <w:r w:rsidRPr="000F31B4">
        <w:rPr>
          <w:rFonts w:ascii="Fb Fontext" w:hAnsi="Fb Fontext" w:hint="cs"/>
          <w:spacing w:val="-2"/>
          <w:sz w:val="20"/>
          <w:rtl/>
        </w:rPr>
        <w:t>ד</w:t>
      </w:r>
      <w:r w:rsidR="000F31B4" w:rsidRPr="000F31B4">
        <w:rPr>
          <w:rFonts w:ascii="Fb Fontext" w:hAnsi="Fb Fontext"/>
          <w:spacing w:val="-2"/>
          <w:sz w:val="20"/>
          <w:rtl/>
        </w:rPr>
        <w:t>מהרה יבנה בי</w:t>
      </w:r>
      <w:r w:rsidR="000F31B4" w:rsidRPr="000F31B4">
        <w:rPr>
          <w:rFonts w:ascii="Fb Fontext" w:hAnsi="Fb Fontext" w:hint="cs"/>
          <w:spacing w:val="-2"/>
          <w:sz w:val="20"/>
          <w:rtl/>
        </w:rPr>
        <w:t>המ''ק ויסברו לאכול ביו''ט שני כבשנה שעברה</w:t>
      </w:r>
    </w:p>
    <w:p w14:paraId="59ED444C" w14:textId="77777777" w:rsidR="00183BFF" w:rsidRDefault="00183BFF" w:rsidP="000F31B4">
      <w:pPr>
        <w:rPr>
          <w:rtl/>
        </w:rPr>
      </w:pPr>
      <w:r w:rsidRPr="006F178A">
        <w:rPr>
          <w:rFonts w:ascii="Fb Fontext" w:hAnsi="Fb Fontext"/>
          <w:sz w:val="20"/>
          <w:rtl/>
        </w:rPr>
        <w:t>ולא ידע</w:t>
      </w:r>
      <w:r w:rsidR="000F31B4">
        <w:rPr>
          <w:rFonts w:ascii="Fb Fontext" w:hAnsi="Fb Fontext" w:hint="cs"/>
          <w:sz w:val="20"/>
          <w:rtl/>
        </w:rPr>
        <w:t>ו</w:t>
      </w:r>
      <w:r w:rsidRPr="006F178A">
        <w:rPr>
          <w:rFonts w:ascii="Fb Fontext" w:hAnsi="Fb Fontext"/>
          <w:sz w:val="20"/>
          <w:rtl/>
        </w:rPr>
        <w:t xml:space="preserve"> דאשתקד שתי קדושות הן, ו</w:t>
      </w:r>
      <w:r w:rsidR="000F31B4">
        <w:rPr>
          <w:rFonts w:ascii="Fb Fontext" w:hAnsi="Fb Fontext" w:hint="cs"/>
          <w:sz w:val="20"/>
          <w:rtl/>
        </w:rPr>
        <w:t xml:space="preserve">עכשיו </w:t>
      </w:r>
      <w:r w:rsidRPr="006F178A">
        <w:rPr>
          <w:rFonts w:ascii="Fb Fontext" w:hAnsi="Fb Fontext"/>
          <w:sz w:val="20"/>
          <w:rtl/>
        </w:rPr>
        <w:t xml:space="preserve">קדושה אחת היא. </w:t>
      </w:r>
    </w:p>
    <w:p w14:paraId="7E61FDCF" w14:textId="77777777" w:rsidR="00183BFF" w:rsidRPr="007C5E14" w:rsidRDefault="00645D91" w:rsidP="00634840">
      <w:pPr>
        <w:spacing w:after="60"/>
        <w:rPr>
          <w:spacing w:val="-2"/>
          <w:rtl/>
        </w:rPr>
      </w:pPr>
      <w:r w:rsidRPr="007C5E14">
        <w:rPr>
          <w:rFonts w:hint="cs"/>
          <w:spacing w:val="-2"/>
          <w:rtl/>
        </w:rPr>
        <w:t>ולא דמי ל</w:t>
      </w:r>
      <w:r w:rsidR="00183BFF" w:rsidRPr="007C5E14">
        <w:rPr>
          <w:spacing w:val="-2"/>
          <w:rtl/>
        </w:rPr>
        <w:t>עדות דמסורה לב"ד</w:t>
      </w:r>
      <w:r w:rsidRPr="007C5E14">
        <w:rPr>
          <w:rFonts w:hint="cs"/>
          <w:spacing w:val="-2"/>
          <w:rtl/>
        </w:rPr>
        <w:t xml:space="preserve"> ול</w:t>
      </w:r>
      <w:r w:rsidR="00183BFF" w:rsidRPr="007C5E14">
        <w:rPr>
          <w:rFonts w:hint="cs"/>
          <w:spacing w:val="-2"/>
          <w:rtl/>
        </w:rPr>
        <w:t>א יטעו,</w:t>
      </w:r>
      <w:r w:rsidR="00183BFF" w:rsidRPr="007C5E14">
        <w:rPr>
          <w:spacing w:val="-2"/>
          <w:rtl/>
        </w:rPr>
        <w:t xml:space="preserve"> אבל ביצה מסורה לכל.</w:t>
      </w:r>
    </w:p>
    <w:p w14:paraId="0ABBFEAD" w14:textId="77777777" w:rsidR="00634840" w:rsidRPr="00634840" w:rsidRDefault="00CF35D5" w:rsidP="00634840">
      <w:pPr>
        <w:pStyle w:val="36"/>
        <w:framePr w:wrap="notBeside"/>
        <w:rPr>
          <w:rtl/>
        </w:rPr>
      </w:pPr>
      <w:r w:rsidRPr="00634840">
        <w:rPr>
          <w:rFonts w:hint="cs"/>
          <w:rtl/>
        </w:rPr>
        <w:t>ד</w:t>
      </w:r>
      <w:r w:rsidR="00183BFF" w:rsidRPr="00634840">
        <w:rPr>
          <w:rtl/>
        </w:rPr>
        <w:t xml:space="preserve">. רבא: </w:t>
      </w:r>
    </w:p>
    <w:p w14:paraId="1052E51D" w14:textId="7C283564" w:rsidR="00183BFF" w:rsidRPr="00BF5D1E" w:rsidRDefault="00634840" w:rsidP="00634840">
      <w:pPr>
        <w:rPr>
          <w:rFonts w:cs="PFT_Frank"/>
          <w:b/>
          <w:bCs/>
          <w:szCs w:val="14"/>
          <w:rtl/>
        </w:rPr>
      </w:pPr>
      <w:r w:rsidRPr="00BF5D1E">
        <w:rPr>
          <w:rFonts w:ascii="Fb Fontext" w:hAnsi="Fb Fontext" w:cs="PFT_Frank" w:hint="cs"/>
          <w:b/>
          <w:bCs/>
          <w:szCs w:val="14"/>
          <w:rtl/>
        </w:rPr>
        <w:t>א</w:t>
      </w:r>
      <w:r w:rsidR="00183BFF" w:rsidRPr="00BF5D1E">
        <w:rPr>
          <w:rFonts w:ascii="Fb Fontext" w:hAnsi="Fb Fontext" w:cs="PFT_Frank"/>
          <w:b/>
          <w:bCs/>
          <w:szCs w:val="14"/>
          <w:rtl/>
        </w:rPr>
        <w:t xml:space="preserve">ף מתקנת </w:t>
      </w:r>
      <w:r>
        <w:rPr>
          <w:rStyle w:val="afffff3"/>
          <w:rFonts w:ascii="Fb Fontext" w:hAnsi="Fb Fontext" w:cs="PFT_Frank" w:hint="cs"/>
          <w:b/>
          <w:bCs/>
          <w:szCs w:val="14"/>
          <w:rtl/>
          <w:rPrChange w:id="9012" w:author="מנוע אמוראים" w:date="2026-10-05T16:41:24Z">
            <w:rPr>
              <w:rFonts w:ascii="Fb Fontext" w:hAnsi="Fb Fontext" w:cs="PFT_Frank" w:hint="cs"/>
              <w:b/>
              <w:bCs/>
              <w:szCs w:val="14"/>
              <w:rtl/>
            </w:rPr>
          </w:rPrChange>
        </w:rPr>
        <w:t xml:space="preserve">ריב"ז</w:t>
      </w:r>
      <w:r w:rsidR="00183BFF" w:rsidRPr="00BF5D1E">
        <w:rPr>
          <w:rFonts w:ascii="Fb Fontext" w:hAnsi="Fb Fontext" w:cs="PFT_Frank"/>
          <w:b/>
          <w:bCs/>
          <w:szCs w:val="14"/>
          <w:rtl/>
        </w:rPr>
        <w:t xml:space="preserve"> ואילך ביצה אסורה.</w:t>
      </w:r>
    </w:p>
    <w:p w14:paraId="2A64E9B1" w14:textId="179F743F" w:rsidR="000D6D2C" w:rsidRPr="000D6D2C" w:rsidRDefault="000F31B4" w:rsidP="000D6D2C">
      <w:pPr>
        <w:rPr>
          <w:rStyle w:val="afffff3"/>
          <w:rFonts w:cs="FrankRuehl"/>
          <w:spacing w:val="-8"/>
          <w:szCs w:val="18"/>
          <w:rtl/>
        </w:rPr>
      </w:pPr>
      <w:r w:rsidRPr="000F31B4">
        <w:rPr>
          <w:rFonts w:ascii="Fb Fontext" w:hAnsi="Fb Fontext" w:hint="cs"/>
          <w:spacing w:val="-8"/>
          <w:sz w:val="20"/>
          <w:rtl/>
        </w:rPr>
        <w:t>ד</w:t>
      </w:r>
      <w:r w:rsidR="00183BFF" w:rsidRPr="000F31B4">
        <w:rPr>
          <w:rFonts w:ascii="Fb Fontext" w:hAnsi="Fb Fontext"/>
          <w:spacing w:val="-8"/>
          <w:sz w:val="20"/>
          <w:rtl/>
        </w:rPr>
        <w:t xml:space="preserve">מודה </w:t>
      </w:r>
      <w:r w:rsidRPr="000F31B4">
        <w:rPr>
          <w:rFonts w:ascii="Fb Fontext" w:hAnsi="Fb Fontext" w:hint="cs"/>
          <w:spacing w:val="-8"/>
          <w:sz w:val="20"/>
          <w:rtl/>
        </w:rPr>
        <w:t>ב</w:t>
      </w:r>
      <w:r w:rsidR="00183BFF" w:rsidRPr="000F31B4">
        <w:rPr>
          <w:rFonts w:ascii="Fb Fontext" w:hAnsi="Fb Fontext"/>
          <w:spacing w:val="-8"/>
          <w:sz w:val="20"/>
          <w:rtl/>
        </w:rPr>
        <w:t xml:space="preserve">באו עדים מהמנחה ולמעלה שנוהגין אותו היום </w:t>
      </w:r>
      <w:r w:rsidRPr="000F31B4">
        <w:rPr>
          <w:rFonts w:ascii="Fb Fontext" w:hAnsi="Fb Fontext" w:hint="cs"/>
          <w:spacing w:val="-8"/>
          <w:sz w:val="20"/>
          <w:rtl/>
        </w:rPr>
        <w:t xml:space="preserve">ולמחר </w:t>
      </w:r>
      <w:r w:rsidR="00183BFF" w:rsidRPr="000F31B4">
        <w:rPr>
          <w:rFonts w:ascii="Fb Fontext" w:hAnsi="Fb Fontext"/>
          <w:spacing w:val="-8"/>
          <w:sz w:val="20"/>
          <w:rtl/>
        </w:rPr>
        <w:t xml:space="preserve">קדש </w:t>
      </w:r>
    </w:p>
    <w:p w14:paraId="26E76DB5" w14:textId="77777777" w:rsidR="000D6D2C" w:rsidRPr="000D6D2C" w:rsidRDefault="00183BFF" w:rsidP="000D6D2C">
      <w:pPr>
        <w:pStyle w:val="36"/>
        <w:framePr w:wrap="notBeside"/>
        <w:rPr>
          <w:rtl/>
        </w:rPr>
      </w:pPr>
      <w:r w:rsidRPr="000D6D2C">
        <w:rPr>
          <w:rtl/>
        </w:rPr>
        <w:t>רבא:</w:t>
      </w:r>
    </w:p>
    <w:p w14:paraId="58B45C2C" w14:textId="6C28593C" w:rsidR="00183BFF" w:rsidRPr="006F178A" w:rsidRDefault="00183BFF" w:rsidP="00183BFF">
      <w:pPr>
        <w:rPr>
          <w:rtl/>
        </w:rPr>
      </w:pPr>
      <w:r w:rsidRPr="00EE6043">
        <w:rPr>
          <w:rFonts w:ascii="Fb Fontext" w:hAnsi="Fb Fontext" w:cs="PFT_Frank"/>
          <w:b/>
          <w:bCs/>
          <w:szCs w:val="14"/>
          <w:rtl/>
        </w:rPr>
        <w:t>הלכתא</w:t>
      </w:r>
      <w:r w:rsidRPr="006F178A">
        <w:rPr>
          <w:rFonts w:ascii="Fb Fontext" w:hAnsi="Fb Fontext"/>
          <w:rtl/>
        </w:rPr>
        <w:t xml:space="preserve"> כרב בהני תלת, בין לקולא בין לחומרא.</w:t>
      </w:r>
    </w:p>
    <w:p w14:paraId="1A40EC5D" w14:textId="77777777" w:rsidR="00183BFF" w:rsidRPr="006F178A" w:rsidRDefault="00183BFF" w:rsidP="00183BFF">
      <w:pPr>
        <w:pStyle w:val="afff2"/>
        <w:framePr w:wrap="around"/>
        <w:rPr>
          <w:rtl/>
        </w:rPr>
      </w:pPr>
      <w:r w:rsidRPr="006F178A">
        <w:rPr>
          <w:rtl/>
        </w:rPr>
        <w:lastRenderedPageBreak/>
        <w:t>ו.</w:t>
      </w:r>
    </w:p>
    <w:p w14:paraId="18343E6D" w14:textId="77777777" w:rsidR="00DE3EB0" w:rsidRPr="00DE3EB0" w:rsidRDefault="00183BFF" w:rsidP="00DE3EB0">
      <w:pPr>
        <w:pStyle w:val="36"/>
        <w:framePr w:wrap="notBeside"/>
        <w:rPr>
          <w:rtl/>
        </w:rPr>
      </w:pPr>
      <w:r w:rsidRPr="00DE3EB0">
        <w:rPr>
          <w:rtl/>
        </w:rPr>
        <w:t>רבא:</w:t>
      </w:r>
    </w:p>
    <w:p w14:paraId="0750BD56" w14:textId="245C5061" w:rsidR="000F31B4" w:rsidRPr="00D977D1" w:rsidRDefault="00183BFF" w:rsidP="00183BFF">
      <w:pPr>
        <w:rPr>
          <w:rFonts w:ascii="Fb Fontext" w:hAnsi="Fb Fontext" w:cs="PFT_Frank"/>
          <w:b/>
          <w:bCs/>
          <w:szCs w:val="14"/>
          <w:rtl/>
        </w:rPr>
      </w:pPr>
      <w:r w:rsidRPr="00D977D1">
        <w:rPr>
          <w:rFonts w:cs="PFT_Frank"/>
          <w:b/>
          <w:bCs/>
          <w:szCs w:val="14"/>
          <w:rtl/>
        </w:rPr>
        <w:t>מת ביו"ט ראשון</w:t>
      </w:r>
      <w:r w:rsidR="00523C8A" w:rsidRPr="00D977D1">
        <w:rPr>
          <w:rFonts w:cs="PFT_Frank" w:hint="cs"/>
          <w:b/>
          <w:bCs/>
          <w:szCs w:val="14"/>
          <w:rtl/>
        </w:rPr>
        <w:t>,</w:t>
      </w:r>
      <w:r w:rsidRPr="006F178A">
        <w:rPr>
          <w:rFonts w:ascii="Fb Fontext" w:hAnsi="Fb Fontext"/>
          <w:rtl/>
        </w:rPr>
        <w:t xml:space="preserve"> יתעסקו בו עממים, </w:t>
      </w:r>
    </w:p>
    <w:p w14:paraId="3F7C300F" w14:textId="77777777" w:rsidR="00183BFF" w:rsidRDefault="000F31B4" w:rsidP="000F31B4">
      <w:pPr>
        <w:ind w:left="114" w:firstLine="170"/>
        <w:rPr>
          <w:rFonts w:ascii="Fb Fontext" w:hAnsi="Fb Fontext"/>
          <w:rtl/>
        </w:rPr>
      </w:pPr>
      <w:r w:rsidRPr="00D977D1">
        <w:rPr>
          <w:rFonts w:ascii="Fb Fontext" w:hAnsi="Fb Fontext" w:cs="PFT_Frank" w:hint="cs"/>
          <w:b/>
          <w:bCs/>
          <w:szCs w:val="14"/>
          <w:rtl/>
        </w:rPr>
        <w:t>מת ביוט שני</w:t>
      </w:r>
      <w:r>
        <w:rPr>
          <w:rFonts w:ascii="Fb Fontext" w:hAnsi="Fb Fontext" w:hint="cs"/>
          <w:rtl/>
        </w:rPr>
        <w:t xml:space="preserve"> יתעסקו בו ישראל</w:t>
      </w:r>
    </w:p>
    <w:p w14:paraId="1A4C828C" w14:textId="77777777" w:rsidR="00183BFF" w:rsidRPr="006F178A" w:rsidRDefault="00183BFF" w:rsidP="00645D91">
      <w:pPr>
        <w:ind w:firstLine="284"/>
        <w:rPr>
          <w:rtl/>
        </w:rPr>
      </w:pPr>
      <w:r w:rsidRPr="006F178A">
        <w:rPr>
          <w:rFonts w:ascii="Fb Fontext" w:hAnsi="Fb Fontext"/>
          <w:rtl/>
        </w:rPr>
        <w:t>ואפי' ב</w:t>
      </w:r>
      <w:r>
        <w:rPr>
          <w:rFonts w:ascii="Fb Fontext" w:hAnsi="Fb Fontext" w:hint="cs"/>
          <w:rtl/>
        </w:rPr>
        <w:t>שני</w:t>
      </w:r>
      <w:r w:rsidR="00645D91">
        <w:rPr>
          <w:rFonts w:ascii="Fb Fontext" w:hAnsi="Fb Fontext"/>
          <w:rtl/>
        </w:rPr>
        <w:t xml:space="preserve"> י</w:t>
      </w:r>
      <w:r w:rsidR="00645D91">
        <w:rPr>
          <w:rFonts w:ascii="Fb Fontext" w:hAnsi="Fb Fontext" w:hint="cs"/>
          <w:rtl/>
        </w:rPr>
        <w:t>מים טובים</w:t>
      </w:r>
      <w:r>
        <w:rPr>
          <w:rFonts w:ascii="Fb Fontext" w:hAnsi="Fb Fontext"/>
          <w:rtl/>
        </w:rPr>
        <w:t xml:space="preserve"> של </w:t>
      </w:r>
      <w:r>
        <w:rPr>
          <w:rStyle w:val="afffff3"/>
          <w:rFonts w:ascii="Fb Fontext" w:hAnsi="Fb Fontext"/>
          <w:rtl/>
          <w:rPrChange w:id="9013" w:author="מנוע אמוראים" w:date="2026-10-05T16:41:24Z">
            <w:rPr>
              <w:rFonts w:ascii="Fb Fontext" w:hAnsi="Fb Fontext"/>
              <w:rtl/>
            </w:rPr>
          </w:rPrChange>
        </w:rPr>
        <w:t xml:space="preserve">ר"ה</w:t>
      </w:r>
      <w:r>
        <w:rPr>
          <w:rFonts w:ascii="Fb Fontext" w:hAnsi="Fb Fontext"/>
          <w:rtl/>
        </w:rPr>
        <w:t xml:space="preserve"> משא"כ בביצה.</w:t>
      </w:r>
    </w:p>
    <w:p w14:paraId="6AC43847" w14:textId="77777777" w:rsidR="00DE3EB0" w:rsidRPr="00DE3EB0" w:rsidRDefault="00183BFF" w:rsidP="00DE3EB0">
      <w:pPr>
        <w:pStyle w:val="36"/>
        <w:framePr w:wrap="notBeside"/>
        <w:rPr>
          <w:rtl/>
        </w:rPr>
      </w:pPr>
      <w:r w:rsidRPr="00DE3EB0">
        <w:rPr>
          <w:rtl/>
        </w:rPr>
        <w:t>נהרדעי:</w:t>
      </w:r>
    </w:p>
    <w:p w14:paraId="0438F933" w14:textId="4F874EB0" w:rsidR="00183BFF" w:rsidRPr="000F31B4" w:rsidRDefault="00DE3EB0" w:rsidP="000F31B4">
      <w:pPr>
        <w:rPr>
          <w:spacing w:val="-2"/>
          <w:rtl/>
        </w:rPr>
      </w:pPr>
      <w:r>
        <w:rPr>
          <w:rFonts w:ascii="Fb Fontext" w:hAnsi="Fb Fontext" w:hint="cs"/>
          <w:spacing w:val="-2"/>
          <w:sz w:val="20"/>
          <w:rtl/>
        </w:rPr>
        <w:t>א</w:t>
      </w:r>
      <w:r w:rsidR="00183BFF" w:rsidRPr="000F31B4">
        <w:rPr>
          <w:rFonts w:ascii="Fb Fontext" w:hAnsi="Fb Fontext"/>
          <w:spacing w:val="-2"/>
          <w:sz w:val="20"/>
          <w:rtl/>
        </w:rPr>
        <w:t xml:space="preserve">ף ביצה </w:t>
      </w:r>
      <w:r w:rsidR="00183BFF" w:rsidRPr="000F31B4">
        <w:rPr>
          <w:rFonts w:ascii="Fb Fontext" w:hAnsi="Fb Fontext" w:hint="cs"/>
          <w:spacing w:val="-2"/>
          <w:sz w:val="20"/>
          <w:rtl/>
        </w:rPr>
        <w:t>מותרת,</w:t>
      </w:r>
      <w:r w:rsidR="00183BFF" w:rsidRPr="000F31B4">
        <w:rPr>
          <w:rFonts w:ascii="Fb Fontext" w:hAnsi="Fb Fontext"/>
          <w:spacing w:val="-2"/>
          <w:sz w:val="20"/>
          <w:rtl/>
        </w:rPr>
        <w:t xml:space="preserve"> </w:t>
      </w:r>
      <w:r w:rsidR="00183BFF" w:rsidRPr="000F31B4">
        <w:rPr>
          <w:rFonts w:ascii="Fb Fontext" w:hAnsi="Fb Fontext" w:hint="cs"/>
          <w:spacing w:val="-2"/>
          <w:sz w:val="20"/>
          <w:rtl/>
        </w:rPr>
        <w:t>ש</w:t>
      </w:r>
      <w:r w:rsidR="00183BFF" w:rsidRPr="000F31B4">
        <w:rPr>
          <w:rFonts w:ascii="Fb Fontext" w:hAnsi="Fb Fontext"/>
          <w:spacing w:val="-2"/>
          <w:sz w:val="20"/>
          <w:rtl/>
        </w:rPr>
        <w:t>מימות עזרא לא מצינו אלול מעובר.</w:t>
      </w:r>
    </w:p>
    <w:p w14:paraId="59AA8CF0" w14:textId="77777777" w:rsidR="00DE3EB0" w:rsidRPr="00DE3EB0" w:rsidRDefault="00183BFF" w:rsidP="00DE3EB0">
      <w:pPr>
        <w:pStyle w:val="36"/>
        <w:framePr w:wrap="notBeside"/>
        <w:rPr>
          <w:rtl/>
        </w:rPr>
      </w:pPr>
      <w:r w:rsidRPr="00DE3EB0">
        <w:rPr>
          <w:rtl/>
        </w:rPr>
        <w:t>מר זוטרא:</w:t>
      </w:r>
    </w:p>
    <w:p w14:paraId="18BCBFD2" w14:textId="67216D61" w:rsidR="00183BFF" w:rsidRDefault="00183BFF" w:rsidP="00183BFF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 xml:space="preserve">אי לא נתעכבה קבורתו, משהינן. </w:t>
      </w:r>
    </w:p>
    <w:p w14:paraId="7E72215E" w14:textId="77777777" w:rsidR="00DE3EB0" w:rsidRPr="00DE3EB0" w:rsidRDefault="00183BFF" w:rsidP="00DE3EB0">
      <w:pPr>
        <w:pStyle w:val="36"/>
        <w:framePr w:wrap="notBeside"/>
        <w:rPr>
          <w:rtl/>
        </w:rPr>
      </w:pPr>
      <w:r w:rsidRPr="00DE3EB0">
        <w:rPr>
          <w:rtl/>
        </w:rPr>
        <w:t>רב אשי:</w:t>
      </w:r>
    </w:p>
    <w:p w14:paraId="1C1787CD" w14:textId="25366256" w:rsidR="000F31B4" w:rsidRDefault="00183BFF" w:rsidP="000F31B4">
      <w:pPr>
        <w:rPr>
          <w:rtl/>
        </w:rPr>
      </w:pPr>
      <w:r>
        <w:rPr>
          <w:rFonts w:hint="cs"/>
          <w:rtl/>
        </w:rPr>
        <w:t>אפי'</w:t>
      </w:r>
      <w:r w:rsidRPr="006F178A">
        <w:rPr>
          <w:rtl/>
        </w:rPr>
        <w:t xml:space="preserve"> </w:t>
      </w:r>
      <w:r>
        <w:rPr>
          <w:rFonts w:hint="cs"/>
          <w:rtl/>
        </w:rPr>
        <w:t>לא נתעכבה, אין משהין</w:t>
      </w:r>
      <w:r w:rsidR="000F31B4">
        <w:rPr>
          <w:rFonts w:hint="cs"/>
          <w:rtl/>
        </w:rPr>
        <w:t xml:space="preserve">, </w:t>
      </w:r>
      <w:r w:rsidRPr="006F178A">
        <w:rPr>
          <w:rtl/>
        </w:rPr>
        <w:t>דיו"ט שני לגבי מת</w:t>
      </w:r>
      <w:r w:rsidR="00DD596B">
        <w:rPr>
          <w:rFonts w:hint="cs"/>
          <w:rtl/>
        </w:rPr>
        <w:t>.</w:t>
      </w:r>
      <w:r w:rsidRPr="006F178A">
        <w:rPr>
          <w:rtl/>
        </w:rPr>
        <w:t xml:space="preserve"> </w:t>
      </w:r>
    </w:p>
    <w:p w14:paraId="4DC172E7" w14:textId="77777777" w:rsidR="00183BFF" w:rsidRPr="006F178A" w:rsidRDefault="00183BFF" w:rsidP="00DE3EB0">
      <w:pPr>
        <w:rPr>
          <w:rtl/>
        </w:rPr>
      </w:pPr>
      <w:r w:rsidRPr="006F178A">
        <w:rPr>
          <w:rtl/>
        </w:rPr>
        <w:t>כחול שויוה רבנן, אפילו ל</w:t>
      </w:r>
      <w:r>
        <w:rPr>
          <w:rFonts w:hint="cs"/>
          <w:rtl/>
        </w:rPr>
        <w:t>גזור גלימה, ולקצוץ הדס</w:t>
      </w:r>
      <w:r w:rsidRPr="006F178A">
        <w:rPr>
          <w:rtl/>
        </w:rPr>
        <w:t>.</w:t>
      </w:r>
    </w:p>
    <w:p w14:paraId="29DB6D21" w14:textId="77777777" w:rsidR="00DE3EB0" w:rsidRPr="00DE3EB0" w:rsidRDefault="00183BFF" w:rsidP="00DE3EB0">
      <w:pPr>
        <w:pStyle w:val="36"/>
        <w:framePr w:wrap="notBeside"/>
        <w:rPr>
          <w:rtl/>
        </w:rPr>
      </w:pPr>
      <w:r w:rsidRPr="00DE3EB0">
        <w:rPr>
          <w:rtl/>
        </w:rPr>
        <w:t>רבינא:</w:t>
      </w:r>
    </w:p>
    <w:p w14:paraId="1161E0F0" w14:textId="39958763" w:rsidR="00183BFF" w:rsidRPr="006F178A" w:rsidRDefault="00B41370" w:rsidP="00B41370">
      <w:pPr>
        <w:rPr>
          <w:rtl/>
        </w:rPr>
      </w:pPr>
      <w:r>
        <w:rPr>
          <w:rFonts w:hint="cs"/>
          <w:rtl/>
        </w:rPr>
        <w:t>עכשיו דיש חברים</w:t>
      </w:r>
      <w:r w:rsidR="00183BFF" w:rsidRPr="006F178A">
        <w:rPr>
          <w:rtl/>
        </w:rPr>
        <w:t xml:space="preserve"> - חיישינן.</w:t>
      </w:r>
    </w:p>
    <w:p w14:paraId="68A67C82" w14:textId="77777777" w:rsidR="00DE3EB0" w:rsidRPr="00DE3EB0" w:rsidRDefault="00183BFF" w:rsidP="00DE3EB0">
      <w:pPr>
        <w:pStyle w:val="36"/>
        <w:framePr w:wrap="notBeside"/>
        <w:rPr>
          <w:rtl/>
        </w:rPr>
      </w:pPr>
      <w:r w:rsidRPr="00DE3EB0">
        <w:rPr>
          <w:rtl/>
        </w:rPr>
        <w:t xml:space="preserve">רבינא </w:t>
      </w:r>
      <w:r w:rsidRPr="00DE3EB0">
        <w:rPr>
          <w:rFonts w:hint="cs"/>
          <w:rtl/>
        </w:rPr>
        <w:t>ישב לפני</w:t>
      </w:r>
      <w:r w:rsidRPr="00DE3EB0">
        <w:rPr>
          <w:rtl/>
        </w:rPr>
        <w:t xml:space="preserve"> ר"א</w:t>
      </w:r>
    </w:p>
    <w:p w14:paraId="72FF0291" w14:textId="60183EBD" w:rsidR="00183BFF" w:rsidRPr="006F178A" w:rsidRDefault="00183BFF" w:rsidP="00645D91">
      <w:pPr>
        <w:rPr>
          <w:rFonts w:cs="Guttman Vilna"/>
          <w:b/>
          <w:bCs/>
          <w:rtl/>
        </w:rPr>
      </w:pPr>
      <w:r>
        <w:rPr>
          <w:rtl/>
        </w:rPr>
        <w:t xml:space="preserve">בב' יו"ט של </w:t>
      </w:r>
      <w:r>
        <w:rPr>
          <w:rStyle w:val="afffff3"/>
          <w:rtl/>
          <w:rPrChange w:id="9014" w:author="מנוע אמוראים" w:date="2026-10-05T16:41:24Z">
            <w:rPr>
              <w:rtl/>
            </w:rPr>
          </w:rPrChange>
        </w:rPr>
        <w:t xml:space="preserve">ר"ה</w:t>
      </w:r>
      <w:r>
        <w:rPr>
          <w:rtl/>
        </w:rPr>
        <w:t xml:space="preserve">, </w:t>
      </w:r>
      <w:r>
        <w:rPr>
          <w:rFonts w:hint="cs"/>
          <w:rtl/>
        </w:rPr>
        <w:t xml:space="preserve">וראהו עצוב על שלא הניח עירובי תבשילין, </w:t>
      </w:r>
      <w:r w:rsidR="00645D91">
        <w:rPr>
          <w:rFonts w:hint="cs"/>
          <w:rtl/>
        </w:rPr>
        <w:t>וכשאמר לו שיניח מיו</w:t>
      </w:r>
      <w:r w:rsidR="005933DE">
        <w:rPr>
          <w:rtl/>
        </w:rPr>
        <w:t>"</w:t>
      </w:r>
      <w:r w:rsidR="00645D91">
        <w:rPr>
          <w:rFonts w:hint="cs"/>
          <w:rtl/>
        </w:rPr>
        <w:t>ט לחבירו, לא שמע לו, דדווקא ב</w:t>
      </w:r>
      <w:r>
        <w:rPr>
          <w:rFonts w:hint="cs"/>
          <w:rtl/>
        </w:rPr>
        <w:t>יו</w:t>
      </w:r>
      <w:r w:rsidR="0001190A">
        <w:rPr>
          <w:rtl/>
        </w:rPr>
        <w:t>"</w:t>
      </w:r>
      <w:r>
        <w:rPr>
          <w:rFonts w:hint="cs"/>
          <w:rtl/>
        </w:rPr>
        <w:t>ט שני של גלויות משא</w:t>
      </w:r>
      <w:r w:rsidR="0001190A">
        <w:rPr>
          <w:rtl/>
        </w:rPr>
        <w:t>"</w:t>
      </w:r>
      <w:r>
        <w:rPr>
          <w:rFonts w:hint="cs"/>
          <w:rtl/>
        </w:rPr>
        <w:t xml:space="preserve">כ </w:t>
      </w:r>
      <w:r>
        <w:rPr>
          <w:rStyle w:val="afffff3"/>
          <w:rFonts w:hint="cs"/>
          <w:rtl/>
          <w:rPrChange w:id="9015" w:author="מנוע אמוראים" w:date="2026-10-05T16:41:24Z">
            <w:rPr>
              <w:rFonts w:hint="cs"/>
              <w:rtl/>
            </w:rPr>
          </w:rPrChange>
        </w:rPr>
        <w:t xml:space="preserve">בר</w:t>
      </w:r>
      <w:r>
        <w:rPr>
          <w:rStyle w:val="afffff3"/>
          <w:rtl/>
          <w:rPrChange w:id="9016" w:author="מנוע אמוראים" w:date="2026-10-05T16:41:24Z">
            <w:rPr>
              <w:rtl/>
            </w:rPr>
          </w:rPrChange>
        </w:rPr>
        <w:t xml:space="preserve">"</w:t>
      </w:r>
      <w:r>
        <w:rPr>
          <w:rStyle w:val="afffff3"/>
          <w:rFonts w:hint="cs"/>
          <w:rtl/>
          <w:rPrChange w:id="9017" w:author="מנוע אמוראים" w:date="2026-10-05T16:41:24Z">
            <w:rPr>
              <w:rFonts w:hint="cs"/>
              <w:rtl/>
            </w:rPr>
          </w:rPrChange>
        </w:rPr>
        <w:t xml:space="preserve">ה</w:t>
      </w:r>
      <w:r>
        <w:rPr>
          <w:rFonts w:hint="cs"/>
          <w:rtl/>
        </w:rPr>
        <w:t xml:space="preserve">, דלא ס</w:t>
      </w:r>
      <w:r w:rsidR="0001190A">
        <w:rPr>
          <w:rtl/>
        </w:rPr>
        <w:t>"</w:t>
      </w:r>
      <w:r w:rsidRPr="00EE7762">
        <w:rPr>
          <w:rFonts w:hint="cs"/>
          <w:rtl/>
        </w:rPr>
        <w:t xml:space="preserve">ל </w:t>
      </w:r>
      <w:r w:rsidRPr="006F178A">
        <w:rPr>
          <w:rtl/>
        </w:rPr>
        <w:t>להך דנהרדעי.</w:t>
      </w:r>
    </w:p>
    <w:p w14:paraId="001837FA" w14:textId="77777777" w:rsidR="0013475D" w:rsidRDefault="00B35974" w:rsidP="0013475D">
      <w:pPr>
        <w:pStyle w:val="afff0"/>
        <w:rPr>
          <w:del w:id="90006" w:author="מנוע עיצוב" w:date="2026-10-08T11:01:28Z"/>
          <w:rtl/>
        </w:rPr>
      </w:pPr>
      <w:del w:id="90005" w:author="מנוע עיצוב" w:date="2026-10-08T11:01:28Z">
        <w:r>
          <w:rPr>
            <w:rFonts w:ascii="BA TM • Vilna Extra-Bold" w:hAnsi="BA TM • Vilna Extra-Bold" w:hint="cs"/>
            <w:rtl/>
          </w:rPr>
          <w:delText xml:space="preserve">****</w:delText>
        </w:r>
      </w:del>
    </w:p>
    <w:p w14:paraId="2C14C24F" w14:textId="1BE6CB76" w:rsidR="00183BFF" w:rsidRDefault="00183BFF" w:rsidP="0013475D">
      <w:pPr>
        <w:pStyle w:val="afffff8"/>
        <w:rPr>
          <w:rtl/>
        </w:rPr>
      </w:pPr>
      <w:r>
        <w:rPr>
          <w:rtl/>
        </w:rPr>
        <w:t>אפרוח שנולד ביו"ט</w:t>
      </w:r>
    </w:p>
    <w:p w14:paraId="4E115CB2" w14:textId="77777777" w:rsidR="0013475D" w:rsidRPr="0013475D" w:rsidRDefault="00183BFF" w:rsidP="0013475D">
      <w:pPr>
        <w:pStyle w:val="36"/>
        <w:framePr w:wrap="notBeside"/>
        <w:rPr>
          <w:rtl/>
        </w:rPr>
      </w:pPr>
      <w:r w:rsidRPr="0013475D">
        <w:rPr>
          <w:rtl/>
        </w:rPr>
        <w:t xml:space="preserve">לרב: </w:t>
      </w:r>
    </w:p>
    <w:p w14:paraId="336F2AC4" w14:textId="5BE86F89" w:rsidR="00183BFF" w:rsidRPr="000F31B4" w:rsidRDefault="0013475D" w:rsidP="000F31B4">
      <w:pPr>
        <w:rPr>
          <w:spacing w:val="-6"/>
          <w:rtl/>
        </w:rPr>
      </w:pPr>
      <w:r w:rsidRPr="00BF5D1E">
        <w:rPr>
          <w:rFonts w:cs="PFT_Frank" w:hint="cs"/>
          <w:b/>
          <w:bCs/>
          <w:szCs w:val="14"/>
          <w:rtl/>
        </w:rPr>
        <w:t>א</w:t>
      </w:r>
      <w:r w:rsidR="00183BFF" w:rsidRPr="00BF5D1E">
        <w:rPr>
          <w:rFonts w:cs="PFT_Frank"/>
          <w:b/>
          <w:bCs/>
          <w:szCs w:val="14"/>
          <w:rtl/>
        </w:rPr>
        <w:t>סור</w:t>
      </w:r>
      <w:r w:rsidR="00183BFF" w:rsidRPr="0013475D">
        <w:rPr>
          <w:rtl/>
        </w:rPr>
        <w:t xml:space="preserve"> דמוקצה הוא</w:t>
      </w:r>
      <w:r w:rsidR="000F31B4" w:rsidRPr="000F31B4">
        <w:rPr>
          <w:rStyle w:val="afffff3"/>
          <w:rFonts w:hint="cs"/>
          <w:spacing w:val="-6"/>
          <w:rtl/>
        </w:rPr>
        <w:t xml:space="preserve"> </w:t>
      </w:r>
      <w:r>
        <w:rPr>
          <w:rStyle w:val="afffff3"/>
          <w:rFonts w:hint="cs"/>
          <w:rtl/>
        </w:rPr>
        <w:t xml:space="preserve">      </w:t>
      </w:r>
      <w:r w:rsidR="00183BFF" w:rsidRPr="0013475D">
        <w:rPr>
          <w:rStyle w:val="afffff3"/>
          <w:rtl/>
        </w:rPr>
        <w:t>לשמואל</w:t>
      </w:r>
      <w:r w:rsidR="000F31B4" w:rsidRPr="0013475D">
        <w:rPr>
          <w:rStyle w:val="afffff3"/>
          <w:rtl/>
        </w:rPr>
        <w:t>:</w:t>
      </w:r>
      <w:r w:rsidR="000F31B4">
        <w:rPr>
          <w:spacing w:val="-6"/>
          <w:rtl/>
        </w:rPr>
        <w:t xml:space="preserve"> </w:t>
      </w:r>
      <w:r w:rsidR="000F31B4" w:rsidRPr="00BF5D1E">
        <w:rPr>
          <w:rFonts w:cs="PFT_Frank"/>
          <w:b/>
          <w:bCs/>
          <w:spacing w:val="-6"/>
          <w:szCs w:val="14"/>
          <w:rtl/>
        </w:rPr>
        <w:t>מותר</w:t>
      </w:r>
      <w:r w:rsidR="000F31B4">
        <w:rPr>
          <w:spacing w:val="-6"/>
          <w:rtl/>
        </w:rPr>
        <w:t xml:space="preserve"> הואיל ומתיר עצמו בשחיטה</w:t>
      </w:r>
    </w:p>
    <w:p w14:paraId="4D0BD36C" w14:textId="77777777" w:rsidR="0013475D" w:rsidRPr="0013475D" w:rsidRDefault="00183BFF" w:rsidP="0013475D">
      <w:pPr>
        <w:pStyle w:val="36"/>
        <w:framePr w:wrap="notBeside"/>
        <w:rPr>
          <w:rtl/>
        </w:rPr>
      </w:pPr>
      <w:r w:rsidRPr="0013475D">
        <w:rPr>
          <w:rtl/>
        </w:rPr>
        <w:t>ולרב</w:t>
      </w:r>
    </w:p>
    <w:p w14:paraId="4AC8616B" w14:textId="08B4DEAF" w:rsidR="00183BFF" w:rsidRPr="0013475D" w:rsidRDefault="00183BFF" w:rsidP="000F31B4">
      <w:pPr>
        <w:rPr>
          <w:rtl/>
        </w:rPr>
      </w:pPr>
      <w:r w:rsidRPr="0013475D">
        <w:rPr>
          <w:rtl/>
        </w:rPr>
        <w:t>עגל שנולד ביו"ט מותר</w:t>
      </w:r>
      <w:r w:rsidRPr="0013475D">
        <w:rPr>
          <w:rFonts w:hint="cs"/>
          <w:rtl/>
        </w:rPr>
        <w:t>,</w:t>
      </w:r>
      <w:r w:rsidRPr="0013475D">
        <w:rPr>
          <w:rtl/>
        </w:rPr>
        <w:t xml:space="preserve"> </w:t>
      </w:r>
      <w:r w:rsidRPr="0013475D">
        <w:rPr>
          <w:rFonts w:hint="cs"/>
          <w:rtl/>
        </w:rPr>
        <w:t xml:space="preserve"> </w:t>
      </w:r>
      <w:r w:rsidRPr="0013475D">
        <w:rPr>
          <w:rtl/>
        </w:rPr>
        <w:t>הואיל ומוכן אגב אמו בשחיטה.</w:t>
      </w:r>
    </w:p>
    <w:p w14:paraId="044E12E7" w14:textId="77777777" w:rsidR="00183BFF" w:rsidRDefault="000F31B4" w:rsidP="000F31B4">
      <w:pPr>
        <w:rPr>
          <w:rtl/>
        </w:rPr>
      </w:pPr>
      <w:r>
        <w:rPr>
          <w:rFonts w:cs="PFT_Frank" w:hint="cs"/>
          <w:b/>
          <w:bCs/>
          <w:szCs w:val="14"/>
          <w:rtl/>
        </w:rPr>
        <w:t xml:space="preserve">ורב שתק כששאלוהו </w:t>
      </w:r>
      <w:r>
        <w:rPr>
          <w:rFonts w:hint="cs"/>
          <w:rtl/>
        </w:rPr>
        <w:t>מ</w:t>
      </w:r>
      <w:r w:rsidR="00183BFF">
        <w:rPr>
          <w:rtl/>
        </w:rPr>
        <w:t>עגל שנולד מן הטרפה</w:t>
      </w:r>
      <w:r>
        <w:rPr>
          <w:rFonts w:hint="cs"/>
          <w:rtl/>
        </w:rPr>
        <w:t>.</w:t>
      </w:r>
      <w:r w:rsidR="00183BFF" w:rsidRPr="006F178A">
        <w:rPr>
          <w:rtl/>
        </w:rPr>
        <w:t xml:space="preserve">  </w:t>
      </w:r>
    </w:p>
    <w:p w14:paraId="521FE818" w14:textId="77777777" w:rsidR="007710CD" w:rsidRPr="007710CD" w:rsidRDefault="00183BFF" w:rsidP="007710CD">
      <w:pPr>
        <w:pStyle w:val="36"/>
        <w:framePr w:wrap="notBeside"/>
        <w:rPr>
          <w:rtl/>
        </w:rPr>
      </w:pPr>
      <w:r w:rsidRPr="007710CD">
        <w:rPr>
          <w:rFonts w:hint="cs"/>
          <w:rtl/>
        </w:rPr>
        <w:t>וקשה</w:t>
      </w:r>
    </w:p>
    <w:p w14:paraId="4237D0E7" w14:textId="7F1C7496" w:rsidR="00183BFF" w:rsidRPr="00D8145F" w:rsidRDefault="00183BFF" w:rsidP="00D8145F">
      <w:pPr>
        <w:rPr>
          <w:spacing w:val="-4"/>
          <w:rtl/>
        </w:rPr>
      </w:pPr>
      <w:r w:rsidRPr="00D8145F">
        <w:rPr>
          <w:rFonts w:hint="cs"/>
          <w:spacing w:val="-4"/>
          <w:rtl/>
        </w:rPr>
        <w:t>ש</w:t>
      </w:r>
      <w:r w:rsidRPr="00D8145F">
        <w:rPr>
          <w:spacing w:val="-4"/>
          <w:rtl/>
        </w:rPr>
        <w:t>לא השיבם דמוכן אגב אמו לכלבים</w:t>
      </w:r>
      <w:r w:rsidRPr="00D8145F">
        <w:rPr>
          <w:rFonts w:hint="cs"/>
          <w:spacing w:val="-4"/>
          <w:rtl/>
        </w:rPr>
        <w:t>,</w:t>
      </w:r>
      <w:r w:rsidRPr="00D8145F">
        <w:rPr>
          <w:spacing w:val="-4"/>
          <w:rtl/>
        </w:rPr>
        <w:t xml:space="preserve"> </w:t>
      </w:r>
      <w:r w:rsidR="00D8145F" w:rsidRPr="00D8145F">
        <w:rPr>
          <w:rFonts w:hint="cs"/>
          <w:spacing w:val="-4"/>
          <w:rtl/>
        </w:rPr>
        <w:t>דאפי' ש</w:t>
      </w:r>
      <w:r w:rsidRPr="00D8145F">
        <w:rPr>
          <w:spacing w:val="-4"/>
          <w:rtl/>
        </w:rPr>
        <w:t xml:space="preserve">מוכן לאדם </w:t>
      </w:r>
      <w:r w:rsidR="00D8145F">
        <w:rPr>
          <w:rFonts w:hint="cs"/>
          <w:spacing w:val="-4"/>
          <w:rtl/>
        </w:rPr>
        <w:t>אינו</w:t>
      </w:r>
      <w:r w:rsidRPr="00D8145F">
        <w:rPr>
          <w:spacing w:val="-4"/>
          <w:rtl/>
        </w:rPr>
        <w:t xml:space="preserve"> מוכן לכלבים</w:t>
      </w:r>
      <w:r w:rsidRPr="00D8145F">
        <w:rPr>
          <w:rFonts w:hint="cs"/>
          <w:spacing w:val="-4"/>
          <w:rtl/>
        </w:rPr>
        <w:t xml:space="preserve">, ממתני' דנבילה </w:t>
      </w:r>
      <w:r w:rsidR="00D8145F" w:rsidRPr="00D8145F">
        <w:rPr>
          <w:rFonts w:hint="cs"/>
          <w:spacing w:val="-4"/>
          <w:rtl/>
        </w:rPr>
        <w:t>שראוי לאדם לא זורק לכלבים</w:t>
      </w:r>
    </w:p>
    <w:p w14:paraId="72561577" w14:textId="77777777" w:rsidR="00183BFF" w:rsidRPr="006F178A" w:rsidRDefault="00183BFF" w:rsidP="00183BFF">
      <w:pPr>
        <w:pStyle w:val="afff2"/>
        <w:framePr w:wrap="around"/>
        <w:rPr>
          <w:rtl/>
        </w:rPr>
      </w:pPr>
      <w:r>
        <w:rPr>
          <w:rFonts w:hint="cs"/>
          <w:rtl/>
        </w:rPr>
        <w:t>ו:</w:t>
      </w:r>
    </w:p>
    <w:p w14:paraId="6B82777B" w14:textId="77777777" w:rsidR="00183BFF" w:rsidRDefault="00183BFF" w:rsidP="00D8145F">
      <w:pPr>
        <w:rPr>
          <w:rtl/>
        </w:rPr>
      </w:pPr>
      <w:r w:rsidRPr="00C52C40">
        <w:rPr>
          <w:rFonts w:hint="cs"/>
          <w:rtl/>
        </w:rPr>
        <w:t>אבל מוכן</w:t>
      </w:r>
      <w:r w:rsidR="00D8145F">
        <w:rPr>
          <w:rtl/>
        </w:rPr>
        <w:t xml:space="preserve"> לכלבים - </w:t>
      </w:r>
      <w:r w:rsidRPr="00C52C40">
        <w:rPr>
          <w:rtl/>
        </w:rPr>
        <w:t>מוכן לאדם,</w:t>
      </w:r>
      <w:r w:rsidR="00D8145F">
        <w:rPr>
          <w:rFonts w:hint="cs"/>
          <w:rtl/>
        </w:rPr>
        <w:t xml:space="preserve"> </w:t>
      </w:r>
      <w:r w:rsidRPr="00C52C40">
        <w:rPr>
          <w:rtl/>
        </w:rPr>
        <w:t>דדעת</w:t>
      </w:r>
      <w:r w:rsidRPr="00C52C40">
        <w:rPr>
          <w:rFonts w:hint="cs"/>
          <w:rtl/>
        </w:rPr>
        <w:t xml:space="preserve">ו על כל דבר הראוי לו, </w:t>
      </w:r>
    </w:p>
    <w:p w14:paraId="02F00F33" w14:textId="77777777" w:rsidR="00D27A03" w:rsidRPr="00D27A03" w:rsidRDefault="00183BFF" w:rsidP="00D27A03">
      <w:pPr>
        <w:pStyle w:val="36"/>
        <w:framePr w:wrap="notBeside"/>
        <w:rPr>
          <w:rtl/>
        </w:rPr>
      </w:pPr>
      <w:r w:rsidRPr="00D27A03">
        <w:rPr>
          <w:rtl/>
        </w:rPr>
        <w:t>ת"כ דרב</w:t>
      </w:r>
      <w:r w:rsidRPr="00D27A03">
        <w:rPr>
          <w:rFonts w:hint="cs"/>
          <w:rtl/>
        </w:rPr>
        <w:t>:</w:t>
      </w:r>
    </w:p>
    <w:p w14:paraId="2461AAB0" w14:textId="77777777" w:rsidR="00D27A03" w:rsidRDefault="00183BFF" w:rsidP="00D8145F">
      <w:pPr>
        <w:rPr>
          <w:spacing w:val="-4"/>
          <w:rtl/>
        </w:rPr>
      </w:pPr>
      <w:r>
        <w:rPr>
          <w:rFonts w:hint="cs"/>
          <w:spacing w:val="-4"/>
          <w:rtl/>
        </w:rPr>
        <w:t>ד</w:t>
      </w:r>
      <w:r w:rsidRPr="00C52C40">
        <w:rPr>
          <w:spacing w:val="-4"/>
          <w:rtl/>
        </w:rPr>
        <w:t>עגל שנולד ביו"ט מותר דמוכן אגב אמו בשחיטה.</w:t>
      </w:r>
    </w:p>
    <w:p w14:paraId="09DA9788" w14:textId="77777777" w:rsidR="00D27A03" w:rsidRDefault="00183BFF" w:rsidP="00D8145F">
      <w:pPr>
        <w:rPr>
          <w:rFonts w:ascii="Fb Fontext" w:hAnsi="Fb Fontext"/>
          <w:sz w:val="20"/>
          <w:rtl/>
        </w:rPr>
      </w:pPr>
      <w:r w:rsidRPr="006F178A">
        <w:rPr>
          <w:rFonts w:ascii="Fb Fontext" w:hAnsi="Fb Fontext"/>
          <w:sz w:val="20"/>
          <w:rtl/>
        </w:rPr>
        <w:t>אפרוח שנולד ביו"ט אסור. דאינו מוכן אגב אמו.</w:t>
      </w:r>
    </w:p>
    <w:p w14:paraId="332329B3" w14:textId="77777777" w:rsidR="00D27A03" w:rsidRPr="00D27A03" w:rsidRDefault="00183BFF" w:rsidP="00D27A03">
      <w:pPr>
        <w:pStyle w:val="36"/>
        <w:framePr w:wrap="notBeside"/>
        <w:rPr>
          <w:rtl/>
        </w:rPr>
      </w:pPr>
      <w:r w:rsidRPr="00D27A03">
        <w:rPr>
          <w:rtl/>
        </w:rPr>
        <w:t>ת"כ דשמואל:</w:t>
      </w:r>
    </w:p>
    <w:p w14:paraId="072E9044" w14:textId="269D061F" w:rsidR="00183BFF" w:rsidRPr="006F178A" w:rsidRDefault="00183BFF" w:rsidP="00D8145F">
      <w:pPr>
        <w:rPr>
          <w:rtl/>
        </w:rPr>
      </w:pPr>
      <w:r>
        <w:rPr>
          <w:rFonts w:ascii="Fb Fontext" w:hAnsi="Fb Fontext" w:hint="cs"/>
          <w:rtl/>
        </w:rPr>
        <w:t xml:space="preserve">דגם </w:t>
      </w:r>
      <w:r>
        <w:rPr>
          <w:rFonts w:ascii="Fb Fontext" w:hAnsi="Fb Fontext"/>
          <w:rtl/>
        </w:rPr>
        <w:t>אפרוח מותר</w:t>
      </w:r>
      <w:r>
        <w:rPr>
          <w:rFonts w:ascii="Fb Fontext" w:hAnsi="Fb Fontext" w:hint="cs"/>
          <w:rtl/>
        </w:rPr>
        <w:t>,</w:t>
      </w:r>
      <w:r w:rsidRPr="006F178A">
        <w:rPr>
          <w:rFonts w:ascii="Fb Fontext" w:hAnsi="Fb Fontext" w:hint="cs"/>
          <w:rtl/>
        </w:rPr>
        <w:t xml:space="preserve"> </w:t>
      </w:r>
      <w:r>
        <w:rPr>
          <w:rFonts w:ascii="Fb Fontext" w:hAnsi="Fb Fontext" w:hint="cs"/>
          <w:rtl/>
        </w:rPr>
        <w:t>ש</w:t>
      </w:r>
      <w:r w:rsidRPr="006F178A">
        <w:rPr>
          <w:rFonts w:ascii="Fb Fontext" w:hAnsi="Fb Fontext"/>
          <w:rtl/>
        </w:rPr>
        <w:t>מתיר עצמו בשחיטה.</w:t>
      </w:r>
    </w:p>
    <w:p w14:paraId="1FA8EC6F" w14:textId="77777777" w:rsidR="00C92629" w:rsidRDefault="00D8145F" w:rsidP="00C92629">
      <w:pPr>
        <w:pStyle w:val="afffff8"/>
        <w:rPr>
          <w:rStyle w:val="afffff3"/>
          <w:spacing w:val="-6"/>
          <w:rtl/>
        </w:rPr>
      </w:pPr>
      <w:r w:rsidRPr="00D8145F">
        <w:rPr>
          <w:rFonts w:hint="cs"/>
          <w:rtl/>
        </w:rPr>
        <w:t>אפרוח שנולד ביו''ט</w:t>
      </w:r>
      <w:r w:rsidRPr="00D8145F">
        <w:rPr>
          <w:rStyle w:val="afffff3"/>
          <w:rFonts w:hint="cs"/>
          <w:spacing w:val="-6"/>
          <w:rtl/>
        </w:rPr>
        <w:t xml:space="preserve"> </w:t>
      </w:r>
    </w:p>
    <w:p w14:paraId="578D9ED1" w14:textId="77777777" w:rsidR="00C92629" w:rsidRPr="00C92629" w:rsidRDefault="00183BFF" w:rsidP="00C92629">
      <w:pPr>
        <w:pStyle w:val="36"/>
        <w:framePr w:wrap="notBeside"/>
        <w:rPr>
          <w:rtl/>
        </w:rPr>
      </w:pPr>
      <w:r w:rsidRPr="00C92629">
        <w:rPr>
          <w:rtl/>
        </w:rPr>
        <w:t xml:space="preserve">ראב"י: </w:t>
      </w:r>
    </w:p>
    <w:p w14:paraId="20612771" w14:textId="763CA5B5" w:rsidR="00183BFF" w:rsidRPr="00D8145F" w:rsidRDefault="00C92629" w:rsidP="00C92629">
      <w:pPr>
        <w:pStyle w:val="afffffe"/>
        <w:spacing w:before="0"/>
        <w:rPr>
          <w:spacing w:val="-6"/>
          <w:rtl/>
        </w:rPr>
      </w:pPr>
      <w:r>
        <w:rPr>
          <w:rFonts w:hint="cs"/>
          <w:rtl/>
        </w:rPr>
        <w:t>א</w:t>
      </w:r>
      <w:r w:rsidR="00183BFF" w:rsidRPr="00D27A03">
        <w:rPr>
          <w:rtl/>
        </w:rPr>
        <w:t>ף בחול אסור, לפי שלא נתפתחו עיניו.</w:t>
      </w:r>
    </w:p>
    <w:p w14:paraId="2B5F908E" w14:textId="77777777" w:rsidR="00D27A03" w:rsidRPr="00D27A03" w:rsidRDefault="00183BFF" w:rsidP="00D27A03">
      <w:pPr>
        <w:pStyle w:val="36"/>
        <w:framePr w:wrap="notBeside"/>
        <w:rPr>
          <w:rtl/>
        </w:rPr>
      </w:pPr>
      <w:r w:rsidRPr="00D27A03">
        <w:rPr>
          <w:rFonts w:hint="cs"/>
          <w:rtl/>
        </w:rPr>
        <w:t>וכ</w:t>
      </w:r>
      <w:r w:rsidRPr="00D27A03">
        <w:rPr>
          <w:rtl/>
        </w:rPr>
        <w:t>הך</w:t>
      </w:r>
    </w:p>
    <w:p w14:paraId="4A32F05E" w14:textId="14B2C704" w:rsidR="00183BFF" w:rsidRPr="006F178A" w:rsidRDefault="00183BFF" w:rsidP="00D159D1">
      <w:pPr>
        <w:rPr>
          <w:rtl/>
        </w:rPr>
      </w:pPr>
      <w:r w:rsidRPr="00B1053F">
        <w:rPr>
          <w:rFonts w:hint="cs"/>
          <w:spacing w:val="-2"/>
          <w:rtl/>
        </w:rPr>
        <w:t>ד</w:t>
      </w:r>
      <w:r w:rsidRPr="00B1053F">
        <w:rPr>
          <w:rStyle w:val="af4"/>
          <w:spacing w:val="-2"/>
          <w:rtl/>
        </w:rPr>
        <w:t>לכל השרץ</w:t>
      </w:r>
      <w:r w:rsidRPr="00B1053F">
        <w:rPr>
          <w:rStyle w:val="af4"/>
          <w:rFonts w:hint="cs"/>
          <w:spacing w:val="-2"/>
          <w:rtl/>
        </w:rPr>
        <w:t xml:space="preserve">' </w:t>
      </w:r>
      <w:r w:rsidRPr="00B1053F">
        <w:rPr>
          <w:spacing w:val="-2"/>
          <w:rtl/>
        </w:rPr>
        <w:t>לרבות אפרוחים שלא נתפתחו עיניהם,</w:t>
      </w:r>
      <w:r w:rsidR="00D159D1">
        <w:rPr>
          <w:rFonts w:hint="cs"/>
          <w:rtl/>
        </w:rPr>
        <w:t xml:space="preserve"> </w:t>
      </w:r>
      <w:r w:rsidRPr="00F249C0">
        <w:rPr>
          <w:rStyle w:val="afffff3"/>
          <w:rtl/>
        </w:rPr>
        <w:t>כראב"י.</w:t>
      </w:r>
    </w:p>
    <w:p w14:paraId="1F3C2995" w14:textId="51A5750A" w:rsidR="00C92629" w:rsidRDefault="00B35974" w:rsidP="00B35974">
      <w:pPr>
        <w:pStyle w:val="afffff8"/>
        <w:rPr>
          <w:rtl/>
        </w:rPr>
        <w:pPrChange w:id="90036" w:author="קלוד" w:date="2026-10-08T12:07:40Z">
          <w:pPr>
            <w:pStyle w:val="afff0"/>
          </w:pPr>
        </w:pPrChange>
      </w:pPr>
      <w:del w:id="90034" w:author="קלוד" w:date="2026-10-08T12:07:40Z">
        <w:r>
          <w:rPr>
            <w:rFonts w:ascii="BA TM • Vilna Extra-Bold" w:hAnsi="BA TM • Vilna Extra-Bold" w:hint="cs"/>
            <w:rtl/>
          </w:rPr>
          <w:delText xml:space="preserve">****</w:delText>
        </w:r>
      </w:del>
      <w:ins w:id="90035" w:author="קלוד" w:date="2026-10-08T12:07:40Z">
        <w:r>
          <w:rPr>
            <w:color w:val="7B3F00"/>
          </w:rPr>
          <w:t xml:space="preserve">שלמות הביצה בשלבי יציאה</w:t>
        </w:r>
      </w:ins>
    </w:p>
    <w:p w14:paraId="5387F4C5" w14:textId="77777777" w:rsidR="00C92629" w:rsidRDefault="00C92629">
      <w:pPr>
        <w:bidi w:val="0"/>
        <w:spacing w:after="160" w:line="259" w:lineRule="auto"/>
        <w:jc w:val="left"/>
        <w:rPr>
          <w:rFonts w:cs="BA TM • Vilna Extra-Bold"/>
          <w:bCs/>
          <w:color w:val="A6A6A6" w:themeColor="background1" w:themeShade="A6"/>
          <w:rtl/>
        </w:rPr>
      </w:pPr>
      <w:r>
        <w:rPr>
          <w:rtl/>
        </w:rPr>
        <w:br w:type="page"/>
      </w:r>
    </w:p>
    <w:p w14:paraId="6213EE07" w14:textId="77777777" w:rsidR="00183BFF" w:rsidRPr="006F178A" w:rsidRDefault="00183BFF" w:rsidP="00183BFF">
      <w:pPr>
        <w:pStyle w:val="afff2"/>
        <w:framePr w:wrap="around"/>
        <w:rPr>
          <w:del w:id="92121" w:author="Claude" w:date="2026-10-12T12:00:00Z"/>
          <w:rtl/>
        </w:rPr>
      </w:pPr>
      <w:del w:id="92120" w:author="Claude" w:date="2026-10-12T12:00:00Z">
        <w:r w:rsidRPr="006F178A">
          <w:rPr>
            <w:rtl/>
          </w:rPr>
          <w:lastRenderedPageBreak/>
          <w:delText xml:space="preserve">ו:</w:delText>
        </w:r>
      </w:del>
    </w:p>
    <w:p w14:paraId="319F6586" w14:textId="3D1608A5" w:rsidR="00183BFF" w:rsidRPr="00EE6043" w:rsidRDefault="00183BFF" w:rsidP="00C92629">
      <w:pPr>
        <w:ind w:left="170" w:hanging="170"/>
        <w:rPr>
          <w:rStyle w:val="afffd"/>
          <w:rFonts w:ascii="Fb Fontext" w:hAnsi="Fb Fontext" w:cs="PFT_Frank"/>
          <w:b/>
          <w:szCs w:val="14"/>
          <w:rtl/>
        </w:rPr>
      </w:pPr>
      <w:r w:rsidRPr="00F249C0">
        <w:rPr>
          <w:rStyle w:val="afffff3"/>
          <w:rtl/>
        </w:rPr>
        <w:t>ר</w:t>
      </w:r>
      <w:r w:rsidRPr="00F249C0">
        <w:rPr>
          <w:rStyle w:val="afffff3"/>
          <w:rFonts w:hint="cs"/>
          <w:rtl/>
        </w:rPr>
        <w:t>ב</w:t>
      </w:r>
      <w:r w:rsidRPr="00F249C0">
        <w:rPr>
          <w:rStyle w:val="afffff3"/>
          <w:rtl/>
        </w:rPr>
        <w:t>:</w:t>
      </w:r>
      <w:r w:rsidRPr="006F178A">
        <w:rPr>
          <w:rFonts w:ascii="Fb Fontext" w:hAnsi="Fb Fontext"/>
          <w:rtl/>
        </w:rPr>
        <w:t xml:space="preserve"> </w:t>
      </w:r>
      <w:r w:rsidR="00C92629">
        <w:rPr>
          <w:rFonts w:ascii="Fb Fontext" w:hAnsi="Fb Fontext"/>
          <w:rtl/>
        </w:rPr>
        <w:tab/>
      </w:r>
      <w:r w:rsidR="00C92629">
        <w:rPr>
          <w:rStyle w:val="afffff9"/>
          <w:rtl/>
        </w:rPr>
        <w:tab/>
      </w:r>
      <w:r w:rsidR="00C92629">
        <w:rPr>
          <w:rStyle w:val="afffff9"/>
          <w:rtl/>
        </w:rPr>
        <w:tab/>
      </w:r>
      <w:r w:rsidR="00C92629">
        <w:rPr>
          <w:rStyle w:val="afffff9"/>
          <w:rtl/>
        </w:rPr>
        <w:tab/>
      </w:r>
      <w:r w:rsidR="00C92629">
        <w:rPr>
          <w:rStyle w:val="afffff9"/>
          <w:rtl/>
        </w:rPr>
        <w:tab/>
      </w:r>
      <w:r w:rsidR="00C92629">
        <w:rPr>
          <w:rStyle w:val="afffff9"/>
          <w:rtl/>
        </w:rPr>
        <w:tab/>
      </w:r>
      <w:r w:rsidRPr="00B1053F">
        <w:rPr>
          <w:rStyle w:val="afffff9"/>
          <w:rtl/>
        </w:rPr>
        <w:t>ביצה עם יציאתה נגמרה.</w:t>
      </w:r>
    </w:p>
    <w:p w14:paraId="1651265E" w14:textId="77777777" w:rsidR="00C92629" w:rsidRPr="00C92629" w:rsidRDefault="00183BFF" w:rsidP="00C92629">
      <w:pPr>
        <w:pStyle w:val="36"/>
        <w:framePr w:wrap="notBeside"/>
        <w:rPr>
          <w:rtl/>
        </w:rPr>
      </w:pPr>
      <w:r w:rsidRPr="00C92629">
        <w:rPr>
          <w:rFonts w:hint="cs"/>
          <w:rtl/>
        </w:rPr>
        <w:t>לא לענין</w:t>
      </w:r>
    </w:p>
    <w:p w14:paraId="14BF0927" w14:textId="46F0CD70" w:rsidR="00C92629" w:rsidRDefault="00183BFF" w:rsidP="00D8145F">
      <w:pPr>
        <w:rPr>
          <w:rStyle w:val="afffd"/>
          <w:rFonts w:ascii="Fb Fontext" w:hAnsi="Fb Fontext"/>
          <w:bCs w:val="0"/>
          <w:rtl/>
        </w:rPr>
      </w:pPr>
      <w:r w:rsidRPr="00707F63">
        <w:rPr>
          <w:rStyle w:val="afffd"/>
          <w:rFonts w:ascii="Fb Fontext" w:hAnsi="Fb Fontext" w:hint="cs"/>
          <w:bCs w:val="0"/>
          <w:rtl/>
        </w:rPr>
        <w:t>לאוכלה בח</w:t>
      </w:r>
      <w:r w:rsidR="006834EE">
        <w:rPr>
          <w:rStyle w:val="afffd"/>
          <w:rFonts w:ascii="Fb Fontext" w:hAnsi="Fb Fontext" w:hint="cs"/>
          <w:bCs w:val="0"/>
          <w:rtl/>
        </w:rPr>
        <w:t>ָ</w:t>
      </w:r>
      <w:r w:rsidRPr="00707F63">
        <w:rPr>
          <w:rStyle w:val="afffd"/>
          <w:rFonts w:ascii="Fb Fontext" w:hAnsi="Fb Fontext" w:hint="cs"/>
          <w:bCs w:val="0"/>
          <w:rtl/>
        </w:rPr>
        <w:t>לב</w:t>
      </w:r>
      <w:r w:rsidR="006E7EC6">
        <w:rPr>
          <w:rStyle w:val="afffd"/>
          <w:rFonts w:ascii="Fb Fontext" w:hAnsi="Fb Fontext" w:hint="cs"/>
          <w:bCs w:val="0"/>
          <w:rtl/>
        </w:rPr>
        <w:t>,</w:t>
      </w:r>
      <w:r w:rsidRPr="00707F63">
        <w:rPr>
          <w:rStyle w:val="afffd"/>
          <w:rFonts w:ascii="Fb Fontext" w:hAnsi="Fb Fontext" w:hint="cs"/>
          <w:bCs w:val="0"/>
          <w:rtl/>
        </w:rPr>
        <w:t xml:space="preserve"> דבמעי אמה נמי </w:t>
      </w:r>
      <w:r w:rsidR="006E7EC6">
        <w:rPr>
          <w:rStyle w:val="afffd"/>
          <w:rFonts w:ascii="Fb Fontext" w:hAnsi="Fb Fontext" w:hint="cs"/>
          <w:bCs w:val="0"/>
          <w:rtl/>
        </w:rPr>
        <w:t>מותרת,</w:t>
      </w:r>
      <w:r w:rsidRPr="00707F63">
        <w:rPr>
          <w:rStyle w:val="afffd"/>
          <w:rFonts w:ascii="Fb Fontext" w:hAnsi="Fb Fontext" w:hint="cs"/>
          <w:bCs w:val="0"/>
          <w:rtl/>
        </w:rPr>
        <w:t xml:space="preserve"> וכדתניא</w:t>
      </w:r>
      <w:r w:rsidR="006834EE">
        <w:rPr>
          <w:rStyle w:val="afffd"/>
          <w:rFonts w:ascii="Fb Fontext" w:hAnsi="Fb Fontext" w:hint="cs"/>
          <w:bCs w:val="0"/>
          <w:rtl/>
        </w:rPr>
        <w:t>,</w:t>
      </w:r>
      <w:r w:rsidRPr="00707F63">
        <w:rPr>
          <w:rStyle w:val="afffd"/>
          <w:rFonts w:ascii="Fb Fontext" w:hAnsi="Fb Fontext" w:hint="cs"/>
          <w:bCs w:val="0"/>
          <w:rtl/>
        </w:rPr>
        <w:t xml:space="preserve"> </w:t>
      </w:r>
    </w:p>
    <w:p w14:paraId="45B25A94" w14:textId="77777777" w:rsidR="00C92629" w:rsidRPr="00C92629" w:rsidRDefault="00183BFF" w:rsidP="00C92629">
      <w:pPr>
        <w:pStyle w:val="36"/>
        <w:framePr w:wrap="notBeside"/>
        <w:rPr>
          <w:rtl/>
        </w:rPr>
      </w:pPr>
      <w:r w:rsidRPr="00C92629">
        <w:rPr>
          <w:rFonts w:hint="cs"/>
          <w:rtl/>
        </w:rPr>
        <w:t>ולא לענין</w:t>
      </w:r>
    </w:p>
    <w:p w14:paraId="4B069D7F" w14:textId="0843EC2E" w:rsidR="00183BFF" w:rsidRPr="00C92629" w:rsidRDefault="00183BFF" w:rsidP="007319DB">
      <w:pPr>
        <w:spacing w:after="60"/>
        <w:rPr>
          <w:rtl/>
        </w:rPr>
      </w:pPr>
      <w:r w:rsidRPr="00C92629">
        <w:rPr>
          <w:rFonts w:hint="cs"/>
          <w:rtl/>
        </w:rPr>
        <w:t>לאכלה ביו</w:t>
      </w:r>
      <w:r w:rsidR="0001190A" w:rsidRPr="00C92629">
        <w:rPr>
          <w:rtl/>
        </w:rPr>
        <w:t>"</w:t>
      </w:r>
      <w:r w:rsidRPr="00C92629">
        <w:rPr>
          <w:rFonts w:hint="cs"/>
          <w:rtl/>
        </w:rPr>
        <w:t>ט,</w:t>
      </w:r>
      <w:r w:rsidR="00552102" w:rsidRPr="00C92629">
        <w:rPr>
          <w:rFonts w:hint="cs"/>
          <w:rtl/>
        </w:rPr>
        <w:t xml:space="preserve"> דבמעי אמה מותרת</w:t>
      </w:r>
      <w:r w:rsidR="006E7EC6">
        <w:rPr>
          <w:rFonts w:hint="cs"/>
          <w:rtl/>
        </w:rPr>
        <w:t>,</w:t>
      </w:r>
      <w:r w:rsidR="00552102" w:rsidRPr="00C92629">
        <w:rPr>
          <w:rFonts w:hint="cs"/>
          <w:rtl/>
        </w:rPr>
        <w:t xml:space="preserve"> </w:t>
      </w:r>
      <w:r w:rsidRPr="00C92629">
        <w:rPr>
          <w:rStyle w:val="afffff3"/>
          <w:rFonts w:hint="cs"/>
          <w:rtl/>
        </w:rPr>
        <w:t>אפי' לב</w:t>
      </w:r>
      <w:r w:rsidR="0001190A" w:rsidRPr="00C92629">
        <w:rPr>
          <w:rStyle w:val="afffff3"/>
          <w:rtl/>
        </w:rPr>
        <w:t>"</w:t>
      </w:r>
      <w:r w:rsidRPr="00C92629">
        <w:rPr>
          <w:rStyle w:val="afffff3"/>
          <w:rFonts w:hint="cs"/>
          <w:rtl/>
        </w:rPr>
        <w:t>ה</w:t>
      </w:r>
      <w:r w:rsidR="00C92629">
        <w:rPr>
          <w:rStyle w:val="afffff3"/>
          <w:rFonts w:hint="cs"/>
          <w:rtl/>
        </w:rPr>
        <w:t>:</w:t>
      </w:r>
      <w:r w:rsidRPr="00C92629">
        <w:rPr>
          <w:rFonts w:hint="cs"/>
          <w:rtl/>
        </w:rPr>
        <w:t xml:space="preserve"> וכדתניא</w:t>
      </w:r>
      <w:r w:rsidR="006E7EC6">
        <w:rPr>
          <w:rFonts w:hint="cs"/>
          <w:rtl/>
        </w:rPr>
        <w:t>.</w:t>
      </w:r>
      <w:r w:rsidRPr="00C92629">
        <w:rPr>
          <w:rFonts w:hint="cs"/>
          <w:rtl/>
        </w:rPr>
        <w:t xml:space="preserve"> </w:t>
      </w:r>
    </w:p>
    <w:p w14:paraId="22D0188C" w14:textId="77777777" w:rsidR="006E7EC6" w:rsidRPr="006E7EC6" w:rsidRDefault="006834EE" w:rsidP="006E7EC6">
      <w:pPr>
        <w:pStyle w:val="36"/>
        <w:framePr w:wrap="notBeside"/>
        <w:rPr>
          <w:rtl/>
        </w:rPr>
      </w:pPr>
      <w:r w:rsidRPr="006E7EC6">
        <w:rPr>
          <w:rFonts w:hint="cs"/>
          <w:rtl/>
        </w:rPr>
        <w:t>א</w:t>
      </w:r>
      <w:r w:rsidR="00183BFF" w:rsidRPr="006E7EC6">
        <w:rPr>
          <w:rtl/>
        </w:rPr>
        <w:t>.</w:t>
      </w:r>
    </w:p>
    <w:p w14:paraId="57D4E67B" w14:textId="33FD8FE2" w:rsidR="00183BFF" w:rsidRPr="00D8145F" w:rsidRDefault="00183BFF" w:rsidP="00183BFF">
      <w:pPr>
        <w:rPr>
          <w:spacing w:val="-4"/>
          <w:rtl/>
        </w:rPr>
      </w:pPr>
      <w:r w:rsidRPr="00D8145F">
        <w:rPr>
          <w:rFonts w:cs="PFT_Frank"/>
          <w:b/>
          <w:bCs/>
          <w:spacing w:val="-4"/>
          <w:szCs w:val="14"/>
          <w:rtl/>
        </w:rPr>
        <w:t xml:space="preserve">עם </w:t>
      </w:r>
      <w:r w:rsidRPr="006E7EC6">
        <w:rPr>
          <w:rtl/>
        </w:rPr>
        <w:t xml:space="preserve">יציאתה נגמרה </w:t>
      </w:r>
      <w:r w:rsidRPr="00BF5D1E">
        <w:rPr>
          <w:rFonts w:cs="PFT_Frank"/>
          <w:b/>
          <w:bCs/>
          <w:szCs w:val="14"/>
          <w:rtl/>
        </w:rPr>
        <w:t>ו</w:t>
      </w:r>
      <w:r w:rsidRPr="00BF5D1E">
        <w:rPr>
          <w:rFonts w:cs="PFT_Frank" w:hint="cs"/>
          <w:b/>
          <w:bCs/>
          <w:szCs w:val="14"/>
          <w:rtl/>
        </w:rPr>
        <w:t>ראוייה לגדל</w:t>
      </w:r>
      <w:r w:rsidRPr="00BF5D1E">
        <w:rPr>
          <w:rFonts w:cs="PFT_Frank"/>
          <w:b/>
          <w:bCs/>
          <w:szCs w:val="14"/>
          <w:rtl/>
        </w:rPr>
        <w:t xml:space="preserve"> אפרוחים</w:t>
      </w:r>
      <w:r w:rsidRPr="006E7EC6">
        <w:rPr>
          <w:rtl/>
        </w:rPr>
        <w:t>,</w:t>
      </w:r>
      <w:r w:rsidR="00D8145F" w:rsidRPr="006E7EC6">
        <w:rPr>
          <w:rFonts w:hint="cs"/>
          <w:rtl/>
        </w:rPr>
        <w:t xml:space="preserve"> משא''כ במעי אמה</w:t>
      </w:r>
      <w:r w:rsidRPr="00D8145F">
        <w:rPr>
          <w:spacing w:val="-4"/>
          <w:rtl/>
        </w:rPr>
        <w:t xml:space="preserve"> </w:t>
      </w:r>
    </w:p>
    <w:p w14:paraId="1D9AD241" w14:textId="77777777" w:rsidR="00183BFF" w:rsidRPr="00D8145F" w:rsidRDefault="00183BFF" w:rsidP="00183BFF">
      <w:pPr>
        <w:rPr>
          <w:spacing w:val="-6"/>
          <w:rtl/>
        </w:rPr>
      </w:pPr>
      <w:r w:rsidRPr="00D8145F">
        <w:rPr>
          <w:rFonts w:cs="PFT_Frank"/>
          <w:b/>
          <w:bCs/>
          <w:spacing w:val="-6"/>
          <w:szCs w:val="14"/>
          <w:rtl/>
        </w:rPr>
        <w:t>ונפק"מ</w:t>
      </w:r>
      <w:r w:rsidRPr="00D8145F">
        <w:rPr>
          <w:spacing w:val="-6"/>
          <w:rtl/>
        </w:rPr>
        <w:t xml:space="preserve"> למקח וממכר.</w:t>
      </w:r>
      <w:r w:rsidR="00D8145F" w:rsidRPr="00D8145F">
        <w:rPr>
          <w:rFonts w:hint="cs"/>
          <w:spacing w:val="-6"/>
          <w:rtl/>
        </w:rPr>
        <w:t xml:space="preserve"> כאותו שביקש ביצי חיה, ונתנו לו של שחוטה</w:t>
      </w:r>
      <w:r w:rsidRPr="00D8145F">
        <w:rPr>
          <w:spacing w:val="-6"/>
          <w:rtl/>
        </w:rPr>
        <w:t xml:space="preserve"> </w:t>
      </w:r>
    </w:p>
    <w:p w14:paraId="5780CBB9" w14:textId="77777777" w:rsidR="00183BFF" w:rsidRDefault="00183BFF" w:rsidP="00183BFF">
      <w:pPr>
        <w:pStyle w:val="afff2"/>
        <w:framePr w:wrap="around"/>
        <w:rPr>
          <w:rtl/>
        </w:rPr>
      </w:pPr>
      <w:r>
        <w:rPr>
          <w:rFonts w:hint="cs"/>
          <w:rtl/>
        </w:rPr>
        <w:t>ז.</w:t>
      </w:r>
    </w:p>
    <w:p w14:paraId="75EEC386" w14:textId="585BFA9F" w:rsidR="006E7EC6" w:rsidRPr="006E7EC6" w:rsidRDefault="00183BFF" w:rsidP="006E7EC6">
      <w:pPr>
        <w:pStyle w:val="36"/>
        <w:framePr w:wrap="notBeside"/>
        <w:rPr>
          <w:rtl/>
        </w:rPr>
      </w:pPr>
      <w:r w:rsidRPr="006E7EC6">
        <w:rPr>
          <w:rtl/>
        </w:rPr>
        <w:t>ורב אמי</w:t>
      </w:r>
      <w:r w:rsidR="009B37B8">
        <w:rPr>
          <w:rFonts w:hint="cs"/>
          <w:rtl/>
        </w:rPr>
        <w:t xml:space="preserve"> פסק</w:t>
      </w:r>
      <w:r w:rsidRPr="006E7EC6">
        <w:rPr>
          <w:rFonts w:hint="cs"/>
          <w:rtl/>
        </w:rPr>
        <w:t>:</w:t>
      </w:r>
    </w:p>
    <w:p w14:paraId="6CD44D68" w14:textId="77777777" w:rsidR="00642315" w:rsidRDefault="009B37B8" w:rsidP="006E7EC6">
      <w:pPr>
        <w:rPr>
          <w:rFonts w:cs="PFT_Frank"/>
          <w:b/>
          <w:bCs/>
          <w:szCs w:val="14"/>
          <w:rtl/>
        </w:rPr>
      </w:pPr>
      <w:r>
        <w:rPr>
          <w:rFonts w:hint="cs"/>
          <w:rtl/>
        </w:rPr>
        <w:t>ד</w:t>
      </w:r>
      <w:r w:rsidR="00183BFF" w:rsidRPr="006F178A">
        <w:rPr>
          <w:rtl/>
        </w:rPr>
        <w:t>מקח טעות</w:t>
      </w:r>
      <w:r w:rsidR="00183BFF">
        <w:rPr>
          <w:rFonts w:hint="cs"/>
          <w:rtl/>
        </w:rPr>
        <w:t xml:space="preserve"> הוא,</w:t>
      </w:r>
      <w:r w:rsidR="00183BFF">
        <w:rPr>
          <w:rtl/>
        </w:rPr>
        <w:t xml:space="preserve"> </w:t>
      </w:r>
    </w:p>
    <w:p w14:paraId="42EE10B5" w14:textId="77777777" w:rsidR="00642315" w:rsidRPr="00642315" w:rsidRDefault="00183BFF" w:rsidP="00642315">
      <w:pPr>
        <w:pStyle w:val="36"/>
        <w:framePr w:wrap="notBeside"/>
        <w:rPr>
          <w:rtl/>
        </w:rPr>
      </w:pPr>
      <w:r w:rsidRPr="00642315">
        <w:rPr>
          <w:rtl/>
        </w:rPr>
        <w:t>וקמ"ל</w:t>
      </w:r>
    </w:p>
    <w:p w14:paraId="03145652" w14:textId="39630A45" w:rsidR="00183BFF" w:rsidRPr="00C52C40" w:rsidRDefault="009B37B8" w:rsidP="006E7EC6">
      <w:pPr>
        <w:rPr>
          <w:rtl/>
        </w:rPr>
      </w:pPr>
      <w:r>
        <w:rPr>
          <w:rFonts w:hint="cs"/>
          <w:rtl/>
        </w:rPr>
        <w:t>ש</w:t>
      </w:r>
      <w:r w:rsidR="00183BFF" w:rsidRPr="00C52C40">
        <w:rPr>
          <w:rtl/>
        </w:rPr>
        <w:t xml:space="preserve">לא אומרים </w:t>
      </w:r>
      <w:r w:rsidR="00183BFF" w:rsidRPr="00C52C40">
        <w:rPr>
          <w:rFonts w:hint="cs"/>
          <w:rtl/>
        </w:rPr>
        <w:t>ש</w:t>
      </w:r>
      <w:r w:rsidR="00183BFF" w:rsidRPr="00C52C40">
        <w:rPr>
          <w:rtl/>
        </w:rPr>
        <w:t>העדי</w:t>
      </w:r>
      <w:r w:rsidR="00183BFF" w:rsidRPr="00C52C40">
        <w:rPr>
          <w:rFonts w:hint="cs"/>
          <w:rtl/>
        </w:rPr>
        <w:t xml:space="preserve">פן </w:t>
      </w:r>
      <w:r w:rsidR="00183BFF" w:rsidRPr="00C52C40">
        <w:rPr>
          <w:rtl/>
        </w:rPr>
        <w:t>לאכילה</w:t>
      </w:r>
      <w:r w:rsidR="00183BFF" w:rsidRPr="00C52C40">
        <w:rPr>
          <w:rFonts w:hint="cs"/>
          <w:rtl/>
        </w:rPr>
        <w:t>,</w:t>
      </w:r>
      <w:r w:rsidR="00183BFF" w:rsidRPr="00C52C40">
        <w:rPr>
          <w:rtl/>
        </w:rPr>
        <w:t xml:space="preserve"> ו</w:t>
      </w:r>
      <w:r w:rsidR="00183BFF" w:rsidRPr="00C52C40">
        <w:rPr>
          <w:rFonts w:hint="cs"/>
          <w:rtl/>
        </w:rPr>
        <w:t>ל</w:t>
      </w:r>
      <w:r w:rsidR="00183BFF" w:rsidRPr="00C52C40">
        <w:rPr>
          <w:rtl/>
        </w:rPr>
        <w:t xml:space="preserve">שלם </w:t>
      </w:r>
      <w:r w:rsidR="00183BFF" w:rsidRPr="00C52C40">
        <w:rPr>
          <w:rFonts w:hint="cs"/>
          <w:rtl/>
        </w:rPr>
        <w:t xml:space="preserve">רק </w:t>
      </w:r>
      <w:r w:rsidR="00183BFF" w:rsidRPr="00C52C40">
        <w:rPr>
          <w:rtl/>
        </w:rPr>
        <w:t>ההפרש</w:t>
      </w:r>
    </w:p>
    <w:p w14:paraId="3E4040A9" w14:textId="6B1CBBF2" w:rsidR="00523C8A" w:rsidRPr="007C5E14" w:rsidRDefault="007319DB" w:rsidP="007319DB">
      <w:pPr>
        <w:rPr>
          <w:spacing w:val="-4"/>
          <w:rtl/>
        </w:rPr>
      </w:pPr>
      <w:r>
        <w:rPr>
          <w:rFonts w:cs="PFT_Frank" w:hint="cs"/>
          <w:b/>
          <w:bCs/>
          <w:spacing w:val="-4"/>
          <w:szCs w:val="14"/>
          <w:rtl/>
        </w:rPr>
        <w:t>וכ</w:t>
      </w:r>
      <w:r w:rsidR="006834EE" w:rsidRPr="007C5E14">
        <w:rPr>
          <w:rFonts w:cs="PFT_Frank" w:hint="cs"/>
          <w:b/>
          <w:bCs/>
          <w:spacing w:val="-4"/>
          <w:szCs w:val="14"/>
          <w:rtl/>
        </w:rPr>
        <w:t>אותו ש</w:t>
      </w:r>
      <w:r w:rsidR="00183BFF" w:rsidRPr="007C5E14">
        <w:rPr>
          <w:rFonts w:cs="PFT_Frank" w:hint="cs"/>
          <w:b/>
          <w:bCs/>
          <w:spacing w:val="-4"/>
          <w:szCs w:val="14"/>
          <w:rtl/>
        </w:rPr>
        <w:t>ביקש</w:t>
      </w:r>
      <w:r w:rsidR="00183BFF" w:rsidRPr="007C5E14">
        <w:rPr>
          <w:rFonts w:hint="cs"/>
          <w:spacing w:val="-4"/>
          <w:rtl/>
        </w:rPr>
        <w:t xml:space="preserve"> </w:t>
      </w:r>
      <w:r w:rsidR="00183BFF" w:rsidRPr="009B37B8">
        <w:rPr>
          <w:rFonts w:hint="cs"/>
          <w:rtl/>
        </w:rPr>
        <w:t>ביצי תרנגולת מתרנגול</w:t>
      </w:r>
      <w:r w:rsidR="00183BFF" w:rsidRPr="007C5E14">
        <w:rPr>
          <w:rFonts w:hint="cs"/>
          <w:spacing w:val="-4"/>
          <w:rtl/>
        </w:rPr>
        <w:t xml:space="preserve">, </w:t>
      </w:r>
      <w:r w:rsidR="00183BFF" w:rsidRPr="009B37B8">
        <w:rPr>
          <w:rStyle w:val="afffff3"/>
          <w:rFonts w:hint="cs"/>
          <w:rtl/>
        </w:rPr>
        <w:t>והביאו לו</w:t>
      </w:r>
      <w:r w:rsidR="00183BFF" w:rsidRPr="009B37B8">
        <w:rPr>
          <w:rStyle w:val="afffff3"/>
          <w:rtl/>
        </w:rPr>
        <w:t xml:space="preserve"> </w:t>
      </w:r>
      <w:r w:rsidR="00183BFF" w:rsidRPr="009B37B8">
        <w:rPr>
          <w:rtl/>
        </w:rPr>
        <w:t>דספנא מ</w:t>
      </w:r>
      <w:r w:rsidR="00183BFF" w:rsidRPr="009B37B8">
        <w:rPr>
          <w:rFonts w:hint="cs"/>
          <w:rtl/>
        </w:rPr>
        <w:t>הקרקע</w:t>
      </w:r>
    </w:p>
    <w:p w14:paraId="693D20FF" w14:textId="30124EF6" w:rsidR="00316311" w:rsidRPr="00316311" w:rsidRDefault="00183BFF" w:rsidP="00316311">
      <w:pPr>
        <w:pStyle w:val="36"/>
        <w:framePr w:wrap="notBeside"/>
        <w:rPr>
          <w:rtl/>
        </w:rPr>
      </w:pPr>
      <w:r w:rsidRPr="00316311">
        <w:rPr>
          <w:rtl/>
        </w:rPr>
        <w:t>ורב אמי פסק</w:t>
      </w:r>
      <w:r w:rsidR="00316311">
        <w:rPr>
          <w:rFonts w:hint="cs"/>
          <w:rtl/>
        </w:rPr>
        <w:t>:</w:t>
      </w:r>
    </w:p>
    <w:p w14:paraId="41FD6811" w14:textId="6AF1930B" w:rsidR="00183BFF" w:rsidRPr="00EE6043" w:rsidRDefault="006834EE" w:rsidP="00642315">
      <w:pPr>
        <w:spacing w:after="60"/>
        <w:rPr>
          <w:rStyle w:val="afffd"/>
          <w:rFonts w:ascii="Fb Fontext" w:hAnsi="Fb Fontext" w:cs="PFT_Frank"/>
          <w:b/>
          <w:szCs w:val="14"/>
          <w:rtl/>
        </w:rPr>
      </w:pPr>
      <w:r>
        <w:rPr>
          <w:rFonts w:hint="cs"/>
          <w:rtl/>
        </w:rPr>
        <w:t>ד</w:t>
      </w:r>
      <w:r w:rsidR="00183BFF" w:rsidRPr="006F178A">
        <w:rPr>
          <w:rtl/>
        </w:rPr>
        <w:t>מקח טעות</w:t>
      </w:r>
      <w:r>
        <w:rPr>
          <w:rFonts w:hint="cs"/>
          <w:rtl/>
        </w:rPr>
        <w:t>,</w:t>
      </w:r>
      <w:r w:rsidR="00183BFF" w:rsidRPr="006F178A">
        <w:rPr>
          <w:rtl/>
        </w:rPr>
        <w:t xml:space="preserve"> וקמ"ל </w:t>
      </w:r>
      <w:r>
        <w:rPr>
          <w:rFonts w:hint="cs"/>
          <w:rtl/>
        </w:rPr>
        <w:t>כנ</w:t>
      </w:r>
      <w:r w:rsidR="005933DE">
        <w:rPr>
          <w:rtl/>
        </w:rPr>
        <w:t>"</w:t>
      </w:r>
      <w:r>
        <w:rPr>
          <w:rFonts w:hint="cs"/>
          <w:rtl/>
        </w:rPr>
        <w:t>ל</w:t>
      </w:r>
      <w:r w:rsidR="00183BFF" w:rsidRPr="006F178A">
        <w:rPr>
          <w:rtl/>
        </w:rPr>
        <w:t>.</w:t>
      </w:r>
    </w:p>
    <w:p w14:paraId="4303BB33" w14:textId="3F845655" w:rsidR="00316311" w:rsidRPr="00316311" w:rsidRDefault="00183BFF" w:rsidP="00316311">
      <w:pPr>
        <w:pStyle w:val="36"/>
        <w:framePr w:wrap="notBeside"/>
        <w:rPr>
          <w:rtl/>
        </w:rPr>
      </w:pPr>
      <w:r w:rsidRPr="00316311">
        <w:rPr>
          <w:rFonts w:hint="cs"/>
          <w:rtl/>
        </w:rPr>
        <w:t>ב</w:t>
      </w:r>
      <w:r w:rsidR="00316311">
        <w:rPr>
          <w:rFonts w:hint="cs"/>
          <w:rtl/>
        </w:rPr>
        <w:t>.</w:t>
      </w:r>
    </w:p>
    <w:p w14:paraId="318E2865" w14:textId="4B4209C8" w:rsidR="00183BFF" w:rsidRPr="006F178A" w:rsidRDefault="00183BFF" w:rsidP="00827D0D">
      <w:pPr>
        <w:rPr>
          <w:rtl/>
        </w:rPr>
      </w:pPr>
      <w:r w:rsidRPr="006F178A">
        <w:rPr>
          <w:rtl/>
        </w:rPr>
        <w:t xml:space="preserve"> עם יציאת </w:t>
      </w:r>
      <w:r w:rsidRPr="00EE6043">
        <w:rPr>
          <w:rFonts w:cs="PFT_Frank"/>
          <w:b/>
          <w:bCs/>
          <w:szCs w:val="14"/>
          <w:rtl/>
        </w:rPr>
        <w:t>רובה</w:t>
      </w:r>
      <w:r w:rsidRPr="006F178A">
        <w:rPr>
          <w:rtl/>
        </w:rPr>
        <w:t xml:space="preserve"> נגמרה.</w:t>
      </w:r>
      <w:r w:rsidR="00D8145F">
        <w:rPr>
          <w:rFonts w:hint="cs"/>
          <w:rtl/>
        </w:rPr>
        <w:t xml:space="preserve"> </w:t>
      </w:r>
      <w:r w:rsidR="00D8145F" w:rsidRPr="00D8145F">
        <w:rPr>
          <w:rStyle w:val="afffff3"/>
          <w:rFonts w:hint="cs"/>
          <w:rtl/>
        </w:rPr>
        <w:t xml:space="preserve">כרי''ו </w:t>
      </w:r>
      <w:r w:rsidR="00D8145F">
        <w:rPr>
          <w:rFonts w:hint="cs"/>
          <w:rtl/>
        </w:rPr>
        <w:t>דאפי' חזרה בעיו''ט מותרת</w:t>
      </w:r>
    </w:p>
    <w:p w14:paraId="5FB030C7" w14:textId="77777777" w:rsidR="00316311" w:rsidRPr="00316311" w:rsidRDefault="00183BFF" w:rsidP="00316311">
      <w:pPr>
        <w:pStyle w:val="36"/>
        <w:framePr w:wrap="notBeside"/>
        <w:rPr>
          <w:rtl/>
        </w:rPr>
      </w:pPr>
      <w:r w:rsidRPr="00316311">
        <w:rPr>
          <w:rFonts w:hint="cs"/>
          <w:rtl/>
        </w:rPr>
        <w:t>ג</w:t>
      </w:r>
      <w:r w:rsidRPr="00316311">
        <w:rPr>
          <w:rtl/>
        </w:rPr>
        <w:t>.</w:t>
      </w:r>
    </w:p>
    <w:p w14:paraId="35B08AD3" w14:textId="74DEF0F2" w:rsidR="00183BFF" w:rsidRPr="006F178A" w:rsidRDefault="00183BFF" w:rsidP="00D8145F">
      <w:pPr>
        <w:rPr>
          <w:rtl/>
        </w:rPr>
      </w:pPr>
      <w:r w:rsidRPr="006F178A">
        <w:rPr>
          <w:rtl/>
        </w:rPr>
        <w:t xml:space="preserve">עם יציאת </w:t>
      </w:r>
      <w:r w:rsidRPr="00EE6043">
        <w:rPr>
          <w:rFonts w:cs="PFT_Frank"/>
          <w:b/>
          <w:bCs/>
          <w:szCs w:val="14"/>
          <w:rtl/>
        </w:rPr>
        <w:t>כולה</w:t>
      </w:r>
      <w:r w:rsidRPr="006F178A">
        <w:rPr>
          <w:rtl/>
        </w:rPr>
        <w:t xml:space="preserve"> נגמרה, </w:t>
      </w:r>
      <w:r>
        <w:rPr>
          <w:rtl/>
        </w:rPr>
        <w:t>אבל רובה לא</w:t>
      </w:r>
      <w:r w:rsidRPr="006F178A">
        <w:rPr>
          <w:rtl/>
        </w:rPr>
        <w:t>.</w:t>
      </w:r>
      <w:r w:rsidR="006834EE" w:rsidRPr="006834EE">
        <w:rPr>
          <w:rStyle w:val="afffff3"/>
          <w:rFonts w:hint="cs"/>
          <w:rtl/>
        </w:rPr>
        <w:t xml:space="preserve"> </w:t>
      </w:r>
      <w:r w:rsidR="006834EE">
        <w:rPr>
          <w:rStyle w:val="afffff3"/>
          <w:rFonts w:hint="cs"/>
          <w:rtl/>
        </w:rPr>
        <w:t>ו</w:t>
      </w:r>
      <w:r w:rsidR="006834EE" w:rsidRPr="005F24F2">
        <w:rPr>
          <w:rStyle w:val="afffff3"/>
          <w:rFonts w:hint="cs"/>
          <w:rtl/>
        </w:rPr>
        <w:t>פליג ארי</w:t>
      </w:r>
      <w:r w:rsidR="006834EE">
        <w:rPr>
          <w:rStyle w:val="afffff3"/>
          <w:rtl/>
        </w:rPr>
        <w:t>"</w:t>
      </w:r>
      <w:r w:rsidR="006834EE" w:rsidRPr="005F24F2">
        <w:rPr>
          <w:rStyle w:val="afffff3"/>
          <w:rFonts w:hint="cs"/>
          <w:rtl/>
        </w:rPr>
        <w:t>ו</w:t>
      </w:r>
    </w:p>
    <w:p w14:paraId="50CA9C37" w14:textId="55B8F673" w:rsidR="00183BFF" w:rsidRPr="006F178A" w:rsidRDefault="00B35974" w:rsidP="00B35974">
      <w:pPr>
        <w:pStyle w:val="afff0"/>
        <w:rPr>
          <w:del w:id="90008" w:author="מנוע עיצוב" w:date="2026-10-08T11:01:28Z"/>
          <w:rtl/>
        </w:rPr>
      </w:pPr>
      <w:del w:id="90007" w:author="מנוע עיצוב" w:date="2026-10-08T11:01:28Z">
        <w:r>
          <w:rPr>
            <w:rFonts w:ascii="BA TM • Vilna Extra-Bold" w:hAnsi="BA TM • Vilna Extra-Bold" w:hint="cs"/>
            <w:rtl/>
          </w:rPr>
          <w:delText xml:space="preserve">****</w:delText>
        </w:r>
      </w:del>
    </w:p>
    <w:p w14:paraId="34F5666A" w14:textId="77777777" w:rsidR="00160028" w:rsidRDefault="00183BFF" w:rsidP="00160028">
      <w:pPr>
        <w:pStyle w:val="afffff8"/>
        <w:rPr>
          <w:rtl/>
        </w:rPr>
      </w:pPr>
      <w:r w:rsidRPr="00D977D1">
        <w:rPr>
          <w:rtl/>
        </w:rPr>
        <w:t>שחט ומצא בה ביצים גמורות</w:t>
      </w:r>
      <w:r w:rsidR="00D8145F" w:rsidRPr="00D977D1">
        <w:rPr>
          <w:rFonts w:hint="cs"/>
          <w:rtl/>
        </w:rPr>
        <w:t xml:space="preserve"> </w:t>
      </w:r>
    </w:p>
    <w:p w14:paraId="3D743712" w14:textId="31E3375A" w:rsidR="00160028" w:rsidRPr="00160028" w:rsidRDefault="00160028" w:rsidP="00160028">
      <w:pPr>
        <w:pStyle w:val="36"/>
        <w:framePr w:wrap="notBeside"/>
        <w:rPr>
          <w:rtl/>
        </w:rPr>
      </w:pPr>
      <w:r w:rsidRPr="00160028">
        <w:rPr>
          <w:rFonts w:hint="cs"/>
          <w:rtl/>
        </w:rPr>
        <w:t>תק</w:t>
      </w:r>
      <w:r>
        <w:rPr>
          <w:rFonts w:hint="cs"/>
          <w:rtl/>
        </w:rPr>
        <w:t>:</w:t>
      </w:r>
    </w:p>
    <w:p w14:paraId="7B4C6349" w14:textId="3E820656" w:rsidR="00183BFF" w:rsidRPr="006F178A" w:rsidRDefault="00183BFF" w:rsidP="00160028">
      <w:pPr>
        <w:rPr>
          <w:rtl/>
        </w:rPr>
      </w:pPr>
      <w:r w:rsidRPr="00D8145F">
        <w:rPr>
          <w:rtl/>
        </w:rPr>
        <w:t>מותרות לאכלן בח</w:t>
      </w:r>
      <w:r w:rsidR="006834EE" w:rsidRPr="00D8145F">
        <w:rPr>
          <w:rFonts w:hint="cs"/>
          <w:rtl/>
        </w:rPr>
        <w:t>ָ</w:t>
      </w:r>
      <w:r w:rsidRPr="00D8145F">
        <w:rPr>
          <w:rtl/>
        </w:rPr>
        <w:t>לב.</w:t>
      </w:r>
      <w:r w:rsidR="00160028">
        <w:rPr>
          <w:rStyle w:val="afffff3"/>
          <w:rFonts w:hint="cs"/>
          <w:rtl/>
        </w:rPr>
        <w:t xml:space="preserve"> </w:t>
      </w:r>
      <w:r>
        <w:rPr>
          <w:rStyle w:val="afffff3"/>
          <w:rtl/>
        </w:rPr>
        <w:t>רבי יעקב</w:t>
      </w:r>
      <w:r w:rsidRPr="003C64D2">
        <w:rPr>
          <w:rStyle w:val="afffff3"/>
          <w:rtl/>
        </w:rPr>
        <w:t>:</w:t>
      </w:r>
      <w:r w:rsidRPr="006F178A">
        <w:rPr>
          <w:rtl/>
        </w:rPr>
        <w:t xml:space="preserve"> אם היו מעורות בגידין אסורות.</w:t>
      </w:r>
    </w:p>
    <w:p w14:paraId="44639E2B" w14:textId="77777777" w:rsidR="00160028" w:rsidRPr="00160028" w:rsidRDefault="00183BFF" w:rsidP="00160028">
      <w:pPr>
        <w:pStyle w:val="36"/>
        <w:framePr w:wrap="notBeside"/>
        <w:rPr>
          <w:rtl/>
        </w:rPr>
      </w:pPr>
      <w:r w:rsidRPr="00160028">
        <w:rPr>
          <w:rtl/>
        </w:rPr>
        <w:t>והך דת"ר:</w:t>
      </w:r>
    </w:p>
    <w:p w14:paraId="3C89E4BA" w14:textId="17E61545" w:rsidR="00183BFF" w:rsidRPr="006F178A" w:rsidRDefault="00183BFF" w:rsidP="00D8145F">
      <w:pPr>
        <w:rPr>
          <w:rtl/>
        </w:rPr>
      </w:pPr>
      <w:r w:rsidRPr="006F178A">
        <w:rPr>
          <w:rtl/>
        </w:rPr>
        <w:t xml:space="preserve">האוכל מנבלת עוף טהור, </w:t>
      </w:r>
      <w:r w:rsidRPr="00EE6043">
        <w:rPr>
          <w:rFonts w:cs="PFT_Frank"/>
          <w:b/>
          <w:bCs/>
          <w:szCs w:val="14"/>
          <w:rtl/>
        </w:rPr>
        <w:t>מן השלל של ביצים,</w:t>
      </w:r>
      <w:r w:rsidRPr="006F178A">
        <w:rPr>
          <w:rtl/>
        </w:rPr>
        <w:t xml:space="preserve"> </w:t>
      </w:r>
      <w:r w:rsidRPr="00C52C40">
        <w:rPr>
          <w:rtl/>
        </w:rPr>
        <w:t xml:space="preserve">מן העצמות, </w:t>
      </w:r>
      <w:r w:rsidRPr="002522E8">
        <w:rPr>
          <w:spacing w:val="-4"/>
          <w:rtl/>
        </w:rPr>
        <w:t>ומן הגידין, ומן הבשר שנתלש מן החי טהור.</w:t>
      </w:r>
      <w:r w:rsidR="00D8145F" w:rsidRPr="002522E8">
        <w:rPr>
          <w:rFonts w:hint="cs"/>
          <w:spacing w:val="-4"/>
          <w:rtl/>
        </w:rPr>
        <w:t xml:space="preserve"> </w:t>
      </w:r>
      <w:r w:rsidRPr="002522E8">
        <w:rPr>
          <w:spacing w:val="-4"/>
          <w:rtl/>
        </w:rPr>
        <w:t>מ</w:t>
      </w:r>
      <w:r w:rsidRPr="002522E8">
        <w:rPr>
          <w:rFonts w:hint="cs"/>
          <w:spacing w:val="-4"/>
          <w:rtl/>
        </w:rPr>
        <w:t>א</w:t>
      </w:r>
      <w:r w:rsidRPr="002522E8">
        <w:rPr>
          <w:spacing w:val="-4"/>
          <w:rtl/>
        </w:rPr>
        <w:t>שכול של ביצים,</w:t>
      </w:r>
      <w:r w:rsidRPr="006F178A">
        <w:rPr>
          <w:rtl/>
        </w:rPr>
        <w:t xml:space="preserve"> מקורקבן ובני מעיין, או שהמחה את הח</w:t>
      </w:r>
      <w:r>
        <w:rPr>
          <w:rFonts w:hint="cs"/>
          <w:rtl/>
        </w:rPr>
        <w:t>ֵ</w:t>
      </w:r>
      <w:r w:rsidRPr="006F178A">
        <w:rPr>
          <w:rtl/>
        </w:rPr>
        <w:t>לב וגמעו - טמא.</w:t>
      </w:r>
    </w:p>
    <w:p w14:paraId="057E7096" w14:textId="1B218385" w:rsidR="002A37CD" w:rsidRPr="002A37CD" w:rsidRDefault="00183BFF" w:rsidP="002A37CD">
      <w:pPr>
        <w:pStyle w:val="36"/>
        <w:framePr w:wrap="notBeside"/>
        <w:numPr>
          <w:ilvl w:val="0"/>
          <w:numId w:val="11"/>
        </w:numPr>
        <w:rPr>
          <w:rtl/>
        </w:rPr>
      </w:pPr>
      <w:r w:rsidRPr="002A37CD">
        <w:rPr>
          <w:rFonts w:hint="cs"/>
          <w:rtl/>
        </w:rPr>
        <w:t>א.</w:t>
      </w:r>
    </w:p>
    <w:p w14:paraId="11187B21" w14:textId="740D0ECA" w:rsidR="00183BFF" w:rsidRPr="006F178A" w:rsidRDefault="00183BFF" w:rsidP="00183BFF">
      <w:pPr>
        <w:rPr>
          <w:rtl/>
        </w:rPr>
      </w:pPr>
      <w:r w:rsidRPr="006F178A">
        <w:rPr>
          <w:rtl/>
        </w:rPr>
        <w:t>מן השלל של ביצים טהור</w:t>
      </w:r>
      <w:r w:rsidR="006834EE">
        <w:rPr>
          <w:rFonts w:hint="cs"/>
          <w:rtl/>
        </w:rPr>
        <w:t xml:space="preserve"> </w:t>
      </w:r>
      <w:r w:rsidRPr="006F178A">
        <w:rPr>
          <w:rtl/>
        </w:rPr>
        <w:t xml:space="preserve">- </w:t>
      </w:r>
      <w:r>
        <w:rPr>
          <w:rStyle w:val="afffff3"/>
          <w:rFonts w:hint="cs"/>
          <w:rtl/>
        </w:rPr>
        <w:t xml:space="preserve">רב </w:t>
      </w:r>
      <w:r w:rsidRPr="003C64D2">
        <w:rPr>
          <w:rStyle w:val="afffff3"/>
          <w:rtl/>
        </w:rPr>
        <w:t>יוסף: דלא כרבי יעקב.</w:t>
      </w:r>
    </w:p>
    <w:p w14:paraId="073BFBE6" w14:textId="14899A1B" w:rsidR="002A37CD" w:rsidRPr="002A37CD" w:rsidRDefault="00183BFF" w:rsidP="002A37CD">
      <w:pPr>
        <w:pStyle w:val="36"/>
        <w:framePr w:wrap="notBeside"/>
        <w:jc w:val="center"/>
        <w:rPr>
          <w:rtl/>
        </w:rPr>
      </w:pPr>
      <w:r w:rsidRPr="002A37CD">
        <w:rPr>
          <w:rFonts w:hint="cs"/>
          <w:rtl/>
        </w:rPr>
        <w:t>א</w:t>
      </w:r>
      <w:r w:rsidRPr="002A37CD">
        <w:rPr>
          <w:rtl/>
        </w:rPr>
        <w:t>ביי</w:t>
      </w:r>
      <w:r w:rsidRPr="002A37CD">
        <w:rPr>
          <w:rFonts w:hint="cs"/>
          <w:rtl/>
        </w:rPr>
        <w:t xml:space="preserve"> דחאו</w:t>
      </w:r>
      <w:r w:rsidR="006834EE" w:rsidRPr="002A37CD">
        <w:rPr>
          <w:rFonts w:hint="cs"/>
          <w:rtl/>
        </w:rPr>
        <w:t>:</w:t>
      </w:r>
      <w:r w:rsidRPr="002A37CD">
        <w:rPr>
          <w:rFonts w:hint="cs"/>
          <w:rtl/>
        </w:rPr>
        <w:t xml:space="preserve"> </w:t>
      </w:r>
    </w:p>
    <w:p w14:paraId="7338665E" w14:textId="766DA611" w:rsidR="00183BFF" w:rsidRDefault="002A37CD" w:rsidP="00771B66">
      <w:pPr>
        <w:rPr>
          <w:rtl/>
        </w:rPr>
      </w:pPr>
      <w:r>
        <w:rPr>
          <w:rFonts w:hint="cs"/>
          <w:rtl/>
        </w:rPr>
        <w:t>רק</w:t>
      </w:r>
      <w:r w:rsidR="00183BFF" w:rsidRPr="00C52C40">
        <w:rPr>
          <w:rtl/>
        </w:rPr>
        <w:t xml:space="preserve"> לגבי איסור </w:t>
      </w:r>
      <w:r>
        <w:rPr>
          <w:rFonts w:hint="cs"/>
          <w:rtl/>
        </w:rPr>
        <w:t xml:space="preserve">ולא </w:t>
      </w:r>
      <w:r w:rsidR="00183BFF" w:rsidRPr="00C52C40">
        <w:rPr>
          <w:rtl/>
        </w:rPr>
        <w:t xml:space="preserve">לענין טומאה </w:t>
      </w:r>
      <w:r w:rsidR="00771B66" w:rsidRPr="00771B66">
        <w:rPr>
          <w:rStyle w:val="afffffc"/>
          <w:rFonts w:hint="cs"/>
          <w:rtl/>
        </w:rPr>
        <w:t>ש</w:t>
      </w:r>
      <w:r w:rsidR="00183BFF" w:rsidRPr="00771B66">
        <w:rPr>
          <w:rStyle w:val="afffffc"/>
          <w:rFonts w:hint="cs"/>
          <w:rtl/>
        </w:rPr>
        <w:t xml:space="preserve">לא מוסיפים בטומאה דרבנן. </w:t>
      </w:r>
    </w:p>
    <w:p w14:paraId="568365D2" w14:textId="70FE3282" w:rsidR="00771B66" w:rsidRPr="00771B66" w:rsidRDefault="00183BFF" w:rsidP="002522E8">
      <w:pPr>
        <w:pStyle w:val="36"/>
        <w:framePr w:wrap="notBeside"/>
        <w:numPr>
          <w:ilvl w:val="0"/>
          <w:numId w:val="11"/>
        </w:numPr>
        <w:rPr>
          <w:rtl/>
        </w:rPr>
      </w:pPr>
      <w:r w:rsidRPr="00771B66">
        <w:rPr>
          <w:rFonts w:hint="cs"/>
          <w:rtl/>
        </w:rPr>
        <w:t>ב.</w:t>
      </w:r>
      <w:r w:rsidRPr="00771B66">
        <w:rPr>
          <w:rtl/>
        </w:rPr>
        <w:t xml:space="preserve"> </w:t>
      </w:r>
    </w:p>
    <w:p w14:paraId="55BC2BFE" w14:textId="19966E21" w:rsidR="00827D0D" w:rsidRDefault="00771B66" w:rsidP="00827D0D">
      <w:pPr>
        <w:rPr>
          <w:rtl/>
        </w:rPr>
      </w:pPr>
      <w:r>
        <w:rPr>
          <w:rFonts w:ascii="Fb Fontext" w:hAnsi="Fb Fontext" w:hint="cs"/>
          <w:rtl/>
        </w:rPr>
        <w:t>מ</w:t>
      </w:r>
      <w:r w:rsidR="00183BFF" w:rsidRPr="006F178A">
        <w:rPr>
          <w:rFonts w:ascii="Fb Fontext" w:hAnsi="Fb Fontext"/>
          <w:rtl/>
        </w:rPr>
        <w:t>ן האשכול של ביצים טמא</w:t>
      </w:r>
      <w:r w:rsidR="006834EE">
        <w:rPr>
          <w:rFonts w:ascii="Fb Fontext" w:hAnsi="Fb Fontext" w:hint="cs"/>
          <w:rtl/>
        </w:rPr>
        <w:t xml:space="preserve"> </w:t>
      </w:r>
      <w:r w:rsidR="00183BFF">
        <w:rPr>
          <w:rStyle w:val="afffff3"/>
          <w:rFonts w:hint="cs"/>
          <w:rtl/>
        </w:rPr>
        <w:t>רב</w:t>
      </w:r>
      <w:r w:rsidR="00183BFF" w:rsidRPr="00AF5962">
        <w:rPr>
          <w:rStyle w:val="afffff3"/>
          <w:rtl/>
        </w:rPr>
        <w:t xml:space="preserve"> יוסף:</w:t>
      </w:r>
      <w:r w:rsidR="00183BFF" w:rsidRPr="006F178A">
        <w:rPr>
          <w:rFonts w:ascii="Fb Fontext" w:hAnsi="Fb Fontext"/>
          <w:rtl/>
        </w:rPr>
        <w:t xml:space="preserve"> </w:t>
      </w:r>
      <w:r w:rsidR="00183BFF" w:rsidRPr="00AF5962">
        <w:rPr>
          <w:rStyle w:val="afffff3"/>
          <w:rtl/>
        </w:rPr>
        <w:t>רבי יעקב היא</w:t>
      </w:r>
      <w:r w:rsidR="00183BFF" w:rsidRPr="006F178A">
        <w:rPr>
          <w:rFonts w:ascii="Fb Fontext" w:hAnsi="Fb Fontext"/>
          <w:rtl/>
        </w:rPr>
        <w:t xml:space="preserve">, </w:t>
      </w:r>
    </w:p>
    <w:p w14:paraId="0EA63B90" w14:textId="77777777" w:rsidR="00771B66" w:rsidRPr="00771B66" w:rsidRDefault="00183BFF" w:rsidP="00771B66">
      <w:pPr>
        <w:pStyle w:val="36"/>
        <w:framePr w:wrap="notBeside"/>
        <w:rPr>
          <w:rtl/>
        </w:rPr>
      </w:pPr>
      <w:r w:rsidRPr="00771B66">
        <w:rPr>
          <w:rtl/>
        </w:rPr>
        <w:t>ואביי דחאו</w:t>
      </w:r>
      <w:r w:rsidR="00827D0D" w:rsidRPr="00771B66">
        <w:rPr>
          <w:rFonts w:hint="cs"/>
          <w:rtl/>
        </w:rPr>
        <w:t>:</w:t>
      </w:r>
    </w:p>
    <w:p w14:paraId="5E9A9A41" w14:textId="4B7F4421" w:rsidR="003B198D" w:rsidRDefault="00183BFF" w:rsidP="00771B66">
      <w:pPr>
        <w:rPr>
          <w:rtl/>
        </w:rPr>
      </w:pPr>
      <w:r w:rsidRPr="00827D0D">
        <w:rPr>
          <w:spacing w:val="-2"/>
          <w:rtl/>
        </w:rPr>
        <w:t>דמי</w:t>
      </w:r>
      <w:r w:rsidRPr="00827D0D">
        <w:rPr>
          <w:rFonts w:hint="cs"/>
          <w:spacing w:val="-2"/>
          <w:rtl/>
        </w:rPr>
        <w:t>י</w:t>
      </w:r>
      <w:r w:rsidRPr="00827D0D">
        <w:rPr>
          <w:spacing w:val="-2"/>
          <w:rtl/>
        </w:rPr>
        <w:t xml:space="preserve">רי באשכול </w:t>
      </w:r>
      <w:r w:rsidR="002522E8">
        <w:rPr>
          <w:rFonts w:hint="cs"/>
          <w:spacing w:val="-2"/>
          <w:rtl/>
        </w:rPr>
        <w:t>עצמו</w:t>
      </w:r>
      <w:r w:rsidRPr="00827D0D">
        <w:rPr>
          <w:spacing w:val="-2"/>
          <w:rtl/>
        </w:rPr>
        <w:t xml:space="preserve"> וקמ"ל דכקורקבן ובני מעיי</w:t>
      </w:r>
      <w:r w:rsidRPr="00827D0D">
        <w:rPr>
          <w:rFonts w:hint="cs"/>
          <w:spacing w:val="-2"/>
          <w:rtl/>
        </w:rPr>
        <w:t>ם</w:t>
      </w:r>
      <w:r w:rsidRPr="00827D0D">
        <w:rPr>
          <w:spacing w:val="-2"/>
          <w:rtl/>
        </w:rPr>
        <w:t xml:space="preserve">, </w:t>
      </w:r>
      <w:r w:rsidR="003B198D">
        <w:rPr>
          <w:rFonts w:hint="cs"/>
          <w:rtl/>
        </w:rPr>
        <w:t xml:space="preserve">אפי' </w:t>
      </w:r>
      <w:r w:rsidRPr="006F178A">
        <w:rPr>
          <w:rtl/>
        </w:rPr>
        <w:t>דבשר הוא כיון ד</w:t>
      </w:r>
      <w:r>
        <w:rPr>
          <w:rFonts w:hint="cs"/>
          <w:rtl/>
        </w:rPr>
        <w:t xml:space="preserve">יש שלא אוכלים, </w:t>
      </w:r>
    </w:p>
    <w:p w14:paraId="6C1C9FEE" w14:textId="51C2492C" w:rsidR="00183BFF" w:rsidRPr="006F178A" w:rsidRDefault="00B35974" w:rsidP="00B35974">
      <w:pPr>
        <w:pStyle w:val="afff0"/>
        <w:rPr>
          <w:rtl/>
        </w:rPr>
      </w:pPr>
      <w:r>
        <w:rPr>
          <w:rFonts w:ascii="BA TM • Vilna Extra-Bold" w:hAnsi="BA TM • Vilna Extra-Bold" w:hint="cs"/>
          <w:rtl/>
        </w:rPr>
        <w:t>****</w:t>
      </w:r>
    </w:p>
    <w:p w14:paraId="3D35E416" w14:textId="77777777" w:rsidR="00E842AC" w:rsidRPr="00E842AC" w:rsidRDefault="00183BFF" w:rsidP="00E842AC">
      <w:pPr>
        <w:pStyle w:val="36"/>
        <w:framePr w:wrap="notBeside"/>
        <w:rPr>
          <w:rtl/>
        </w:rPr>
      </w:pPr>
      <w:r w:rsidRPr="00E842AC">
        <w:rPr>
          <w:rFonts w:hint="cs"/>
          <w:rtl/>
        </w:rPr>
        <w:t>ת"ר</w:t>
      </w:r>
      <w:r w:rsidR="00800EA5" w:rsidRPr="00E842AC">
        <w:rPr>
          <w:rFonts w:hint="cs"/>
          <w:rtl/>
        </w:rPr>
        <w:t>:</w:t>
      </w:r>
    </w:p>
    <w:p w14:paraId="21305204" w14:textId="535261CC" w:rsidR="00183BFF" w:rsidRPr="001F19F5" w:rsidRDefault="00183BFF" w:rsidP="00401AA5">
      <w:pPr>
        <w:pStyle w:val="afffff8"/>
        <w:rPr>
          <w:rtl/>
        </w:rPr>
      </w:pPr>
      <w:r w:rsidRPr="00D977D1">
        <w:rPr>
          <w:rtl/>
        </w:rPr>
        <w:t>כל שתשמישו ביום -</w:t>
      </w:r>
      <w:r w:rsidRPr="001F19F5">
        <w:rPr>
          <w:rtl/>
        </w:rPr>
        <w:t xml:space="preserve"> נולד ביום </w:t>
      </w:r>
      <w:r w:rsidRPr="001F19F5">
        <w:rPr>
          <w:rtl/>
        </w:rPr>
        <w:tab/>
      </w:r>
      <w:r w:rsidRPr="00EE6043">
        <w:rPr>
          <w:rtl/>
        </w:rPr>
        <w:t>תרנגולת</w:t>
      </w:r>
      <w:r w:rsidRPr="001F19F5">
        <w:rPr>
          <w:rtl/>
        </w:rPr>
        <w:t>.</w:t>
      </w:r>
    </w:p>
    <w:p w14:paraId="55C7344D" w14:textId="77777777" w:rsidR="00183BFF" w:rsidRPr="006F178A" w:rsidRDefault="00183BFF" w:rsidP="00E842AC">
      <w:pPr>
        <w:rPr>
          <w:rtl/>
        </w:rPr>
      </w:pPr>
      <w:r w:rsidRPr="006F178A">
        <w:rPr>
          <w:rtl/>
        </w:rPr>
        <w:t xml:space="preserve">כל </w:t>
      </w:r>
      <w:r w:rsidRPr="0067001C">
        <w:rPr>
          <w:rtl/>
        </w:rPr>
        <w:t>שתשמישו</w:t>
      </w:r>
      <w:r w:rsidRPr="006F178A">
        <w:rPr>
          <w:rtl/>
        </w:rPr>
        <w:t xml:space="preserve"> בלילה </w:t>
      </w:r>
      <w:r w:rsidR="00800EA5">
        <w:rPr>
          <w:rFonts w:hint="cs"/>
          <w:rtl/>
        </w:rPr>
        <w:t>-</w:t>
      </w:r>
      <w:r w:rsidRPr="006F178A">
        <w:rPr>
          <w:rtl/>
        </w:rPr>
        <w:t xml:space="preserve">נולד בלילה </w:t>
      </w:r>
      <w:r>
        <w:rPr>
          <w:rFonts w:hint="cs"/>
          <w:rtl/>
        </w:rPr>
        <w:t>-</w:t>
      </w:r>
      <w:r w:rsidRPr="006F178A">
        <w:rPr>
          <w:rtl/>
        </w:rPr>
        <w:t xml:space="preserve"> </w:t>
      </w:r>
      <w:r w:rsidRPr="00EE6043">
        <w:rPr>
          <w:rFonts w:cs="PFT_Frank"/>
          <w:b/>
          <w:bCs/>
          <w:szCs w:val="14"/>
          <w:rtl/>
        </w:rPr>
        <w:t>עטלף</w:t>
      </w:r>
      <w:r w:rsidRPr="006F178A">
        <w:rPr>
          <w:rtl/>
        </w:rPr>
        <w:t>.</w:t>
      </w:r>
    </w:p>
    <w:p w14:paraId="487768E1" w14:textId="71BF4286" w:rsidR="00183BFF" w:rsidRPr="006F178A" w:rsidRDefault="00183BFF" w:rsidP="00CF4546">
      <w:pPr>
        <w:rPr>
          <w:rtl/>
        </w:rPr>
      </w:pPr>
      <w:r w:rsidRPr="006F178A">
        <w:rPr>
          <w:rtl/>
        </w:rPr>
        <w:t xml:space="preserve">כל שתשמישו </w:t>
      </w:r>
      <w:r w:rsidR="00CF4546">
        <w:rPr>
          <w:rFonts w:hint="cs"/>
          <w:rtl/>
        </w:rPr>
        <w:t xml:space="preserve">או לידתו </w:t>
      </w:r>
      <w:r w:rsidRPr="006F178A">
        <w:rPr>
          <w:rtl/>
        </w:rPr>
        <w:t>בין ביום ובין בלילה</w:t>
      </w:r>
      <w:r w:rsidR="00CF4546">
        <w:rPr>
          <w:rFonts w:cs="PFT_Frank" w:hint="cs"/>
          <w:b/>
          <w:bCs/>
          <w:szCs w:val="14"/>
          <w:rtl/>
        </w:rPr>
        <w:t xml:space="preserve"> </w:t>
      </w:r>
      <w:r w:rsidRPr="00EE6043">
        <w:rPr>
          <w:rFonts w:cs="PFT_Frank"/>
          <w:b/>
          <w:bCs/>
          <w:szCs w:val="14"/>
          <w:rtl/>
        </w:rPr>
        <w:t xml:space="preserve">אדם </w:t>
      </w:r>
      <w:r w:rsidRPr="006F178A">
        <w:rPr>
          <w:rtl/>
        </w:rPr>
        <w:t>ו</w:t>
      </w:r>
      <w:r>
        <w:rPr>
          <w:rFonts w:hint="cs"/>
          <w:rtl/>
        </w:rPr>
        <w:t>הדומים לו</w:t>
      </w:r>
      <w:r w:rsidRPr="006F178A">
        <w:rPr>
          <w:rtl/>
        </w:rPr>
        <w:t>.</w:t>
      </w:r>
    </w:p>
    <w:p w14:paraId="27FF6DBC" w14:textId="77777777" w:rsidR="00183BFF" w:rsidRPr="00D977D1" w:rsidRDefault="00183BFF" w:rsidP="00D8145F">
      <w:pPr>
        <w:jc w:val="center"/>
        <w:rPr>
          <w:rFonts w:ascii="Fb Fontext" w:hAnsi="Fb Fontext" w:cs="PFT_Frank"/>
          <w:b/>
          <w:bCs/>
          <w:szCs w:val="14"/>
          <w:rtl/>
        </w:rPr>
      </w:pPr>
      <w:r w:rsidRPr="00D977D1">
        <w:rPr>
          <w:rFonts w:cs="PFT_Frank"/>
          <w:b/>
          <w:bCs/>
          <w:szCs w:val="14"/>
          <w:rtl/>
        </w:rPr>
        <w:t>כל שתשמישו ביום נולד ביום - זו תרנגולת</w:t>
      </w:r>
      <w:r w:rsidRPr="00D977D1">
        <w:rPr>
          <w:rFonts w:ascii="Fb Fontext" w:hAnsi="Fb Fontext" w:cs="PFT_Frank"/>
          <w:b/>
          <w:bCs/>
          <w:szCs w:val="14"/>
          <w:rtl/>
        </w:rPr>
        <w:t>.</w:t>
      </w:r>
    </w:p>
    <w:p w14:paraId="70965D4B" w14:textId="27863B9D" w:rsidR="00E842AC" w:rsidRPr="00E842AC" w:rsidRDefault="00183BFF" w:rsidP="00E842AC">
      <w:pPr>
        <w:pStyle w:val="36"/>
        <w:framePr w:wrap="notBeside"/>
        <w:rPr>
          <w:rtl/>
        </w:rPr>
      </w:pPr>
      <w:r w:rsidRPr="00E842AC">
        <w:rPr>
          <w:rtl/>
        </w:rPr>
        <w:lastRenderedPageBreak/>
        <w:t>ונפק"מ לכדר"מ</w:t>
      </w:r>
      <w:r w:rsidR="00827D0D" w:rsidRPr="00E842AC">
        <w:rPr>
          <w:rFonts w:hint="cs"/>
          <w:rtl/>
        </w:rPr>
        <w:t>:</w:t>
      </w:r>
    </w:p>
    <w:p w14:paraId="133167D7" w14:textId="77777777" w:rsidR="00126964" w:rsidRDefault="00183BFF" w:rsidP="00E842AC">
      <w:pPr>
        <w:rPr>
          <w:rtl/>
        </w:rPr>
      </w:pPr>
      <w:r w:rsidRPr="006F178A">
        <w:rPr>
          <w:rtl/>
        </w:rPr>
        <w:t>דבדק בק</w:t>
      </w:r>
      <w:r>
        <w:rPr>
          <w:rFonts w:hint="cs"/>
          <w:rtl/>
        </w:rPr>
        <w:t xml:space="preserve">ן </w:t>
      </w:r>
      <w:r w:rsidRPr="006F178A">
        <w:rPr>
          <w:rtl/>
        </w:rPr>
        <w:t>תרנגולין מערב יו"ט</w:t>
      </w:r>
      <w:r w:rsidR="00D159D1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Pr="001F19F5">
        <w:rPr>
          <w:rtl/>
        </w:rPr>
        <w:t>ולא מצא בה ביצה, ולמחר השכים ומצא בה ביצה מותרת.</w:t>
      </w:r>
    </w:p>
    <w:p w14:paraId="6876D3A1" w14:textId="77777777" w:rsidR="00126964" w:rsidRPr="00126964" w:rsidRDefault="00183BFF" w:rsidP="00126964">
      <w:pPr>
        <w:pStyle w:val="36"/>
        <w:framePr w:wrap="notBeside"/>
        <w:rPr>
          <w:rtl/>
        </w:rPr>
      </w:pPr>
      <w:r w:rsidRPr="00126964">
        <w:rPr>
          <w:rtl/>
        </w:rPr>
        <w:t>א.</w:t>
      </w:r>
    </w:p>
    <w:p w14:paraId="0D2191A7" w14:textId="1FFEE46C" w:rsidR="00183BFF" w:rsidRPr="00E842AC" w:rsidRDefault="00126964" w:rsidP="00126964">
      <w:pPr>
        <w:rPr>
          <w:rtl/>
        </w:rPr>
      </w:pPr>
      <w:r>
        <w:rPr>
          <w:rFonts w:hint="cs"/>
          <w:spacing w:val="-4"/>
          <w:rtl/>
        </w:rPr>
        <w:t>ש</w:t>
      </w:r>
      <w:r w:rsidR="00183BFF" w:rsidRPr="00D8145F">
        <w:rPr>
          <w:spacing w:val="-4"/>
          <w:rtl/>
        </w:rPr>
        <w:t xml:space="preserve">לא בדק יפה יפה. </w:t>
      </w:r>
      <w:r>
        <w:rPr>
          <w:spacing w:val="-4"/>
          <w:rtl/>
        </w:rPr>
        <w:tab/>
      </w:r>
      <w:r w:rsidR="00183BFF" w:rsidRPr="00D8145F">
        <w:rPr>
          <w:rStyle w:val="afffff3"/>
          <w:rtl/>
        </w:rPr>
        <w:t>ב.</w:t>
      </w:r>
      <w:r w:rsidR="00183BFF" w:rsidRPr="00D8145F">
        <w:rPr>
          <w:spacing w:val="-4"/>
          <w:vertAlign w:val="superscript"/>
          <w:rtl/>
        </w:rPr>
        <w:t xml:space="preserve"> </w:t>
      </w:r>
      <w:r w:rsidR="00183BFF" w:rsidRPr="00D8145F">
        <w:rPr>
          <w:spacing w:val="-4"/>
          <w:rtl/>
        </w:rPr>
        <w:t xml:space="preserve"> ואפי' בדק יפה</w:t>
      </w:r>
      <w:r w:rsidR="00183BFF" w:rsidRPr="00D8145F">
        <w:rPr>
          <w:rFonts w:hint="cs"/>
          <w:spacing w:val="-4"/>
          <w:rtl/>
        </w:rPr>
        <w:t>,</w:t>
      </w:r>
      <w:r w:rsidR="00183BFF" w:rsidRPr="00D8145F">
        <w:rPr>
          <w:spacing w:val="-4"/>
          <w:rtl/>
        </w:rPr>
        <w:t xml:space="preserve"> </w:t>
      </w:r>
      <w:r w:rsidR="00183BFF" w:rsidRPr="00D8145F">
        <w:rPr>
          <w:rFonts w:hint="cs"/>
          <w:spacing w:val="-4"/>
          <w:rtl/>
        </w:rPr>
        <w:t>אפשר</w:t>
      </w:r>
      <w:r w:rsidR="00183BFF" w:rsidRPr="00D8145F">
        <w:rPr>
          <w:spacing w:val="-4"/>
          <w:rtl/>
        </w:rPr>
        <w:t xml:space="preserve"> יצ</w:t>
      </w:r>
      <w:r w:rsidR="00183BFF" w:rsidRPr="00D8145F">
        <w:rPr>
          <w:rFonts w:hint="cs"/>
          <w:spacing w:val="-4"/>
          <w:rtl/>
        </w:rPr>
        <w:t>א</w:t>
      </w:r>
      <w:r w:rsidR="00183BFF" w:rsidRPr="00D8145F">
        <w:rPr>
          <w:spacing w:val="-4"/>
          <w:rtl/>
        </w:rPr>
        <w:t>ה רובה וחזרה</w:t>
      </w:r>
    </w:p>
    <w:p w14:paraId="5CB533F7" w14:textId="77777777" w:rsidR="00126964" w:rsidRPr="00126964" w:rsidRDefault="00183BFF" w:rsidP="00126964">
      <w:pPr>
        <w:pStyle w:val="36"/>
        <w:framePr w:wrap="notBeside"/>
        <w:rPr>
          <w:rtl/>
        </w:rPr>
      </w:pPr>
      <w:r w:rsidRPr="00126964">
        <w:rPr>
          <w:rtl/>
        </w:rPr>
        <w:t>והא דרב</w:t>
      </w:r>
      <w:r w:rsidR="00800EA5" w:rsidRPr="00126964">
        <w:rPr>
          <w:rFonts w:hint="cs"/>
          <w:rtl/>
        </w:rPr>
        <w:t>י</w:t>
      </w:r>
      <w:r w:rsidRPr="00126964">
        <w:rPr>
          <w:rtl/>
        </w:rPr>
        <w:t xml:space="preserve"> </w:t>
      </w:r>
    </w:p>
    <w:p w14:paraId="3395C5E9" w14:textId="77777777" w:rsidR="00126964" w:rsidRDefault="00183BFF" w:rsidP="00D8145F">
      <w:pPr>
        <w:rPr>
          <w:rtl/>
        </w:rPr>
      </w:pPr>
      <w:r w:rsidRPr="00C52C40">
        <w:rPr>
          <w:rtl/>
        </w:rPr>
        <w:t>השכים ומצא ביצה אסורה</w:t>
      </w:r>
      <w:r w:rsidRPr="00C52C40">
        <w:rPr>
          <w:rFonts w:hint="cs"/>
          <w:rtl/>
        </w:rPr>
        <w:t xml:space="preserve"> </w:t>
      </w:r>
      <w:r w:rsidR="00126964">
        <w:rPr>
          <w:rFonts w:hint="cs"/>
          <w:rtl/>
        </w:rPr>
        <w:t xml:space="preserve">- </w:t>
      </w:r>
      <w:r w:rsidRPr="00C52C40">
        <w:rPr>
          <w:rtl/>
        </w:rPr>
        <w:t>היינו בדספנא מארעא.</w:t>
      </w:r>
    </w:p>
    <w:p w14:paraId="106037ED" w14:textId="77777777" w:rsidR="00126964" w:rsidRPr="00126964" w:rsidRDefault="00183BFF" w:rsidP="00126964">
      <w:pPr>
        <w:pStyle w:val="36"/>
        <w:framePr w:wrap="notBeside"/>
        <w:rPr>
          <w:rtl/>
        </w:rPr>
      </w:pPr>
      <w:r w:rsidRPr="00126964">
        <w:rPr>
          <w:rtl/>
        </w:rPr>
        <w:t>והא דרב מרי</w:t>
      </w:r>
    </w:p>
    <w:p w14:paraId="5BDD6AAA" w14:textId="5BD35F09" w:rsidR="00183BFF" w:rsidRPr="006F178A" w:rsidRDefault="00183BFF" w:rsidP="00D8145F">
      <w:pPr>
        <w:rPr>
          <w:rtl/>
        </w:rPr>
      </w:pPr>
      <w:r>
        <w:rPr>
          <w:rFonts w:hint="cs"/>
          <w:rtl/>
        </w:rPr>
        <w:t>ביש</w:t>
      </w:r>
      <w:r w:rsidRPr="006F178A">
        <w:rPr>
          <w:rtl/>
        </w:rPr>
        <w:t xml:space="preserve"> זכר </w:t>
      </w:r>
      <w:r>
        <w:rPr>
          <w:rFonts w:hint="cs"/>
          <w:rtl/>
        </w:rPr>
        <w:t xml:space="preserve">עמה </w:t>
      </w:r>
      <w:r w:rsidR="007D464A">
        <w:rPr>
          <w:rtl/>
        </w:rPr>
        <w:tab/>
      </w:r>
      <w:r w:rsidR="007D464A">
        <w:rPr>
          <w:rtl/>
        </w:rPr>
        <w:tab/>
      </w:r>
      <w:r w:rsidR="007D464A">
        <w:rPr>
          <w:rtl/>
        </w:rPr>
        <w:tab/>
      </w:r>
      <w:r w:rsidR="00126964">
        <w:rPr>
          <w:rFonts w:hint="cs"/>
          <w:rtl/>
        </w:rPr>
        <w:t xml:space="preserve">- </w:t>
      </w:r>
      <w:r w:rsidRPr="006F178A">
        <w:rPr>
          <w:rtl/>
        </w:rPr>
        <w:t>וקמ"ל דלאו ספנא מ</w:t>
      </w:r>
      <w:r w:rsidRPr="006F178A">
        <w:rPr>
          <w:rFonts w:hint="cs"/>
          <w:rtl/>
        </w:rPr>
        <w:t>א</w:t>
      </w:r>
      <w:r w:rsidRPr="006F178A">
        <w:rPr>
          <w:rtl/>
        </w:rPr>
        <w:t>רעא.</w:t>
      </w:r>
    </w:p>
    <w:p w14:paraId="3606EC5F" w14:textId="77777777" w:rsidR="00054958" w:rsidRPr="00BF5D1E" w:rsidRDefault="00183BFF" w:rsidP="007D464A">
      <w:pPr>
        <w:jc w:val="center"/>
        <w:rPr>
          <w:rFonts w:ascii="Fb Fontext" w:hAnsi="Fb Fontext" w:cs="PFT_Frank"/>
          <w:b/>
          <w:bCs/>
          <w:szCs w:val="14"/>
          <w:rtl/>
        </w:rPr>
      </w:pPr>
      <w:r w:rsidRPr="00BF5D1E">
        <w:rPr>
          <w:rFonts w:ascii="Fb Fontext" w:hAnsi="Fb Fontext" w:cs="PFT_Frank"/>
          <w:b/>
          <w:bCs/>
          <w:szCs w:val="14"/>
          <w:rtl/>
        </w:rPr>
        <w:t>ועד כמה?</w:t>
      </w:r>
    </w:p>
    <w:p w14:paraId="5851E209" w14:textId="7013F683" w:rsidR="00183BFF" w:rsidRDefault="00183BFF" w:rsidP="00183BFF">
      <w:pPr>
        <w:rPr>
          <w:rFonts w:ascii="Fb Fontext" w:hAnsi="Fb Fontext"/>
          <w:rtl/>
        </w:rPr>
      </w:pPr>
      <w:r w:rsidRPr="005F161B">
        <w:rPr>
          <w:rStyle w:val="afffff3"/>
          <w:rtl/>
        </w:rPr>
        <w:t xml:space="preserve">מרב: </w:t>
      </w:r>
      <w:r w:rsidRPr="006F178A">
        <w:rPr>
          <w:rFonts w:ascii="Fb Fontext" w:hAnsi="Fb Fontext"/>
          <w:rtl/>
        </w:rPr>
        <w:t xml:space="preserve">כל </w:t>
      </w:r>
      <w:r>
        <w:rPr>
          <w:rFonts w:ascii="Fb Fontext" w:hAnsi="Fb Fontext" w:hint="cs"/>
          <w:rtl/>
        </w:rPr>
        <w:t>ששומעת קולו ביום</w:t>
      </w:r>
      <w:r w:rsidRPr="006F178A">
        <w:rPr>
          <w:rFonts w:ascii="Fb Fontext" w:hAnsi="Fb Fontext"/>
          <w:rtl/>
        </w:rPr>
        <w:t>.</w:t>
      </w:r>
      <w:r w:rsidR="00BC572B">
        <w:rPr>
          <w:rFonts w:ascii="Fb Fontext" w:hAnsi="Fb Fontext" w:hint="cs"/>
          <w:rtl/>
        </w:rPr>
        <w:t xml:space="preserve"> </w:t>
      </w:r>
      <w:r w:rsidR="00BC572B" w:rsidRPr="00BC572B">
        <w:rPr>
          <w:rStyle w:val="afffff3"/>
          <w:rFonts w:hint="cs"/>
          <w:rtl/>
        </w:rPr>
        <w:t>וכן נהג ר''מ</w:t>
      </w:r>
      <w:r w:rsidR="00BC572B">
        <w:rPr>
          <w:rFonts w:ascii="Fb Fontext" w:hAnsi="Fb Fontext" w:hint="cs"/>
          <w:rtl/>
        </w:rPr>
        <w:t xml:space="preserve"> להתיר עד מרחק ס' בתים</w:t>
      </w:r>
    </w:p>
    <w:p w14:paraId="58594AC9" w14:textId="77777777" w:rsidR="00183BFF" w:rsidRPr="006F178A" w:rsidRDefault="00183BFF" w:rsidP="00183BFF">
      <w:pPr>
        <w:pStyle w:val="afff2"/>
        <w:framePr w:wrap="around"/>
        <w:rPr>
          <w:rtl/>
        </w:rPr>
      </w:pPr>
      <w:r>
        <w:rPr>
          <w:rFonts w:hint="cs"/>
          <w:rtl/>
        </w:rPr>
        <w:t>ז:</w:t>
      </w:r>
    </w:p>
    <w:p w14:paraId="5B3CF13F" w14:textId="77777777" w:rsidR="00183BFF" w:rsidRPr="00D8145F" w:rsidRDefault="00183BFF" w:rsidP="00D8145F">
      <w:pPr>
        <w:ind w:left="340" w:firstLine="170"/>
        <w:rPr>
          <w:spacing w:val="-2"/>
          <w:rtl/>
        </w:rPr>
      </w:pPr>
      <w:r w:rsidRPr="00D8145F">
        <w:rPr>
          <w:rFonts w:hint="cs"/>
          <w:spacing w:val="-2"/>
          <w:rtl/>
        </w:rPr>
        <w:t>ואי יש נהר אינו עובר, ואי יש גשר עוברת, ואין לחוש</w:t>
      </w:r>
      <w:r w:rsidRPr="00D8145F">
        <w:rPr>
          <w:spacing w:val="-2"/>
          <w:rtl/>
        </w:rPr>
        <w:t>.</w:t>
      </w:r>
    </w:p>
    <w:p w14:paraId="4BFFE703" w14:textId="0148780E" w:rsidR="00183BFF" w:rsidRDefault="00183BFF" w:rsidP="00183BFF">
      <w:pPr>
        <w:rPr>
          <w:rtl/>
        </w:rPr>
      </w:pPr>
      <w:r w:rsidRPr="006F178A">
        <w:rPr>
          <w:rtl/>
        </w:rPr>
        <w:t>ו</w:t>
      </w:r>
      <w:r>
        <w:rPr>
          <w:rFonts w:hint="cs"/>
          <w:rtl/>
        </w:rPr>
        <w:t xml:space="preserve">בגשר צר לא עוברת, </w:t>
      </w:r>
      <w:r w:rsidR="007D464A">
        <w:rPr>
          <w:rtl/>
        </w:rPr>
        <w:tab/>
      </w:r>
      <w:r w:rsidRPr="00BC572B">
        <w:rPr>
          <w:rStyle w:val="afffff3"/>
          <w:rFonts w:hint="cs"/>
          <w:rtl/>
        </w:rPr>
        <w:t>ודחי'</w:t>
      </w:r>
      <w:r w:rsidR="00BC572B">
        <w:rPr>
          <w:rStyle w:val="afffff3"/>
          <w:rFonts w:hint="cs"/>
          <w:rtl/>
        </w:rPr>
        <w:t>:</w:t>
      </w:r>
      <w:r>
        <w:rPr>
          <w:rFonts w:hint="cs"/>
          <w:rtl/>
        </w:rPr>
        <w:t xml:space="preserve"> דארע מעשה שעברה, </w:t>
      </w:r>
    </w:p>
    <w:p w14:paraId="14E3CCDB" w14:textId="77777777" w:rsidR="00BC572B" w:rsidRPr="00BC572B" w:rsidRDefault="00183BFF" w:rsidP="00BC572B">
      <w:pPr>
        <w:pStyle w:val="36"/>
        <w:framePr w:wrap="notBeside"/>
        <w:rPr>
          <w:rtl/>
        </w:rPr>
      </w:pPr>
      <w:r w:rsidRPr="00BC572B">
        <w:rPr>
          <w:rtl/>
        </w:rPr>
        <w:t>ו</w:t>
      </w:r>
      <w:r w:rsidRPr="00BC572B">
        <w:rPr>
          <w:rFonts w:hint="cs"/>
          <w:rtl/>
        </w:rPr>
        <w:t>לרב</w:t>
      </w:r>
      <w:r w:rsidR="00845453" w:rsidRPr="00BC572B">
        <w:rPr>
          <w:rFonts w:hint="cs"/>
          <w:rtl/>
        </w:rPr>
        <w:t>י</w:t>
      </w:r>
      <w:r w:rsidRPr="00BC572B">
        <w:rPr>
          <w:rFonts w:hint="cs"/>
          <w:rtl/>
        </w:rPr>
        <w:t xml:space="preserve"> </w:t>
      </w:r>
    </w:p>
    <w:p w14:paraId="334E31DC" w14:textId="75D31882" w:rsidR="00183BFF" w:rsidRPr="00C52C40" w:rsidRDefault="00BC572B" w:rsidP="00845453">
      <w:pPr>
        <w:rPr>
          <w:rtl/>
        </w:rPr>
      </w:pPr>
      <w:r>
        <w:rPr>
          <w:rFonts w:hint="cs"/>
          <w:rtl/>
        </w:rPr>
        <w:t>מ</w:t>
      </w:r>
      <w:r w:rsidR="00183BFF" w:rsidRPr="00C52C40">
        <w:rPr>
          <w:rFonts w:hint="cs"/>
          <w:rtl/>
        </w:rPr>
        <w:t xml:space="preserve">יירי </w:t>
      </w:r>
      <w:r w:rsidR="00183BFF" w:rsidRPr="00C52C40">
        <w:rPr>
          <w:rtl/>
        </w:rPr>
        <w:t>בספנא מארעא, ובלא בדק</w:t>
      </w:r>
      <w:r w:rsidR="00183BFF" w:rsidRPr="00C52C40">
        <w:rPr>
          <w:rFonts w:hint="cs"/>
          <w:rtl/>
        </w:rPr>
        <w:t>,</w:t>
      </w:r>
      <w:r w:rsidR="00B1053F">
        <w:rPr>
          <w:rtl/>
        </w:rPr>
        <w:t xml:space="preserve"> ת</w:t>
      </w:r>
      <w:r w:rsidR="00B1053F">
        <w:rPr>
          <w:rFonts w:hint="cs"/>
          <w:rtl/>
        </w:rPr>
        <w:t>ולים</w:t>
      </w:r>
      <w:r w:rsidR="00183BFF" w:rsidRPr="00C52C40">
        <w:rPr>
          <w:rtl/>
        </w:rPr>
        <w:t xml:space="preserve"> שמאתמול היה.</w:t>
      </w:r>
    </w:p>
    <w:p w14:paraId="543BB674" w14:textId="77777777" w:rsidR="00BC572B" w:rsidRPr="00BC572B" w:rsidRDefault="00183BFF" w:rsidP="00BC572B">
      <w:pPr>
        <w:pStyle w:val="36"/>
        <w:framePr w:wrap="notBeside"/>
        <w:rPr>
          <w:rtl/>
        </w:rPr>
      </w:pPr>
      <w:r w:rsidRPr="00BC572B">
        <w:rPr>
          <w:rtl/>
        </w:rPr>
        <w:t>ולא אמרי'</w:t>
      </w:r>
    </w:p>
    <w:p w14:paraId="59DBA19B" w14:textId="31F10608" w:rsidR="00183BFF" w:rsidRPr="006F178A" w:rsidRDefault="00183BFF" w:rsidP="00183BFF">
      <w:pPr>
        <w:rPr>
          <w:rtl/>
        </w:rPr>
      </w:pPr>
      <w:r w:rsidRPr="006F178A">
        <w:rPr>
          <w:rtl/>
        </w:rPr>
        <w:t xml:space="preserve">דיצתה רובה וחזרה </w:t>
      </w:r>
      <w:r w:rsidR="003809E0">
        <w:rPr>
          <w:rStyle w:val="afffff3"/>
          <w:rtl/>
        </w:rPr>
        <w:t>וכ</w:t>
      </w:r>
      <w:r w:rsidRPr="003C64D2">
        <w:rPr>
          <w:rStyle w:val="afffff3"/>
          <w:rtl/>
        </w:rPr>
        <w:t>רי"ו</w:t>
      </w:r>
      <w:r w:rsidR="00827D0D">
        <w:rPr>
          <w:rFonts w:hint="cs"/>
          <w:rtl/>
        </w:rPr>
        <w:t>:</w:t>
      </w:r>
      <w:r w:rsidRPr="006F178A">
        <w:rPr>
          <w:rtl/>
        </w:rPr>
        <w:t xml:space="preserve"> דלא שכיח.</w:t>
      </w:r>
    </w:p>
    <w:p w14:paraId="49A6E83A" w14:textId="77777777" w:rsidR="00BC572B" w:rsidRPr="00BC572B" w:rsidRDefault="00183BFF" w:rsidP="00BC572B">
      <w:pPr>
        <w:pStyle w:val="36"/>
        <w:framePr w:wrap="notBeside"/>
        <w:rPr>
          <w:rtl/>
        </w:rPr>
      </w:pPr>
      <w:r w:rsidRPr="00BC572B">
        <w:rPr>
          <w:rFonts w:hint="cs"/>
          <w:rtl/>
        </w:rPr>
        <w:t xml:space="preserve">והך </w:t>
      </w:r>
      <w:r w:rsidR="00BF120D" w:rsidRPr="00BC572B">
        <w:rPr>
          <w:rFonts w:hint="cs"/>
          <w:rtl/>
        </w:rPr>
        <w:t xml:space="preserve">אידך </w:t>
      </w:r>
      <w:r w:rsidRPr="00BC572B">
        <w:rPr>
          <w:rFonts w:hint="cs"/>
          <w:rtl/>
        </w:rPr>
        <w:t>ד</w:t>
      </w:r>
      <w:r w:rsidRPr="00BC572B">
        <w:rPr>
          <w:rtl/>
        </w:rPr>
        <w:t>רב</w:t>
      </w:r>
      <w:r w:rsidR="00800EA5" w:rsidRPr="00BC572B">
        <w:rPr>
          <w:rFonts w:hint="cs"/>
          <w:rtl/>
        </w:rPr>
        <w:t>י</w:t>
      </w:r>
      <w:r w:rsidRPr="00BC572B">
        <w:rPr>
          <w:rtl/>
        </w:rPr>
        <w:t>:</w:t>
      </w:r>
    </w:p>
    <w:p w14:paraId="59D3AB99" w14:textId="72E0A54F" w:rsidR="00183BFF" w:rsidRPr="006F178A" w:rsidRDefault="00183BFF" w:rsidP="00183BFF">
      <w:pPr>
        <w:rPr>
          <w:rtl/>
        </w:rPr>
      </w:pPr>
      <w:r w:rsidRPr="006F178A">
        <w:rPr>
          <w:rtl/>
        </w:rPr>
        <w:t xml:space="preserve">שומין </w:t>
      </w:r>
      <w:r>
        <w:rPr>
          <w:rFonts w:hint="cs"/>
          <w:rtl/>
        </w:rPr>
        <w:t>שחוקין סכנה לגילוי מנחש</w:t>
      </w:r>
      <w:r w:rsidRPr="006F178A">
        <w:rPr>
          <w:rtl/>
        </w:rPr>
        <w:t>.</w:t>
      </w:r>
    </w:p>
    <w:p w14:paraId="286AE2D4" w14:textId="6FB468D1" w:rsidR="00183BFF" w:rsidRPr="006F178A" w:rsidRDefault="00B35974" w:rsidP="00B35974">
      <w:pPr>
        <w:pStyle w:val="afff0"/>
        <w:rPr>
          <w:del w:id="90010" w:author="מנוע עיצוב" w:date="2026-10-08T11:01:28Z"/>
          <w:rtl/>
        </w:rPr>
      </w:pPr>
      <w:del w:id="90009" w:author="מנוע עיצוב" w:date="2026-10-08T11:01:28Z">
        <w:r>
          <w:rPr>
            <w:rFonts w:ascii="BA TM • Vilna Extra-Bold" w:hAnsi="BA TM • Vilna Extra-Bold" w:hint="cs"/>
            <w:rtl/>
          </w:rPr>
          <w:delText xml:space="preserve">****</w:delText>
        </w:r>
      </w:del>
    </w:p>
    <w:p w14:paraId="278C951E" w14:textId="77777777" w:rsidR="00183BFF" w:rsidRDefault="00183BFF" w:rsidP="007528FB">
      <w:pPr>
        <w:pStyle w:val="affff0"/>
        <w:rPr>
          <w:rFonts w:ascii="Fb Fontext" w:hAnsi="Fb Fontext"/>
          <w:rtl/>
        </w:rPr>
      </w:pPr>
      <w:ins w:id="9801" w:author="מספור קטעי משנה" w:date="2026-10-06T06:45:12Z">
        <w:r>
          <w:rPr>
            <w:rStyle w:val="MisparKeta"/>
          </w:rPr>
          <w:t xml:space="preserve">א. </w:t>
        </w:r>
      </w:ins>
      <w:r w:rsidRPr="00C4622C">
        <w:rPr>
          <w:rStyle w:val="affff1"/>
          <w:rtl/>
          <w:rPrChange w:id="40002" w:author="Claude" w:date="2026-10-06T13:34:26Z">
            <w:rPr>
              <w:rStyle w:val="affff1"/>
              <w:sz w:val="18"/>
              <w:rtl/>
            </w:rPr>
          </w:rPrChange>
        </w:rPr>
        <w:t>ב"ש: שאור בכזית</w:t>
      </w:r>
      <w:r w:rsidRPr="006F178A">
        <w:rPr>
          <w:rFonts w:ascii="Fb Fontext" w:hAnsi="Fb Fontext"/>
          <w:rtl/>
        </w:rPr>
        <w:t xml:space="preserve">. </w:t>
      </w:r>
    </w:p>
    <w:p w14:paraId="5E1DE119" w14:textId="77777777" w:rsidR="007528FB" w:rsidRPr="007528FB" w:rsidRDefault="00183BFF" w:rsidP="007528FB">
      <w:pPr>
        <w:pStyle w:val="36"/>
        <w:framePr w:wrap="notBeside"/>
        <w:rPr>
          <w:rtl/>
        </w:rPr>
      </w:pPr>
      <w:r w:rsidRPr="007528FB">
        <w:rPr>
          <w:rFonts w:hint="cs"/>
          <w:rtl/>
        </w:rPr>
        <w:t>ב"ש:</w:t>
      </w:r>
    </w:p>
    <w:p w14:paraId="574158EB" w14:textId="71135FAD" w:rsidR="00183BFF" w:rsidRPr="001F19F5" w:rsidRDefault="00183BFF" w:rsidP="00183BFF">
      <w:pPr>
        <w:rPr>
          <w:spacing w:val="-2"/>
          <w:rtl/>
        </w:rPr>
      </w:pPr>
      <w:r w:rsidRPr="001F19F5">
        <w:rPr>
          <w:rStyle w:val="af4"/>
          <w:spacing w:val="-2"/>
          <w:rtl/>
        </w:rPr>
        <w:t>שאור</w:t>
      </w:r>
      <w:r w:rsidRPr="001F19F5">
        <w:rPr>
          <w:rFonts w:ascii="Fb Fontext" w:hAnsi="Fb Fontext"/>
          <w:spacing w:val="-2"/>
          <w:rtl/>
        </w:rPr>
        <w:t xml:space="preserve"> </w:t>
      </w:r>
      <w:r w:rsidRPr="001F19F5">
        <w:rPr>
          <w:rFonts w:ascii="Fb Fontext" w:hAnsi="Fb Fontext" w:hint="cs"/>
          <w:spacing w:val="-2"/>
          <w:rtl/>
        </w:rPr>
        <w:t>אפי'</w:t>
      </w:r>
      <w:r w:rsidRPr="001F19F5">
        <w:rPr>
          <w:rFonts w:ascii="Fb Fontext" w:hAnsi="Fb Fontext"/>
          <w:spacing w:val="-2"/>
          <w:rtl/>
        </w:rPr>
        <w:t xml:space="preserve"> שכתוב </w:t>
      </w:r>
      <w:r w:rsidRPr="007528FB">
        <w:rPr>
          <w:rStyle w:val="af4"/>
          <w:rtl/>
        </w:rPr>
        <w:t>חמץ</w:t>
      </w:r>
      <w:r w:rsidRPr="001F19F5">
        <w:rPr>
          <w:rStyle w:val="af4"/>
          <w:spacing w:val="-2"/>
          <w:rtl/>
        </w:rPr>
        <w:t xml:space="preserve"> </w:t>
      </w:r>
      <w:r w:rsidRPr="001F19F5">
        <w:rPr>
          <w:rFonts w:ascii="Fb Fontext" w:hAnsi="Fb Fontext"/>
          <w:spacing w:val="-2"/>
          <w:rtl/>
        </w:rPr>
        <w:t>דשיעורו של זה לא כשל זה.</w:t>
      </w:r>
    </w:p>
    <w:p w14:paraId="1C82C0A7" w14:textId="77777777" w:rsidR="007528FB" w:rsidRPr="007528FB" w:rsidRDefault="00183BFF" w:rsidP="007528FB">
      <w:pPr>
        <w:pStyle w:val="36"/>
        <w:framePr w:wrap="notBeside"/>
        <w:rPr>
          <w:rtl/>
        </w:rPr>
      </w:pPr>
      <w:r w:rsidRPr="007528FB">
        <w:rPr>
          <w:rtl/>
        </w:rPr>
        <w:t>ולב"ה:</w:t>
      </w:r>
    </w:p>
    <w:p w14:paraId="00FD11FB" w14:textId="603D1889" w:rsidR="00183BFF" w:rsidRDefault="00183BFF" w:rsidP="00183BFF">
      <w:pPr>
        <w:rPr>
          <w:rtl/>
        </w:rPr>
      </w:pPr>
      <w:r w:rsidRPr="006F178A">
        <w:rPr>
          <w:rFonts w:ascii="Fb Fontext" w:hAnsi="Fb Fontext"/>
          <w:sz w:val="20"/>
          <w:rtl/>
        </w:rPr>
        <w:t xml:space="preserve">צריכי </w:t>
      </w:r>
      <w:r w:rsidRPr="00DD7FB7">
        <w:rPr>
          <w:rStyle w:val="af4"/>
          <w:rtl/>
        </w:rPr>
        <w:t>חמץ</w:t>
      </w:r>
      <w:r>
        <w:rPr>
          <w:rFonts w:ascii="Fb Fontext" w:hAnsi="Fb Fontext"/>
          <w:sz w:val="20"/>
          <w:rtl/>
        </w:rPr>
        <w:t xml:space="preserve"> דלא רק דבר שח</w:t>
      </w:r>
      <w:r>
        <w:rPr>
          <w:rFonts w:ascii="Fb Fontext" w:hAnsi="Fb Fontext" w:hint="cs"/>
          <w:sz w:val="20"/>
          <w:rtl/>
        </w:rPr>
        <w:t>מ</w:t>
      </w:r>
      <w:r w:rsidRPr="006F178A">
        <w:rPr>
          <w:rFonts w:ascii="Fb Fontext" w:hAnsi="Fb Fontext"/>
          <w:sz w:val="20"/>
          <w:rtl/>
        </w:rPr>
        <w:t>וצו קשה</w:t>
      </w:r>
      <w:r>
        <w:rPr>
          <w:rFonts w:ascii="Fb Fontext" w:hAnsi="Fb Fontext" w:hint="cs"/>
          <w:sz w:val="20"/>
          <w:rtl/>
        </w:rPr>
        <w:t>.</w:t>
      </w:r>
      <w:r w:rsidRPr="006F178A">
        <w:rPr>
          <w:rFonts w:ascii="Fb Fontext" w:hAnsi="Fb Fontext"/>
          <w:sz w:val="20"/>
          <w:rtl/>
        </w:rPr>
        <w:t xml:space="preserve"> </w:t>
      </w:r>
    </w:p>
    <w:p w14:paraId="07A77F29" w14:textId="77777777" w:rsidR="00183BFF" w:rsidRPr="006F178A" w:rsidRDefault="00183BFF" w:rsidP="00DD7FB7">
      <w:pPr>
        <w:rPr>
          <w:rtl/>
        </w:rPr>
      </w:pPr>
      <w:r w:rsidRPr="006F178A">
        <w:rPr>
          <w:rtl/>
        </w:rPr>
        <w:t>וצריכי</w:t>
      </w:r>
      <w:r w:rsidRPr="00523C8A">
        <w:rPr>
          <w:rStyle w:val="af4"/>
          <w:rtl/>
        </w:rPr>
        <w:t xml:space="preserve"> שאור</w:t>
      </w:r>
      <w:r w:rsidRPr="006F178A">
        <w:rPr>
          <w:rtl/>
        </w:rPr>
        <w:t xml:space="preserve"> </w:t>
      </w:r>
      <w:r>
        <w:rPr>
          <w:rFonts w:hint="cs"/>
          <w:rtl/>
        </w:rPr>
        <w:t>אפי'</w:t>
      </w:r>
      <w:r w:rsidRPr="006F178A">
        <w:rPr>
          <w:rtl/>
        </w:rPr>
        <w:t xml:space="preserve"> שאין ראוי לאכילה.</w:t>
      </w:r>
    </w:p>
    <w:p w14:paraId="34815C2A" w14:textId="77777777" w:rsidR="00D37854" w:rsidRPr="00D37854" w:rsidRDefault="00183BFF" w:rsidP="00D37854">
      <w:pPr>
        <w:pStyle w:val="36"/>
        <w:framePr w:wrap="notBeside"/>
        <w:rPr>
          <w:rtl/>
        </w:rPr>
      </w:pPr>
      <w:r w:rsidRPr="00D37854">
        <w:rPr>
          <w:rtl/>
        </w:rPr>
        <w:t>ו</w:t>
      </w:r>
      <w:r w:rsidRPr="00D37854">
        <w:rPr>
          <w:rFonts w:hint="cs"/>
          <w:rtl/>
        </w:rPr>
        <w:t xml:space="preserve">הך דר"ז: </w:t>
      </w:r>
    </w:p>
    <w:p w14:paraId="3FC60B7B" w14:textId="1BF95C71" w:rsidR="00183BFF" w:rsidRPr="006F178A" w:rsidRDefault="00D37854" w:rsidP="00EA0D50">
      <w:pPr>
        <w:rPr>
          <w:rtl/>
        </w:rPr>
      </w:pPr>
      <w:r>
        <w:rPr>
          <w:rFonts w:ascii="Fb Fontext" w:hAnsi="Fb Fontext" w:hint="cs"/>
          <w:rtl/>
        </w:rPr>
        <w:t>פ</w:t>
      </w:r>
      <w:r w:rsidR="00183BFF" w:rsidRPr="006F178A">
        <w:rPr>
          <w:rFonts w:ascii="Fb Fontext" w:hAnsi="Fb Fontext"/>
          <w:rtl/>
        </w:rPr>
        <w:t xml:space="preserve">תח הכתוב </w:t>
      </w:r>
      <w:r w:rsidR="00183BFF" w:rsidRPr="00800EA5">
        <w:rPr>
          <w:rStyle w:val="af4"/>
          <w:rtl/>
        </w:rPr>
        <w:t>בשאור</w:t>
      </w:r>
      <w:r w:rsidR="00183BFF" w:rsidRPr="006F178A">
        <w:rPr>
          <w:rFonts w:ascii="Fb Fontext" w:hAnsi="Fb Fontext"/>
          <w:rtl/>
        </w:rPr>
        <w:t xml:space="preserve"> וסיים </w:t>
      </w:r>
      <w:r w:rsidR="00183BFF" w:rsidRPr="00800EA5">
        <w:rPr>
          <w:rStyle w:val="af4"/>
          <w:rtl/>
        </w:rPr>
        <w:t>בחמץ,</w:t>
      </w:r>
      <w:r w:rsidR="00183BFF" w:rsidRPr="006F178A">
        <w:rPr>
          <w:rFonts w:ascii="Fb Fontext" w:hAnsi="Fb Fontext"/>
          <w:rtl/>
        </w:rPr>
        <w:t xml:space="preserve"> </w:t>
      </w:r>
      <w:r w:rsidR="00EA0D50">
        <w:rPr>
          <w:rFonts w:ascii="Fb Fontext" w:hAnsi="Fb Fontext" w:hint="cs"/>
          <w:rtl/>
        </w:rPr>
        <w:t>ד</w:t>
      </w:r>
      <w:r w:rsidR="00183BFF" w:rsidRPr="006F178A">
        <w:rPr>
          <w:rFonts w:ascii="Fb Fontext" w:hAnsi="Fb Fontext"/>
          <w:rtl/>
        </w:rPr>
        <w:t>זהו שאור זהו חמץ.</w:t>
      </w:r>
    </w:p>
    <w:p w14:paraId="6A768330" w14:textId="77777777" w:rsidR="00D37854" w:rsidRPr="00D37854" w:rsidRDefault="00D37854" w:rsidP="00D37854">
      <w:pPr>
        <w:pStyle w:val="36"/>
        <w:framePr w:wrap="notBeside"/>
        <w:rPr>
          <w:rtl/>
        </w:rPr>
      </w:pPr>
      <w:r w:rsidRPr="00D37854">
        <w:rPr>
          <w:rFonts w:hint="cs"/>
          <w:rtl/>
        </w:rPr>
        <w:t>-</w:t>
      </w:r>
    </w:p>
    <w:p w14:paraId="2BB34CE2" w14:textId="4C16F6A9" w:rsidR="00183BFF" w:rsidRPr="006F178A" w:rsidRDefault="00183BFF" w:rsidP="00D37854">
      <w:pPr>
        <w:rPr>
          <w:rtl/>
        </w:rPr>
      </w:pPr>
      <w:r w:rsidRPr="00D37854">
        <w:rPr>
          <w:rFonts w:cs="PFT_Frank" w:hint="cs"/>
          <w:b/>
          <w:bCs/>
          <w:szCs w:val="14"/>
          <w:rtl/>
        </w:rPr>
        <w:t>כו</w:t>
      </w:r>
      <w:r w:rsidR="0001190A" w:rsidRPr="00D37854">
        <w:rPr>
          <w:rFonts w:cs="PFT_Frank"/>
          <w:b/>
          <w:bCs/>
          <w:szCs w:val="14"/>
          <w:rtl/>
        </w:rPr>
        <w:t>"</w:t>
      </w:r>
      <w:r w:rsidRPr="00D37854">
        <w:rPr>
          <w:rFonts w:cs="PFT_Frank" w:hint="cs"/>
          <w:b/>
          <w:bCs/>
          <w:szCs w:val="14"/>
          <w:rtl/>
        </w:rPr>
        <w:t>ע</w:t>
      </w:r>
      <w:r>
        <w:rPr>
          <w:rFonts w:hint="cs"/>
          <w:rtl/>
        </w:rPr>
        <w:t xml:space="preserve"> </w:t>
      </w:r>
      <w:r w:rsidRPr="006F178A">
        <w:rPr>
          <w:rtl/>
        </w:rPr>
        <w:t xml:space="preserve">אכילה </w:t>
      </w:r>
      <w:r>
        <w:rPr>
          <w:rFonts w:hint="cs"/>
          <w:rtl/>
        </w:rPr>
        <w:t xml:space="preserve">בכזית. </w:t>
      </w:r>
      <w:r w:rsidRPr="00D37854">
        <w:rPr>
          <w:rFonts w:cs="PFT_Frank" w:hint="cs"/>
          <w:b/>
          <w:bCs/>
          <w:szCs w:val="14"/>
          <w:rtl/>
        </w:rPr>
        <w:t xml:space="preserve"> וחלקו</w:t>
      </w:r>
      <w:r w:rsidR="00D37854">
        <w:rPr>
          <w:rFonts w:hint="cs"/>
          <w:rtl/>
        </w:rPr>
        <w:t>:</w:t>
      </w:r>
      <w:r w:rsidRPr="006F178A">
        <w:rPr>
          <w:rtl/>
        </w:rPr>
        <w:t xml:space="preserve"> לענין ביעור.</w:t>
      </w:r>
    </w:p>
    <w:p w14:paraId="18993825" w14:textId="77777777" w:rsidR="00183BFF" w:rsidRDefault="00EA0D50" w:rsidP="00EA0D50">
      <w:pPr>
        <w:rPr>
          <w:rtl/>
        </w:rPr>
      </w:pPr>
      <w:r>
        <w:rPr>
          <w:rStyle w:val="afffff3"/>
          <w:rFonts w:hint="cs"/>
          <w:rtl/>
        </w:rPr>
        <w:t>ל</w:t>
      </w:r>
      <w:r>
        <w:rPr>
          <w:rStyle w:val="afffff3"/>
          <w:rtl/>
        </w:rPr>
        <w:t>ב"ש</w:t>
      </w:r>
      <w:r w:rsidR="00183BFF" w:rsidRPr="00AB7077">
        <w:rPr>
          <w:rStyle w:val="afffff3"/>
          <w:rtl/>
        </w:rPr>
        <w:t>:</w:t>
      </w:r>
      <w:r w:rsidR="00183BFF" w:rsidRPr="006F178A">
        <w:rPr>
          <w:rFonts w:ascii="Fb Fontext" w:hAnsi="Fb Fontext"/>
          <w:sz w:val="20"/>
          <w:rtl/>
        </w:rPr>
        <w:t xml:space="preserve"> לא ילפינן ביעור מאכילה, </w:t>
      </w:r>
      <w:r w:rsidR="00183BFF" w:rsidRPr="00304999">
        <w:rPr>
          <w:rStyle w:val="afffff3"/>
          <w:rtl/>
        </w:rPr>
        <w:t>ו</w:t>
      </w:r>
      <w:r>
        <w:rPr>
          <w:rStyle w:val="afffff3"/>
          <w:rFonts w:hint="cs"/>
          <w:rtl/>
        </w:rPr>
        <w:t>ל</w:t>
      </w:r>
      <w:r>
        <w:rPr>
          <w:rStyle w:val="afffff3"/>
          <w:rtl/>
        </w:rPr>
        <w:t>ב"ה</w:t>
      </w:r>
      <w:r w:rsidR="00183BFF" w:rsidRPr="00304999">
        <w:rPr>
          <w:rStyle w:val="afffff3"/>
          <w:rtl/>
        </w:rPr>
        <w:t>:</w:t>
      </w:r>
      <w:r w:rsidR="00183BFF" w:rsidRPr="006F178A">
        <w:rPr>
          <w:rtl/>
        </w:rPr>
        <w:t xml:space="preserve"> ילפינן ביעור מאכילה.</w:t>
      </w:r>
      <w:r w:rsidR="00845453">
        <w:rPr>
          <w:rFonts w:hint="cs"/>
          <w:rtl/>
        </w:rPr>
        <w:t xml:space="preserve"> </w:t>
      </w:r>
    </w:p>
    <w:p w14:paraId="490BA634" w14:textId="77777777" w:rsidR="00D159D1" w:rsidRDefault="00845453" w:rsidP="00EA0D50">
      <w:pPr>
        <w:rPr>
          <w:rFonts w:cs="BA Vilna Bold"/>
          <w:b/>
          <w:spacing w:val="8"/>
        </w:rPr>
      </w:pPr>
      <w:r>
        <w:rPr>
          <w:rFonts w:hint="cs"/>
          <w:rtl/>
        </w:rPr>
        <w:t xml:space="preserve">וכן </w:t>
      </w:r>
      <w:r w:rsidRPr="00845453">
        <w:rPr>
          <w:rStyle w:val="afffff3"/>
          <w:rFonts w:hint="cs"/>
          <w:rtl/>
        </w:rPr>
        <w:t>ריב</w:t>
      </w:r>
      <w:r w:rsidR="005933DE">
        <w:rPr>
          <w:rStyle w:val="afffff3"/>
          <w:rtl/>
        </w:rPr>
        <w:t>"</w:t>
      </w:r>
      <w:r w:rsidRPr="00845453">
        <w:rPr>
          <w:rStyle w:val="afffff3"/>
          <w:rFonts w:hint="cs"/>
          <w:rtl/>
        </w:rPr>
        <w:t>ח</w:t>
      </w:r>
      <w:r>
        <w:rPr>
          <w:rFonts w:hint="cs"/>
          <w:rtl/>
        </w:rPr>
        <w:t xml:space="preserve">, </w:t>
      </w:r>
      <w:r w:rsidRPr="00845453">
        <w:rPr>
          <w:rStyle w:val="afffff3"/>
          <w:rFonts w:hint="cs"/>
          <w:rtl/>
        </w:rPr>
        <w:t>ותנ</w:t>
      </w:r>
      <w:r w:rsidR="005933DE">
        <w:rPr>
          <w:rStyle w:val="afffff3"/>
          <w:rtl/>
        </w:rPr>
        <w:t>"</w:t>
      </w:r>
      <w:r w:rsidRPr="00845453">
        <w:rPr>
          <w:rStyle w:val="afffff3"/>
          <w:rFonts w:hint="cs"/>
          <w:rtl/>
        </w:rPr>
        <w:t xml:space="preserve">ה </w:t>
      </w:r>
      <w:r>
        <w:rPr>
          <w:rFonts w:hint="cs"/>
          <w:rtl/>
        </w:rPr>
        <w:t xml:space="preserve">דזו מחלוקת </w:t>
      </w:r>
      <w:r w:rsidRPr="00845453">
        <w:rPr>
          <w:rStyle w:val="afffff3"/>
          <w:rFonts w:hint="cs"/>
          <w:rtl/>
        </w:rPr>
        <w:t>ב</w:t>
      </w:r>
      <w:r w:rsidR="005933DE">
        <w:rPr>
          <w:rStyle w:val="afffff3"/>
          <w:rtl/>
        </w:rPr>
        <w:t>"</w:t>
      </w:r>
      <w:r w:rsidRPr="00845453">
        <w:rPr>
          <w:rStyle w:val="afffff3"/>
          <w:rFonts w:hint="cs"/>
          <w:rtl/>
        </w:rPr>
        <w:t>ש וב</w:t>
      </w:r>
      <w:r w:rsidR="005933DE">
        <w:rPr>
          <w:rStyle w:val="afffff3"/>
          <w:rtl/>
        </w:rPr>
        <w:t>"</w:t>
      </w:r>
      <w:r w:rsidRPr="00845453">
        <w:rPr>
          <w:rStyle w:val="afffff3"/>
          <w:rFonts w:hint="cs"/>
          <w:rtl/>
        </w:rPr>
        <w:t>ה</w:t>
      </w:r>
      <w:r>
        <w:rPr>
          <w:rFonts w:hint="cs"/>
          <w:rtl/>
        </w:rPr>
        <w:t>.</w:t>
      </w:r>
    </w:p>
    <w:p w14:paraId="4D6C5234" w14:textId="77777777" w:rsidR="002D20BE" w:rsidRDefault="00183BFF" w:rsidP="002D20BE">
      <w:pPr>
        <w:pStyle w:val="afffff8"/>
        <w:rPr>
          <w:rtl/>
        </w:rPr>
      </w:pPr>
      <w:r w:rsidRPr="00C4622C">
        <w:rPr>
          <w:rtl/>
        </w:rPr>
        <w:t xml:space="preserve">השוחט חיה ועוף ביו"ט </w:t>
      </w:r>
    </w:p>
    <w:p w14:paraId="3E01497E" w14:textId="77777777" w:rsidR="00D1145F" w:rsidRPr="00D1145F" w:rsidRDefault="00183BFF" w:rsidP="00D1145F">
      <w:pPr>
        <w:pStyle w:val="36"/>
        <w:framePr w:wrap="notBeside"/>
        <w:rPr>
          <w:rtl/>
        </w:rPr>
      </w:pPr>
      <w:r w:rsidRPr="00D1145F">
        <w:rPr>
          <w:rFonts w:hint="cs"/>
          <w:rtl/>
        </w:rPr>
        <w:t>לב</w:t>
      </w:r>
      <w:r w:rsidR="0001190A" w:rsidRPr="00D1145F">
        <w:rPr>
          <w:rtl/>
        </w:rPr>
        <w:t>"</w:t>
      </w:r>
      <w:r w:rsidRPr="00D1145F">
        <w:rPr>
          <w:rFonts w:hint="cs"/>
          <w:rtl/>
        </w:rPr>
        <w:t>ש</w:t>
      </w:r>
      <w:r w:rsidR="001A51C1" w:rsidRPr="00D1145F">
        <w:rPr>
          <w:rFonts w:hint="cs"/>
          <w:rtl/>
        </w:rPr>
        <w:t>:</w:t>
      </w:r>
    </w:p>
    <w:p w14:paraId="4ECAEC15" w14:textId="4B42CF5C" w:rsidR="00183BFF" w:rsidRPr="006F178A" w:rsidRDefault="00183BFF" w:rsidP="002D20BE">
      <w:pPr>
        <w:pStyle w:val="afffffe"/>
        <w:spacing w:before="0"/>
        <w:rPr>
          <w:rtl/>
        </w:rPr>
      </w:pPr>
      <w:r w:rsidRPr="00C4622C">
        <w:rPr>
          <w:rFonts w:hint="cs"/>
          <w:rtl/>
        </w:rPr>
        <w:t>יחפור בדקר ויכסה</w:t>
      </w:r>
      <w:r w:rsidRPr="00C4622C">
        <w:rPr>
          <w:rtl/>
        </w:rPr>
        <w:t>.</w:t>
      </w:r>
      <w:r w:rsidR="002D20BE">
        <w:rPr>
          <w:rFonts w:hint="cs"/>
          <w:rtl/>
        </w:rPr>
        <w:t xml:space="preserve"> </w:t>
      </w:r>
      <w:r w:rsidRPr="006F178A">
        <w:rPr>
          <w:rtl/>
        </w:rPr>
        <w:t>השוחט דיעבד - אין, לכתחלה - לא.</w:t>
      </w:r>
    </w:p>
    <w:p w14:paraId="26802944" w14:textId="77777777" w:rsidR="00D1145F" w:rsidRPr="00D1145F" w:rsidRDefault="00183BFF" w:rsidP="00D1145F">
      <w:pPr>
        <w:pStyle w:val="36"/>
        <w:framePr w:wrap="notBeside"/>
        <w:rPr>
          <w:rtl/>
        </w:rPr>
      </w:pPr>
      <w:r w:rsidRPr="00D1145F">
        <w:rPr>
          <w:rtl/>
        </w:rPr>
        <w:t>וסיפא: דלב"ה:</w:t>
      </w:r>
    </w:p>
    <w:p w14:paraId="59CFAF8E" w14:textId="5EA352CC" w:rsidR="00183BFF" w:rsidRPr="006F178A" w:rsidRDefault="00183BFF" w:rsidP="00183BFF">
      <w:pPr>
        <w:rPr>
          <w:rtl/>
        </w:rPr>
      </w:pPr>
      <w:r w:rsidRPr="006F178A">
        <w:rPr>
          <w:rtl/>
        </w:rPr>
        <w:t>לא ישחוט,</w:t>
      </w:r>
      <w:r>
        <w:rPr>
          <w:rFonts w:hint="cs"/>
          <w:rtl/>
        </w:rPr>
        <w:t xml:space="preserve"> היינו שאם שחט לא יכסה</w:t>
      </w:r>
      <w:r w:rsidRPr="006F178A">
        <w:rPr>
          <w:rtl/>
        </w:rPr>
        <w:t>.</w:t>
      </w:r>
      <w:r w:rsidR="00D1145F">
        <w:rPr>
          <w:rFonts w:hint="cs"/>
          <w:rtl/>
        </w:rPr>
        <w:t>מכלל דרישא לכתחילה</w:t>
      </w:r>
    </w:p>
    <w:p w14:paraId="54FCBB81" w14:textId="77777777" w:rsidR="00D1145F" w:rsidRPr="00D1145F" w:rsidRDefault="00D1145F" w:rsidP="00D1145F">
      <w:pPr>
        <w:pStyle w:val="36"/>
        <w:framePr w:wrap="notBeside"/>
        <w:rPr>
          <w:rtl/>
        </w:rPr>
      </w:pPr>
      <w:r w:rsidRPr="00D1145F">
        <w:rPr>
          <w:rFonts w:hint="cs"/>
          <w:rtl/>
        </w:rPr>
        <w:t xml:space="preserve">- </w:t>
      </w:r>
      <w:r w:rsidR="00BF120D" w:rsidRPr="00D1145F">
        <w:rPr>
          <w:rFonts w:hint="cs"/>
          <w:rtl/>
        </w:rPr>
        <w:t>א</w:t>
      </w:r>
      <w:r w:rsidR="00183BFF" w:rsidRPr="00D1145F">
        <w:rPr>
          <w:rFonts w:hint="cs"/>
          <w:rtl/>
        </w:rPr>
        <w:t>. רב</w:t>
      </w:r>
      <w:r w:rsidR="00183BFF" w:rsidRPr="00D1145F">
        <w:rPr>
          <w:rtl/>
        </w:rPr>
        <w:t>"</w:t>
      </w:r>
      <w:r w:rsidR="00183BFF" w:rsidRPr="00D1145F">
        <w:rPr>
          <w:rFonts w:hint="cs"/>
          <w:rtl/>
        </w:rPr>
        <w:t xml:space="preserve">ה </w:t>
      </w:r>
      <w:r w:rsidR="00183BFF" w:rsidRPr="00D1145F">
        <w:rPr>
          <w:rtl/>
        </w:rPr>
        <w:t>ה"ק</w:t>
      </w:r>
      <w:r w:rsidR="00183BFF" w:rsidRPr="00D1145F">
        <w:rPr>
          <w:rFonts w:hint="cs"/>
          <w:rtl/>
        </w:rPr>
        <w:t>:</w:t>
      </w:r>
    </w:p>
    <w:p w14:paraId="70229179" w14:textId="75E9CB01" w:rsidR="00183BFF" w:rsidRDefault="00183BFF" w:rsidP="00183BFF">
      <w:pPr>
        <w:rPr>
          <w:rtl/>
        </w:rPr>
      </w:pPr>
      <w:r w:rsidRPr="006F178A">
        <w:rPr>
          <w:rtl/>
        </w:rPr>
        <w:t xml:space="preserve">השוחט שבא לימלך, </w:t>
      </w:r>
    </w:p>
    <w:p w14:paraId="19A72FC3" w14:textId="6C4356A6" w:rsidR="004605A2" w:rsidRPr="004605A2" w:rsidRDefault="00183BFF" w:rsidP="004605A2">
      <w:pPr>
        <w:rPr>
          <w:rStyle w:val="afffff3"/>
          <w:rFonts w:cs="FrankRuehl"/>
          <w:szCs w:val="18"/>
          <w:rtl/>
        </w:rPr>
      </w:pPr>
      <w:r w:rsidRPr="005F161B">
        <w:rPr>
          <w:rStyle w:val="afffff3"/>
          <w:rtl/>
        </w:rPr>
        <w:t>ב"ש</w:t>
      </w:r>
      <w:r w:rsidRPr="00A75BAA">
        <w:rPr>
          <w:rStyle w:val="afffff3"/>
          <w:rtl/>
        </w:rPr>
        <w:t>:</w:t>
      </w:r>
      <w:r w:rsidRPr="006F178A">
        <w:rPr>
          <w:rtl/>
        </w:rPr>
        <w:t xml:space="preserve"> </w:t>
      </w:r>
      <w:r w:rsidRPr="00BF5D1E">
        <w:rPr>
          <w:rFonts w:cs="PFT_Frank"/>
          <w:b/>
          <w:bCs/>
          <w:szCs w:val="14"/>
          <w:rtl/>
        </w:rPr>
        <w:t>שחוט, חפור</w:t>
      </w:r>
      <w:r w:rsidRPr="006F178A">
        <w:rPr>
          <w:rtl/>
        </w:rPr>
        <w:t>, וכסה.</w:t>
      </w:r>
      <w:r>
        <w:rPr>
          <w:rFonts w:hint="cs"/>
          <w:rtl/>
        </w:rPr>
        <w:t xml:space="preserve"> </w:t>
      </w:r>
      <w:r w:rsidR="004605A2">
        <w:rPr>
          <w:rtl/>
        </w:rPr>
        <w:tab/>
      </w:r>
      <w:r w:rsidRPr="004A45E8">
        <w:rPr>
          <w:rStyle w:val="afffff3"/>
          <w:rFonts w:hint="cs"/>
          <w:rtl/>
        </w:rPr>
        <w:t>ולב</w:t>
      </w:r>
      <w:r w:rsidR="0001190A">
        <w:rPr>
          <w:rStyle w:val="afffff3"/>
          <w:rtl/>
        </w:rPr>
        <w:t>"</w:t>
      </w:r>
      <w:r w:rsidRPr="004A45E8">
        <w:rPr>
          <w:rStyle w:val="afffff3"/>
          <w:rFonts w:hint="cs"/>
          <w:rtl/>
        </w:rPr>
        <w:t>ה</w:t>
      </w:r>
      <w:r w:rsidR="00827D0D">
        <w:rPr>
          <w:rStyle w:val="afffff3"/>
          <w:rFonts w:hint="cs"/>
          <w:rtl/>
        </w:rPr>
        <w:t>:</w:t>
      </w:r>
      <w:r>
        <w:rPr>
          <w:rFonts w:hint="cs"/>
          <w:rtl/>
        </w:rPr>
        <w:t xml:space="preserve"> רק בעפר מוכן מבעו</w:t>
      </w:r>
      <w:r w:rsidR="0001190A">
        <w:rPr>
          <w:rtl/>
        </w:rPr>
        <w:t>"</w:t>
      </w:r>
      <w:r>
        <w:rPr>
          <w:rFonts w:hint="cs"/>
          <w:rtl/>
        </w:rPr>
        <w:t>י</w:t>
      </w:r>
      <w:r w:rsidR="004605A2">
        <w:rPr>
          <w:rFonts w:hint="cs"/>
          <w:rtl/>
        </w:rPr>
        <w:t>.</w:t>
      </w:r>
    </w:p>
    <w:p w14:paraId="2F5D9BF0" w14:textId="77777777" w:rsidR="004605A2" w:rsidRPr="004605A2" w:rsidRDefault="00BF120D" w:rsidP="004605A2">
      <w:pPr>
        <w:pStyle w:val="36"/>
        <w:framePr w:wrap="notBeside"/>
        <w:rPr>
          <w:rtl/>
        </w:rPr>
      </w:pPr>
      <w:r w:rsidRPr="004605A2">
        <w:rPr>
          <w:rFonts w:hint="cs"/>
          <w:rtl/>
        </w:rPr>
        <w:t>ב</w:t>
      </w:r>
      <w:r w:rsidR="00183BFF" w:rsidRPr="004605A2">
        <w:rPr>
          <w:rFonts w:hint="cs"/>
          <w:rtl/>
        </w:rPr>
        <w:t xml:space="preserve">. </w:t>
      </w:r>
      <w:r w:rsidR="00183BFF" w:rsidRPr="004605A2">
        <w:rPr>
          <w:rtl/>
        </w:rPr>
        <w:t>רב יוסף ה"ק:</w:t>
      </w:r>
    </w:p>
    <w:p w14:paraId="5473E012" w14:textId="2B779790" w:rsidR="00183BFF" w:rsidRDefault="00183BFF" w:rsidP="00183BFF">
      <w:pPr>
        <w:rPr>
          <w:rStyle w:val="afffff3"/>
          <w:rtl/>
        </w:rPr>
      </w:pPr>
      <w:r w:rsidRPr="006F178A">
        <w:rPr>
          <w:rtl/>
        </w:rPr>
        <w:t>השוחט שבא להמלך</w:t>
      </w:r>
      <w:r w:rsidR="004605A2">
        <w:rPr>
          <w:rFonts w:hint="cs"/>
          <w:rtl/>
        </w:rPr>
        <w:t>.</w:t>
      </w:r>
      <w:r w:rsidRPr="006F178A">
        <w:rPr>
          <w:rtl/>
        </w:rPr>
        <w:t xml:space="preserve"> </w:t>
      </w:r>
    </w:p>
    <w:p w14:paraId="7C67F4EB" w14:textId="52854484" w:rsidR="00183BFF" w:rsidRPr="004A45E8" w:rsidRDefault="00183BFF" w:rsidP="00183BFF">
      <w:pPr>
        <w:rPr>
          <w:rStyle w:val="afffff3"/>
          <w:spacing w:val="-2"/>
          <w:rtl/>
        </w:rPr>
      </w:pPr>
      <w:r w:rsidRPr="004A45E8">
        <w:rPr>
          <w:rStyle w:val="afffff3"/>
          <w:spacing w:val="-2"/>
          <w:rtl/>
        </w:rPr>
        <w:t>ב"ש</w:t>
      </w:r>
      <w:r w:rsidRPr="004A45E8">
        <w:rPr>
          <w:spacing w:val="-2"/>
          <w:rtl/>
        </w:rPr>
        <w:t xml:space="preserve"> </w:t>
      </w:r>
      <w:r w:rsidRPr="004A45E8">
        <w:rPr>
          <w:rStyle w:val="afffff3"/>
          <w:rFonts w:hint="cs"/>
          <w:spacing w:val="-2"/>
          <w:rtl/>
        </w:rPr>
        <w:t>א</w:t>
      </w:r>
      <w:r w:rsidRPr="004A45E8">
        <w:rPr>
          <w:rStyle w:val="afffff3"/>
          <w:spacing w:val="-2"/>
          <w:rtl/>
        </w:rPr>
        <w:t>"</w:t>
      </w:r>
      <w:r w:rsidRPr="004A45E8">
        <w:rPr>
          <w:rStyle w:val="afffff3"/>
          <w:rFonts w:hint="cs"/>
          <w:spacing w:val="-2"/>
          <w:rtl/>
        </w:rPr>
        <w:t>ל</w:t>
      </w:r>
      <w:r w:rsidRPr="004A45E8">
        <w:rPr>
          <w:rStyle w:val="afffff3"/>
          <w:spacing w:val="-2"/>
          <w:rtl/>
        </w:rPr>
        <w:t>:</w:t>
      </w:r>
      <w:r w:rsidRPr="004A45E8">
        <w:rPr>
          <w:spacing w:val="-2"/>
          <w:rtl/>
        </w:rPr>
        <w:t xml:space="preserve"> </w:t>
      </w:r>
      <w:r w:rsidRPr="00BF5D1E">
        <w:rPr>
          <w:rFonts w:cs="PFT_Frank"/>
          <w:b/>
          <w:bCs/>
          <w:spacing w:val="-2"/>
          <w:szCs w:val="14"/>
          <w:rtl/>
        </w:rPr>
        <w:t>חפור שחוט</w:t>
      </w:r>
      <w:r w:rsidRPr="004A45E8">
        <w:rPr>
          <w:spacing w:val="-2"/>
          <w:rtl/>
        </w:rPr>
        <w:t xml:space="preserve"> וכסה.</w:t>
      </w:r>
      <w:r w:rsidRPr="004A45E8">
        <w:rPr>
          <w:rFonts w:hint="cs"/>
          <w:spacing w:val="-2"/>
          <w:rtl/>
        </w:rPr>
        <w:t xml:space="preserve"> </w:t>
      </w:r>
      <w:r w:rsidRPr="004A45E8">
        <w:rPr>
          <w:rStyle w:val="afffff3"/>
          <w:rFonts w:hint="cs"/>
          <w:spacing w:val="-2"/>
          <w:rtl/>
        </w:rPr>
        <w:t>ולב</w:t>
      </w:r>
      <w:r w:rsidR="0001190A">
        <w:rPr>
          <w:rStyle w:val="afffff3"/>
          <w:spacing w:val="-2"/>
          <w:rtl/>
        </w:rPr>
        <w:t>"</w:t>
      </w:r>
      <w:r w:rsidRPr="004A45E8">
        <w:rPr>
          <w:rStyle w:val="afffff3"/>
          <w:rFonts w:hint="cs"/>
          <w:spacing w:val="-2"/>
          <w:rtl/>
        </w:rPr>
        <w:t>ה</w:t>
      </w:r>
      <w:r w:rsidR="00D81D4E">
        <w:rPr>
          <w:rStyle w:val="afffff3"/>
          <w:rFonts w:hint="cs"/>
          <w:spacing w:val="-2"/>
          <w:rtl/>
        </w:rPr>
        <w:t>:</w:t>
      </w:r>
      <w:r w:rsidRPr="004A45E8">
        <w:rPr>
          <w:rStyle w:val="afffff3"/>
          <w:rFonts w:hint="cs"/>
          <w:spacing w:val="-2"/>
          <w:rtl/>
        </w:rPr>
        <w:t xml:space="preserve"> </w:t>
      </w:r>
      <w:r w:rsidRPr="004A45E8">
        <w:rPr>
          <w:rFonts w:hint="cs"/>
          <w:spacing w:val="-2"/>
          <w:rtl/>
        </w:rPr>
        <w:t>רק בעפר מוכן מבעו</w:t>
      </w:r>
      <w:r w:rsidR="0001190A">
        <w:rPr>
          <w:spacing w:val="-2"/>
          <w:rtl/>
        </w:rPr>
        <w:t>"</w:t>
      </w:r>
      <w:r w:rsidRPr="004A45E8">
        <w:rPr>
          <w:rFonts w:hint="cs"/>
          <w:spacing w:val="-2"/>
          <w:rtl/>
        </w:rPr>
        <w:t>י</w:t>
      </w:r>
    </w:p>
    <w:p w14:paraId="0B7B2269" w14:textId="77777777" w:rsidR="00392586" w:rsidRPr="00392586" w:rsidRDefault="00183BFF" w:rsidP="00392586">
      <w:pPr>
        <w:pStyle w:val="36"/>
        <w:framePr w:wrap="notBeside"/>
        <w:rPr>
          <w:rtl/>
        </w:rPr>
      </w:pPr>
      <w:r w:rsidRPr="00392586">
        <w:rPr>
          <w:rFonts w:hint="cs"/>
          <w:rtl/>
        </w:rPr>
        <w:lastRenderedPageBreak/>
        <w:t>וכו</w:t>
      </w:r>
      <w:r w:rsidR="0001190A" w:rsidRPr="00392586">
        <w:rPr>
          <w:rtl/>
        </w:rPr>
        <w:t>"</w:t>
      </w:r>
      <w:r w:rsidRPr="00392586">
        <w:rPr>
          <w:rFonts w:hint="cs"/>
          <w:rtl/>
        </w:rPr>
        <w:t>ע כר"ז</w:t>
      </w:r>
    </w:p>
    <w:p w14:paraId="3B2BC82B" w14:textId="428EDFA7" w:rsidR="00183BFF" w:rsidRDefault="00183BFF" w:rsidP="00183BFF">
      <w:pPr>
        <w:rPr>
          <w:rtl/>
        </w:rPr>
      </w:pPr>
      <w:r w:rsidRPr="002C641B">
        <w:rPr>
          <w:rStyle w:val="af4"/>
          <w:rtl/>
        </w:rPr>
        <w:t>דושפך את דמו וכסהו בעפר</w:t>
      </w:r>
      <w:r w:rsidRPr="006F178A">
        <w:rPr>
          <w:rtl/>
        </w:rPr>
        <w:t xml:space="preserve"> </w:t>
      </w:r>
      <w:r w:rsidR="001A51C1">
        <w:rPr>
          <w:rFonts w:hint="cs"/>
          <w:rtl/>
        </w:rPr>
        <w:t>- למטה ולמעלה</w:t>
      </w:r>
    </w:p>
    <w:p w14:paraId="5E708B89" w14:textId="77777777" w:rsidR="00392586" w:rsidRPr="00392586" w:rsidRDefault="00183BFF" w:rsidP="00392586">
      <w:pPr>
        <w:pStyle w:val="36"/>
        <w:framePr w:wrap="notBeside"/>
        <w:rPr>
          <w:rtl/>
        </w:rPr>
      </w:pPr>
      <w:r w:rsidRPr="00392586">
        <w:rPr>
          <w:rFonts w:hint="cs"/>
          <w:rtl/>
        </w:rPr>
        <w:t xml:space="preserve">לרבה: </w:t>
      </w:r>
    </w:p>
    <w:p w14:paraId="19AAE992" w14:textId="6C87C3D0" w:rsidR="00183BFF" w:rsidRPr="00392586" w:rsidRDefault="00392586" w:rsidP="001A51C1">
      <w:pPr>
        <w:rPr>
          <w:rtl/>
        </w:rPr>
      </w:pPr>
      <w:r w:rsidRPr="00392586">
        <w:rPr>
          <w:rFonts w:hint="cs"/>
          <w:rtl/>
        </w:rPr>
        <w:t xml:space="preserve">רק אם </w:t>
      </w:r>
      <w:r w:rsidR="00183BFF" w:rsidRPr="00392586">
        <w:rPr>
          <w:rFonts w:hint="cs"/>
          <w:rtl/>
        </w:rPr>
        <w:t>יש</w:t>
      </w:r>
      <w:r w:rsidR="00183BFF" w:rsidRPr="00392586">
        <w:rPr>
          <w:rtl/>
        </w:rPr>
        <w:t xml:space="preserve"> עפר למטה, אי לא לא, חיישי ד</w:t>
      </w:r>
      <w:r w:rsidR="001A51C1" w:rsidRPr="00392586">
        <w:rPr>
          <w:rFonts w:hint="cs"/>
          <w:rtl/>
        </w:rPr>
        <w:t>ימלך ולא ישחוט</w:t>
      </w:r>
    </w:p>
    <w:p w14:paraId="23F49B4B" w14:textId="77777777" w:rsidR="00392586" w:rsidRPr="00392586" w:rsidRDefault="00183BFF" w:rsidP="00392586">
      <w:pPr>
        <w:pStyle w:val="36"/>
        <w:framePr w:wrap="notBeside"/>
        <w:rPr>
          <w:rtl/>
        </w:rPr>
      </w:pPr>
      <w:r w:rsidRPr="00392586">
        <w:rPr>
          <w:rFonts w:hint="cs"/>
          <w:rtl/>
        </w:rPr>
        <w:t xml:space="preserve">לרב יוסף: </w:t>
      </w:r>
    </w:p>
    <w:p w14:paraId="4CCF589C" w14:textId="0A49C037" w:rsidR="00183BFF" w:rsidRPr="006F178A" w:rsidRDefault="00350DD6" w:rsidP="00523C8A">
      <w:pPr>
        <w:rPr>
          <w:rtl/>
        </w:rPr>
      </w:pPr>
      <w:r>
        <w:rPr>
          <w:rFonts w:hint="cs"/>
          <w:rtl/>
        </w:rPr>
        <w:t>ז</w:t>
      </w:r>
      <w:r w:rsidR="00183BFF" w:rsidRPr="006B7C09">
        <w:rPr>
          <w:rFonts w:hint="cs"/>
          <w:rtl/>
        </w:rPr>
        <w:t>ה עדיף</w:t>
      </w:r>
      <w:r w:rsidR="00183BFF" w:rsidRPr="006B7C09">
        <w:rPr>
          <w:rtl/>
        </w:rPr>
        <w:t xml:space="preserve">, </w:t>
      </w:r>
      <w:r w:rsidR="00183BFF" w:rsidRPr="006B7C09">
        <w:rPr>
          <w:rFonts w:hint="cs"/>
          <w:rtl/>
        </w:rPr>
        <w:t>שאם</w:t>
      </w:r>
      <w:r w:rsidR="00183BFF" w:rsidRPr="006B7C09">
        <w:rPr>
          <w:rtl/>
        </w:rPr>
        <w:t xml:space="preserve"> לא </w:t>
      </w:r>
      <w:r w:rsidR="00183BFF" w:rsidRPr="006B7C09">
        <w:rPr>
          <w:rFonts w:hint="cs"/>
          <w:rtl/>
        </w:rPr>
        <w:t xml:space="preserve">תתירו יבוא </w:t>
      </w:r>
      <w:r w:rsidR="00183BFF" w:rsidRPr="006B7C09">
        <w:rPr>
          <w:rtl/>
        </w:rPr>
        <w:t>ל</w:t>
      </w:r>
      <w:r w:rsidR="00183BFF" w:rsidRPr="006B7C09">
        <w:rPr>
          <w:rFonts w:hint="cs"/>
          <w:rtl/>
        </w:rPr>
        <w:t>המנע</w:t>
      </w:r>
      <w:r w:rsidR="00183BFF" w:rsidRPr="006B7C09">
        <w:rPr>
          <w:rtl/>
        </w:rPr>
        <w:t xml:space="preserve"> משמחת יו"ט.</w:t>
      </w:r>
    </w:p>
    <w:p w14:paraId="498738F4" w14:textId="0AD3C09A" w:rsidR="00183BFF" w:rsidRPr="006F178A" w:rsidRDefault="00B35974" w:rsidP="00B35974">
      <w:pPr>
        <w:pStyle w:val="afff0"/>
        <w:rPr>
          <w:del w:id="90012" w:author="מנוע עיצוב" w:date="2026-10-08T11:01:28Z"/>
          <w:rtl/>
        </w:rPr>
      </w:pPr>
      <w:del w:id="90011" w:author="מנוע עיצוב" w:date="2026-10-08T11:01:28Z">
        <w:r>
          <w:rPr>
            <w:rFonts w:ascii="BA TM • Vilna Extra-Bold" w:hAnsi="BA TM • Vilna Extra-Bold" w:hint="cs"/>
            <w:rtl/>
          </w:rPr>
          <w:delText xml:space="preserve">****</w:delText>
        </w:r>
      </w:del>
    </w:p>
    <w:p w14:paraId="63A0D223" w14:textId="77777777" w:rsidR="00183BFF" w:rsidRPr="00C4622C" w:rsidRDefault="00183BFF" w:rsidP="00183BFF">
      <w:pPr>
        <w:pStyle w:val="affff0"/>
        <w:rPr>
          <w:sz w:val="18"/>
          <w:rtl/>
        </w:rPr>
      </w:pPr>
      <w:ins w:id="9802" w:author="מספור קטעי משנה" w:date="2026-10-06T06:45:12Z">
        <w:r>
          <w:rPr>
            <w:rStyle w:val="MisparKeta"/>
          </w:rPr>
          <w:t xml:space="preserve">ב. </w:t>
        </w:r>
      </w:ins>
      <w:r w:rsidRPr="00C4622C">
        <w:rPr>
          <w:rtl/>
          <w:rPrChange w:id="40003" w:author="Claude" w:date="2026-10-06T13:34:26Z">
            <w:rPr>
              <w:sz w:val="18"/>
              <w:rtl/>
            </w:rPr>
          </w:rPrChange>
        </w:rPr>
        <w:t xml:space="preserve">ומודים </w:t>
      </w:r>
      <w:r w:rsidRPr="00C4622C">
        <w:rPr>
          <w:rFonts w:hint="cs"/>
          <w:rtl/>
          <w:rPrChange w:id="40004" w:author="Claude" w:date="2026-10-06T13:34:26Z">
            <w:rPr>
              <w:rFonts w:hint="cs"/>
              <w:sz w:val="18"/>
              <w:rtl/>
            </w:rPr>
          </w:rPrChange>
        </w:rPr>
        <w:t xml:space="preserve">ב"ה </w:t>
      </w:r>
      <w:r w:rsidRPr="00C4622C">
        <w:rPr>
          <w:rtl/>
          <w:rPrChange w:id="40005" w:author="Claude" w:date="2026-10-06T13:34:26Z">
            <w:rPr>
              <w:sz w:val="18"/>
              <w:rtl/>
            </w:rPr>
          </w:rPrChange>
        </w:rPr>
        <w:t>שאם שחט שיחפור בדקר ויכסה.</w:t>
      </w:r>
    </w:p>
    <w:p w14:paraId="1386A94C" w14:textId="77777777" w:rsidR="00350DD6" w:rsidRPr="00350DD6" w:rsidRDefault="00183BFF" w:rsidP="00350DD6">
      <w:pPr>
        <w:pStyle w:val="36"/>
        <w:framePr w:wrap="notBeside"/>
        <w:rPr>
          <w:rtl/>
        </w:rPr>
      </w:pPr>
      <w:r w:rsidRPr="00350DD6">
        <w:rPr>
          <w:rtl/>
        </w:rPr>
        <w:t>ר"ז מר"י:</w:t>
      </w:r>
    </w:p>
    <w:p w14:paraId="2BAA7F54" w14:textId="60698880" w:rsidR="00183BFF" w:rsidRPr="006F178A" w:rsidRDefault="00183BFF" w:rsidP="00183BFF">
      <w:pPr>
        <w:rPr>
          <w:rtl/>
        </w:rPr>
      </w:pPr>
      <w:r w:rsidRPr="006F178A">
        <w:rPr>
          <w:rtl/>
        </w:rPr>
        <w:t>והוא שיש לו דקר נעוץ מבעוד יום.</w:t>
      </w:r>
    </w:p>
    <w:p w14:paraId="46E38199" w14:textId="77777777" w:rsidR="00183BFF" w:rsidRPr="001F19F5" w:rsidRDefault="00183BFF" w:rsidP="001A51C1">
      <w:pPr>
        <w:rPr>
          <w:spacing w:val="-2"/>
          <w:rtl/>
        </w:rPr>
      </w:pPr>
      <w:r w:rsidRPr="001F19F5">
        <w:rPr>
          <w:spacing w:val="-2"/>
          <w:rtl/>
        </w:rPr>
        <w:t>ואין בזה כתישה</w:t>
      </w:r>
      <w:r w:rsidRPr="001F19F5">
        <w:rPr>
          <w:rFonts w:hint="cs"/>
          <w:spacing w:val="-2"/>
          <w:rtl/>
        </w:rPr>
        <w:t xml:space="preserve"> </w:t>
      </w:r>
      <w:r w:rsidRPr="001F19F5">
        <w:rPr>
          <w:rFonts w:hint="cs"/>
          <w:spacing w:val="-2"/>
          <w:sz w:val="16"/>
          <w:szCs w:val="15"/>
          <w:rtl/>
        </w:rPr>
        <w:t>טחינה</w:t>
      </w:r>
      <w:r w:rsidRPr="001F19F5">
        <w:rPr>
          <w:rFonts w:hint="cs"/>
          <w:spacing w:val="-2"/>
          <w:rtl/>
        </w:rPr>
        <w:t xml:space="preserve">, </w:t>
      </w:r>
      <w:r w:rsidR="001A51C1">
        <w:rPr>
          <w:rFonts w:hint="cs"/>
          <w:spacing w:val="-2"/>
          <w:rtl/>
        </w:rPr>
        <w:t xml:space="preserve">- </w:t>
      </w:r>
      <w:r w:rsidRPr="001F19F5">
        <w:rPr>
          <w:spacing w:val="-2"/>
          <w:rtl/>
        </w:rPr>
        <w:t>דמיירי בעפר תיחוח</w:t>
      </w:r>
      <w:r w:rsidRPr="001F19F5">
        <w:rPr>
          <w:rFonts w:hint="cs"/>
          <w:spacing w:val="-2"/>
          <w:rtl/>
        </w:rPr>
        <w:t>,</w:t>
      </w:r>
      <w:r w:rsidRPr="001F19F5">
        <w:rPr>
          <w:spacing w:val="-2"/>
          <w:rtl/>
        </w:rPr>
        <w:t xml:space="preserve"> </w:t>
      </w:r>
    </w:p>
    <w:p w14:paraId="20EF9A62" w14:textId="77777777" w:rsidR="00183BFF" w:rsidRPr="006F178A" w:rsidRDefault="00183BFF" w:rsidP="00183BFF">
      <w:pPr>
        <w:rPr>
          <w:rtl/>
        </w:rPr>
      </w:pPr>
      <w:r w:rsidRPr="006F178A">
        <w:rPr>
          <w:rtl/>
        </w:rPr>
        <w:t>ולא גומא</w:t>
      </w:r>
      <w:r>
        <w:rPr>
          <w:rFonts w:hint="cs"/>
          <w:rtl/>
        </w:rPr>
        <w:t xml:space="preserve"> </w:t>
      </w:r>
      <w:r w:rsidRPr="00101E7B">
        <w:rPr>
          <w:rFonts w:hint="cs"/>
          <w:sz w:val="16"/>
          <w:szCs w:val="15"/>
          <w:rtl/>
        </w:rPr>
        <w:t>דבונה</w:t>
      </w:r>
      <w:r w:rsidRPr="006F178A">
        <w:rPr>
          <w:rtl/>
        </w:rPr>
        <w:t xml:space="preserve"> </w:t>
      </w:r>
      <w:r w:rsidR="001A51C1">
        <w:rPr>
          <w:rStyle w:val="afffff3"/>
          <w:rFonts w:hint="cs"/>
          <w:rtl/>
        </w:rPr>
        <w:t xml:space="preserve">- </w:t>
      </w:r>
      <w:r w:rsidRPr="001A51C1">
        <w:rPr>
          <w:rStyle w:val="afffff3"/>
          <w:rtl/>
        </w:rPr>
        <w:t>ד</w:t>
      </w:r>
      <w:r w:rsidRPr="00457078">
        <w:rPr>
          <w:rStyle w:val="afffff3"/>
          <w:rtl/>
        </w:rPr>
        <w:t>כר"א</w:t>
      </w:r>
      <w:r w:rsidR="00827D0D">
        <w:rPr>
          <w:rStyle w:val="afffff3"/>
          <w:rFonts w:hint="cs"/>
          <w:rtl/>
        </w:rPr>
        <w:t>:</w:t>
      </w:r>
      <w:r w:rsidRPr="006F178A">
        <w:rPr>
          <w:rtl/>
        </w:rPr>
        <w:t xml:space="preserve"> ד</w:t>
      </w:r>
      <w:r>
        <w:rPr>
          <w:rFonts w:hint="cs"/>
          <w:rtl/>
        </w:rPr>
        <w:t xml:space="preserve">בא"צ </w:t>
      </w:r>
      <w:r w:rsidRPr="006F178A">
        <w:rPr>
          <w:rtl/>
        </w:rPr>
        <w:t>אלא לעפרה פטור.</w:t>
      </w:r>
    </w:p>
    <w:p w14:paraId="2302663D" w14:textId="5CC77EF9" w:rsidR="00183BFF" w:rsidRPr="006F178A" w:rsidRDefault="00B35974" w:rsidP="00B35974">
      <w:pPr>
        <w:pStyle w:val="afff0"/>
        <w:rPr>
          <w:del w:id="90014" w:author="מנוע עיצוב" w:date="2026-10-08T11:01:28Z"/>
          <w:rtl/>
        </w:rPr>
      </w:pPr>
      <w:del w:id="90013" w:author="מנוע עיצוב" w:date="2026-10-08T11:01:28Z">
        <w:r>
          <w:rPr>
            <w:rFonts w:ascii="BA TM • Vilna Extra-Bold" w:hAnsi="BA TM • Vilna Extra-Bold" w:hint="cs"/>
            <w:rtl/>
          </w:rPr>
          <w:delText xml:space="preserve">****</w:delText>
        </w:r>
      </w:del>
    </w:p>
    <w:p w14:paraId="2E18F453" w14:textId="77777777" w:rsidR="00183BFF" w:rsidRPr="006F178A" w:rsidRDefault="00183BFF" w:rsidP="00183BFF">
      <w:pPr>
        <w:pStyle w:val="afff2"/>
        <w:framePr w:wrap="around"/>
        <w:rPr>
          <w:rtl/>
        </w:rPr>
      </w:pPr>
      <w:r w:rsidRPr="006F178A">
        <w:rPr>
          <w:rtl/>
        </w:rPr>
        <w:t>ח.</w:t>
      </w:r>
    </w:p>
    <w:p w14:paraId="0E61D68B" w14:textId="77777777" w:rsidR="00183BFF" w:rsidRPr="00C4622C" w:rsidRDefault="00183BFF" w:rsidP="00183BFF">
      <w:pPr>
        <w:pStyle w:val="affff0"/>
        <w:rPr>
          <w:sz w:val="18"/>
          <w:rtl/>
        </w:rPr>
      </w:pPr>
      <w:ins w:id="9803" w:author="מספור קטעי משנה" w:date="2026-10-06T06:45:12Z">
        <w:r>
          <w:rPr>
            <w:rStyle w:val="MisparKeta"/>
          </w:rPr>
          <w:t xml:space="preserve">א. </w:t>
        </w:r>
      </w:ins>
      <w:r w:rsidRPr="00C4622C">
        <w:rPr>
          <w:rtl/>
          <w:rPrChange w:id="40006" w:author="Claude" w:date="2026-10-06T13:34:26Z">
            <w:rPr>
              <w:sz w:val="18"/>
              <w:rtl/>
            </w:rPr>
          </w:rPrChange>
        </w:rPr>
        <w:t>ואפר כירה מוכן הוא.</w:t>
      </w:r>
    </w:p>
    <w:p w14:paraId="00115AB2" w14:textId="77777777" w:rsidR="00DC35EC" w:rsidRPr="00DC35EC" w:rsidRDefault="00183BFF" w:rsidP="00DC35EC">
      <w:pPr>
        <w:pStyle w:val="36"/>
        <w:framePr w:wrap="notBeside"/>
        <w:rPr>
          <w:rtl/>
        </w:rPr>
      </w:pPr>
      <w:r w:rsidRPr="00DC35EC">
        <w:rPr>
          <w:rFonts w:hint="cs"/>
          <w:rtl/>
        </w:rPr>
        <w:t>רב</w:t>
      </w:r>
      <w:r w:rsidRPr="00DC35EC">
        <w:rPr>
          <w:rtl/>
        </w:rPr>
        <w:t>:</w:t>
      </w:r>
    </w:p>
    <w:p w14:paraId="5A70436C" w14:textId="26F50512" w:rsidR="00183BFF" w:rsidRPr="001F19F5" w:rsidRDefault="00183BFF" w:rsidP="00183BFF">
      <w:pPr>
        <w:rPr>
          <w:rtl/>
        </w:rPr>
      </w:pPr>
      <w:r w:rsidRPr="001F19F5">
        <w:rPr>
          <w:rFonts w:hint="cs"/>
          <w:rtl/>
        </w:rPr>
        <w:t>דווקא</w:t>
      </w:r>
      <w:r w:rsidRPr="001F19F5">
        <w:rPr>
          <w:rtl/>
        </w:rPr>
        <w:t xml:space="preserve"> </w:t>
      </w:r>
      <w:r w:rsidRPr="001F19F5">
        <w:rPr>
          <w:rFonts w:hint="cs"/>
          <w:rtl/>
        </w:rPr>
        <w:t>ב</w:t>
      </w:r>
      <w:r w:rsidRPr="001F19F5">
        <w:rPr>
          <w:rtl/>
        </w:rPr>
        <w:t xml:space="preserve">הוסק </w:t>
      </w:r>
      <w:r w:rsidRPr="003772EC">
        <w:rPr>
          <w:rFonts w:cs="PFT_Frank"/>
          <w:b/>
          <w:bCs/>
          <w:szCs w:val="14"/>
          <w:rtl/>
        </w:rPr>
        <w:t>מע</w:t>
      </w:r>
      <w:r w:rsidRPr="00EE6043">
        <w:rPr>
          <w:rFonts w:cs="PFT_Frank" w:hint="cs"/>
          <w:b/>
          <w:bCs/>
          <w:szCs w:val="14"/>
          <w:rtl/>
        </w:rPr>
        <w:t>רב</w:t>
      </w:r>
      <w:r w:rsidRPr="001F19F5">
        <w:rPr>
          <w:rFonts w:hint="cs"/>
          <w:rtl/>
        </w:rPr>
        <w:t xml:space="preserve"> </w:t>
      </w:r>
      <w:r w:rsidRPr="003772EC">
        <w:rPr>
          <w:rFonts w:cs="PFT_Frank"/>
          <w:b/>
          <w:bCs/>
          <w:szCs w:val="14"/>
          <w:rtl/>
        </w:rPr>
        <w:t>יו"ט,</w:t>
      </w:r>
      <w:r w:rsidRPr="001F19F5">
        <w:rPr>
          <w:rtl/>
        </w:rPr>
        <w:t xml:space="preserve"> אבל הוסק ביו"ט אסור. </w:t>
      </w:r>
    </w:p>
    <w:p w14:paraId="1FD77787" w14:textId="77777777" w:rsidR="00183BFF" w:rsidRPr="00101E7B" w:rsidRDefault="00BF120D" w:rsidP="00DC35EC">
      <w:pPr>
        <w:rPr>
          <w:rFonts w:cs="Guttman Vilna"/>
          <w:b/>
          <w:bCs/>
          <w:rtl/>
        </w:rPr>
      </w:pPr>
      <w:r>
        <w:rPr>
          <w:rtl/>
        </w:rPr>
        <w:t>וא</w:t>
      </w:r>
      <w:r>
        <w:rPr>
          <w:rFonts w:hint="cs"/>
          <w:rtl/>
        </w:rPr>
        <w:t>ם</w:t>
      </w:r>
      <w:r w:rsidR="00183BFF" w:rsidRPr="00101E7B">
        <w:rPr>
          <w:rtl/>
        </w:rPr>
        <w:t xml:space="preserve"> ראוי לצלות בו ביצה מותר </w:t>
      </w:r>
      <w:r w:rsidR="00183BFF" w:rsidRPr="00EE6043">
        <w:rPr>
          <w:rFonts w:cs="PFT_Frank"/>
          <w:b/>
          <w:bCs/>
          <w:szCs w:val="14"/>
          <w:rtl/>
        </w:rPr>
        <w:t>ותנ"ה</w:t>
      </w:r>
      <w:r w:rsidR="00183BFF" w:rsidRPr="00101E7B">
        <w:rPr>
          <w:rtl/>
        </w:rPr>
        <w:t>.</w:t>
      </w:r>
    </w:p>
    <w:p w14:paraId="7A1BF05D" w14:textId="77777777" w:rsidR="00DC35EC" w:rsidRPr="00DC35EC" w:rsidRDefault="00183BFF" w:rsidP="00DC35EC">
      <w:pPr>
        <w:pStyle w:val="36"/>
        <w:framePr w:wrap="notBeside"/>
        <w:rPr>
          <w:rtl/>
        </w:rPr>
      </w:pPr>
      <w:r w:rsidRPr="00DC35EC">
        <w:rPr>
          <w:rFonts w:hint="cs"/>
          <w:rtl/>
        </w:rPr>
        <w:t>ר"י:</w:t>
      </w:r>
    </w:p>
    <w:p w14:paraId="39217A92" w14:textId="77777777" w:rsidR="00183BFF" w:rsidRPr="00101E7B" w:rsidRDefault="00183BFF" w:rsidP="00153150">
      <w:pPr>
        <w:rPr>
          <w:rtl/>
        </w:rPr>
      </w:pPr>
      <w:r w:rsidRPr="00101E7B">
        <w:rPr>
          <w:rFonts w:hint="eastAsia"/>
          <w:rtl/>
        </w:rPr>
        <w:t>ו</w:t>
      </w:r>
      <w:r>
        <w:rPr>
          <w:rtl/>
        </w:rPr>
        <w:t>מכניס אדם מלא קופתו עפר ועושה ב</w:t>
      </w:r>
      <w:r>
        <w:rPr>
          <w:rFonts w:hint="cs"/>
          <w:rtl/>
        </w:rPr>
        <w:t>ו</w:t>
      </w:r>
      <w:r w:rsidRPr="00101E7B">
        <w:rPr>
          <w:rtl/>
        </w:rPr>
        <w:t xml:space="preserve"> כל צרכו.</w:t>
      </w:r>
    </w:p>
    <w:p w14:paraId="5CA6BC91" w14:textId="77777777" w:rsidR="00153150" w:rsidRPr="00153150" w:rsidRDefault="00183BFF" w:rsidP="00153150">
      <w:pPr>
        <w:pStyle w:val="36"/>
        <w:framePr w:wrap="notBeside"/>
        <w:rPr>
          <w:rtl/>
        </w:rPr>
      </w:pPr>
      <w:r w:rsidRPr="00153150">
        <w:rPr>
          <w:rFonts w:hint="cs"/>
          <w:rtl/>
        </w:rPr>
        <w:t>מ"ז רבה</w:t>
      </w:r>
      <w:r w:rsidRPr="00153150">
        <w:rPr>
          <w:rtl/>
        </w:rPr>
        <w:t>:</w:t>
      </w:r>
    </w:p>
    <w:p w14:paraId="54680370" w14:textId="0D82D9C6" w:rsidR="00183BFF" w:rsidRPr="00101E7B" w:rsidRDefault="00183BFF" w:rsidP="00153150">
      <w:pPr>
        <w:spacing w:after="60"/>
        <w:rPr>
          <w:rtl/>
        </w:rPr>
      </w:pPr>
      <w:r w:rsidRPr="00101E7B">
        <w:rPr>
          <w:rtl/>
        </w:rPr>
        <w:t>והוא שייחד לו קרן זוית.</w:t>
      </w:r>
    </w:p>
    <w:p w14:paraId="6BCE243F" w14:textId="77777777" w:rsidR="00153150" w:rsidRPr="00153150" w:rsidRDefault="00183BFF" w:rsidP="00153150">
      <w:pPr>
        <w:pStyle w:val="36"/>
        <w:framePr w:wrap="notBeside"/>
        <w:rPr>
          <w:rtl/>
        </w:rPr>
      </w:pPr>
      <w:r w:rsidRPr="00153150">
        <w:rPr>
          <w:rFonts w:hint="cs"/>
          <w:rtl/>
        </w:rPr>
        <w:t>והך</w:t>
      </w:r>
    </w:p>
    <w:p w14:paraId="3558B5B5" w14:textId="275B3B7D" w:rsidR="006643CE" w:rsidRDefault="00183BFF" w:rsidP="00153150">
      <w:pPr>
        <w:rPr>
          <w:rStyle w:val="afffff3"/>
          <w:rtl/>
        </w:rPr>
      </w:pPr>
      <w:r w:rsidRPr="00D977D1">
        <w:rPr>
          <w:rFonts w:cs="PFT_Frank" w:hint="cs"/>
          <w:b/>
          <w:bCs/>
          <w:szCs w:val="14"/>
          <w:rtl/>
        </w:rPr>
        <w:t>ד</w:t>
      </w:r>
      <w:r w:rsidRPr="00D977D1">
        <w:rPr>
          <w:rFonts w:cs="PFT_Frank"/>
          <w:b/>
          <w:bCs/>
          <w:szCs w:val="14"/>
          <w:rtl/>
        </w:rPr>
        <w:t xml:space="preserve">אין שוחטין </w:t>
      </w:r>
      <w:r w:rsidRPr="00D977D1">
        <w:rPr>
          <w:rFonts w:cs="PFT_Frank" w:hint="cs"/>
          <w:b/>
          <w:bCs/>
          <w:szCs w:val="14"/>
          <w:rtl/>
        </w:rPr>
        <w:t>כוי</w:t>
      </w:r>
      <w:r w:rsidRPr="00D977D1">
        <w:rPr>
          <w:rFonts w:cs="PFT_Frank"/>
          <w:b/>
          <w:bCs/>
          <w:szCs w:val="14"/>
          <w:rtl/>
        </w:rPr>
        <w:t xml:space="preserve"> ביו"ט,</w:t>
      </w:r>
      <w:r w:rsidRPr="00293354">
        <w:rPr>
          <w:rFonts w:ascii="Fb Fontext" w:hAnsi="Fb Fontext"/>
          <w:spacing w:val="-2"/>
          <w:rtl/>
        </w:rPr>
        <w:t xml:space="preserve"> ואם שחטו אין מכסין את דמו.</w:t>
      </w:r>
      <w:r>
        <w:rPr>
          <w:rFonts w:hint="cs"/>
          <w:rtl/>
        </w:rPr>
        <w:t xml:space="preserve"> </w:t>
      </w:r>
    </w:p>
    <w:p w14:paraId="77A289B3" w14:textId="77777777" w:rsidR="00CA1EFC" w:rsidRPr="00CA1EFC" w:rsidRDefault="00183BFF" w:rsidP="00CA1EFC">
      <w:pPr>
        <w:pStyle w:val="36"/>
        <w:framePr w:wrap="notBeside"/>
        <w:rPr>
          <w:rtl/>
        </w:rPr>
      </w:pPr>
      <w:r w:rsidRPr="00CA1EFC">
        <w:rPr>
          <w:rtl/>
        </w:rPr>
        <w:t>אין להוכיח</w:t>
      </w:r>
    </w:p>
    <w:p w14:paraId="273FA850" w14:textId="78B07629" w:rsidR="00183BFF" w:rsidRPr="006F178A" w:rsidRDefault="00183BFF" w:rsidP="006643CE">
      <w:pPr>
        <w:rPr>
          <w:rtl/>
        </w:rPr>
      </w:pPr>
      <w:r w:rsidRPr="006643CE">
        <w:rPr>
          <w:rStyle w:val="afffff3"/>
          <w:rtl/>
        </w:rPr>
        <w:t>דלא כר"י</w:t>
      </w:r>
      <w:r w:rsidRPr="006643CE">
        <w:rPr>
          <w:rStyle w:val="afffff3"/>
          <w:rFonts w:hint="cs"/>
          <w:rtl/>
        </w:rPr>
        <w:t>,</w:t>
      </w:r>
      <w:r w:rsidRPr="006643CE">
        <w:rPr>
          <w:rStyle w:val="afffff3"/>
          <w:rtl/>
        </w:rPr>
        <w:t xml:space="preserve"> </w:t>
      </w:r>
      <w:r w:rsidRPr="006643CE">
        <w:rPr>
          <w:rStyle w:val="afffff3"/>
          <w:rFonts w:hint="cs"/>
          <w:rtl/>
        </w:rPr>
        <w:t>ד</w:t>
      </w:r>
      <w:r w:rsidR="00BF120D" w:rsidRPr="006643CE">
        <w:rPr>
          <w:rStyle w:val="afffff3"/>
          <w:rFonts w:hint="cs"/>
          <w:rtl/>
        </w:rPr>
        <w:t>יקשה</w:t>
      </w:r>
      <w:r w:rsidRPr="006643CE">
        <w:rPr>
          <w:rStyle w:val="afffff3"/>
          <w:rFonts w:hint="cs"/>
          <w:rtl/>
        </w:rPr>
        <w:t xml:space="preserve"> </w:t>
      </w:r>
      <w:r>
        <w:rPr>
          <w:rFonts w:hint="cs"/>
          <w:rtl/>
        </w:rPr>
        <w:t>מ</w:t>
      </w:r>
      <w:r w:rsidR="006643CE">
        <w:rPr>
          <w:rFonts w:hint="cs"/>
          <w:rtl/>
        </w:rPr>
        <w:t>ד</w:t>
      </w:r>
      <w:r w:rsidRPr="006F178A">
        <w:rPr>
          <w:rtl/>
        </w:rPr>
        <w:t>אין מכסה באפר כירה או בדקר נעוץ.</w:t>
      </w:r>
    </w:p>
    <w:p w14:paraId="3795778D" w14:textId="77777777">
      <w:pPr>
        <w:pStyle w:val="afff2"/>
        <w:framePr w:wrap="around"/>
        <w:rPr>
          <w:ins w:id="92135" w:author="Claude" w:date="2026-10-12T12:00:00Z"/>
          <w:rtl/>
        </w:rPr>
      </w:pPr>
      <w:ins w:id="92136" w:author="Claude" w:date="2026-10-12T12:00:00Z">
        <w:r>
          <w:rPr>
            <w:rFonts w:hint="cs"/>
            <w:rtl/>
          </w:rPr>
          <w:t>ח:</w:t>
        </w:r>
      </w:ins>
    </w:p>
    <w:p w14:paraId="7CCB86B9" w14:textId="77777777" w:rsidR="0099210D" w:rsidRPr="0099210D" w:rsidRDefault="00183BFF" w:rsidP="0099210D">
      <w:pPr>
        <w:pStyle w:val="36"/>
        <w:framePr w:wrap="notBeside"/>
        <w:rPr>
          <w:rtl/>
        </w:rPr>
      </w:pPr>
      <w:r w:rsidRPr="0099210D">
        <w:rPr>
          <w:rFonts w:hint="cs"/>
          <w:rtl/>
        </w:rPr>
        <w:t>ואין לתרץ</w:t>
      </w:r>
    </w:p>
    <w:p w14:paraId="37874BA0" w14:textId="77777777" w:rsidR="00315832" w:rsidRDefault="00BF120D" w:rsidP="001A51C1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 xml:space="preserve">באין לו, </w:t>
      </w:r>
      <w:r w:rsidR="00183BFF">
        <w:rPr>
          <w:rFonts w:ascii="Fb Fontext" w:hAnsi="Fb Fontext" w:hint="cs"/>
          <w:rtl/>
        </w:rPr>
        <w:t>דלא מיבעי לוודאי אלא אפי' לספק לא אמרי' דמשום שמחת יו</w:t>
      </w:r>
      <w:r w:rsidR="0001190A">
        <w:rPr>
          <w:rFonts w:ascii="Fb Fontext" w:hAnsi="Fb Fontext"/>
          <w:rtl/>
        </w:rPr>
        <w:t>"</w:t>
      </w:r>
      <w:r w:rsidR="00183BFF">
        <w:rPr>
          <w:rFonts w:ascii="Fb Fontext" w:hAnsi="Fb Fontext" w:hint="cs"/>
          <w:rtl/>
        </w:rPr>
        <w:t>ט ישחוט ולא יכסה</w:t>
      </w:r>
      <w:r w:rsidR="001A51C1">
        <w:rPr>
          <w:rFonts w:ascii="Fb Fontext" w:hAnsi="Fb Fontext" w:hint="cs"/>
          <w:rtl/>
        </w:rPr>
        <w:t xml:space="preserve">, </w:t>
      </w:r>
    </w:p>
    <w:p w14:paraId="5028CA72" w14:textId="753CC610" w:rsidR="00183BFF" w:rsidRDefault="00183BFF" w:rsidP="00315832">
      <w:pPr>
        <w:spacing w:after="60"/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 xml:space="preserve">דהא סיפא דאם שחטו </w:t>
      </w:r>
      <w:r w:rsidR="00BF120D">
        <w:rPr>
          <w:rFonts w:ascii="Fb Fontext" w:hAnsi="Fb Fontext" w:hint="cs"/>
          <w:rtl/>
        </w:rPr>
        <w:t xml:space="preserve">אין </w:t>
      </w:r>
      <w:r>
        <w:rPr>
          <w:rFonts w:ascii="Fb Fontext" w:hAnsi="Fb Fontext" w:hint="cs"/>
          <w:rtl/>
        </w:rPr>
        <w:t xml:space="preserve">מכסין, מוכח דיש לו, </w:t>
      </w:r>
    </w:p>
    <w:p w14:paraId="218B4AB5" w14:textId="77777777" w:rsidR="0099210D" w:rsidRPr="0099210D" w:rsidRDefault="00BF120D" w:rsidP="0099210D">
      <w:pPr>
        <w:pStyle w:val="36"/>
        <w:framePr w:wrap="notBeside"/>
        <w:rPr>
          <w:rtl/>
        </w:rPr>
      </w:pPr>
      <w:r w:rsidRPr="0099210D">
        <w:rPr>
          <w:rFonts w:hint="cs"/>
          <w:rtl/>
        </w:rPr>
        <w:t>א</w:t>
      </w:r>
      <w:r w:rsidR="00183BFF" w:rsidRPr="0099210D">
        <w:rPr>
          <w:rFonts w:hint="cs"/>
          <w:rtl/>
        </w:rPr>
        <w:t xml:space="preserve">. </w:t>
      </w:r>
      <w:r w:rsidRPr="0099210D">
        <w:rPr>
          <w:rFonts w:hint="cs"/>
          <w:rtl/>
        </w:rPr>
        <w:t>אלא רבא</w:t>
      </w:r>
    </w:p>
    <w:p w14:paraId="47EB58E5" w14:textId="5296CE48" w:rsidR="00183BFF" w:rsidRPr="00BF5D1E" w:rsidRDefault="00183BFF" w:rsidP="00BF120D">
      <w:pPr>
        <w:rPr>
          <w:rFonts w:ascii="Fb Fontext" w:hAnsi="Fb Fontext" w:cs="PFT_Frank"/>
          <w:b/>
          <w:bCs/>
          <w:spacing w:val="-4"/>
          <w:szCs w:val="14"/>
          <w:rtl/>
        </w:rPr>
      </w:pPr>
      <w:r w:rsidRPr="00BF5D1E">
        <w:rPr>
          <w:rFonts w:ascii="Fb Fontext" w:hAnsi="Fb Fontext" w:cs="PFT_Frank" w:hint="cs"/>
          <w:b/>
          <w:bCs/>
          <w:spacing w:val="-4"/>
          <w:szCs w:val="14"/>
          <w:rtl/>
        </w:rPr>
        <w:t>ד</w:t>
      </w:r>
      <w:r w:rsidRPr="00BF5D1E">
        <w:rPr>
          <w:rFonts w:ascii="Fb Fontext" w:hAnsi="Fb Fontext" w:cs="PFT_Frank"/>
          <w:b/>
          <w:bCs/>
          <w:spacing w:val="-4"/>
          <w:szCs w:val="14"/>
          <w:rtl/>
        </w:rPr>
        <w:t>אפר כירה מוכן לוודאי</w:t>
      </w:r>
      <w:r w:rsidRPr="00BF5D1E">
        <w:rPr>
          <w:rFonts w:ascii="Fb Fontext" w:hAnsi="Fb Fontext" w:cs="PFT_Frank" w:hint="cs"/>
          <w:b/>
          <w:bCs/>
          <w:spacing w:val="-4"/>
          <w:szCs w:val="14"/>
          <w:rtl/>
        </w:rPr>
        <w:t xml:space="preserve">, </w:t>
      </w:r>
      <w:r w:rsidR="00BF120D" w:rsidRPr="00BF5D1E">
        <w:rPr>
          <w:rFonts w:ascii="Fb Fontext" w:hAnsi="Fb Fontext" w:cs="PFT_Frank" w:hint="cs"/>
          <w:b/>
          <w:bCs/>
          <w:spacing w:val="-4"/>
          <w:szCs w:val="14"/>
          <w:rtl/>
        </w:rPr>
        <w:t>ולא</w:t>
      </w:r>
      <w:r w:rsidRPr="00BF5D1E">
        <w:rPr>
          <w:rFonts w:ascii="Fb Fontext" w:hAnsi="Fb Fontext" w:cs="PFT_Frank" w:hint="cs"/>
          <w:b/>
          <w:bCs/>
          <w:spacing w:val="-4"/>
          <w:szCs w:val="14"/>
          <w:rtl/>
        </w:rPr>
        <w:t xml:space="preserve"> לספק,</w:t>
      </w:r>
    </w:p>
    <w:p w14:paraId="51B698F6" w14:textId="77777777" w:rsidR="0099210D" w:rsidRPr="0099210D" w:rsidRDefault="00BF120D" w:rsidP="0099210D">
      <w:pPr>
        <w:pStyle w:val="36"/>
        <w:framePr w:wrap="notBeside"/>
        <w:rPr>
          <w:rtl/>
        </w:rPr>
      </w:pPr>
      <w:r w:rsidRPr="0099210D">
        <w:rPr>
          <w:rFonts w:hint="cs"/>
          <w:rtl/>
        </w:rPr>
        <w:t>ודחינן</w:t>
      </w:r>
      <w:r w:rsidR="004D14B9" w:rsidRPr="0099210D">
        <w:rPr>
          <w:rFonts w:hint="cs"/>
          <w:rtl/>
        </w:rPr>
        <w:t>:</w:t>
      </w:r>
    </w:p>
    <w:p w14:paraId="2ABE2F18" w14:textId="4A436095" w:rsidR="00183BFF" w:rsidRDefault="00BF120D" w:rsidP="00315832">
      <w:pPr>
        <w:spacing w:after="60"/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>ד</w:t>
      </w:r>
      <w:r w:rsidR="00183BFF">
        <w:rPr>
          <w:rFonts w:ascii="Fb Fontext" w:hAnsi="Fb Fontext" w:hint="cs"/>
          <w:rtl/>
        </w:rPr>
        <w:t>מצד חשש גומא או כתישה</w:t>
      </w:r>
      <w:r w:rsidR="003809E0">
        <w:rPr>
          <w:rStyle w:val="afffff3"/>
          <w:rFonts w:hint="cs"/>
          <w:rtl/>
        </w:rPr>
        <w:t xml:space="preserve"> כ</w:t>
      </w:r>
      <w:r w:rsidRPr="00BF120D">
        <w:rPr>
          <w:rStyle w:val="afffff3"/>
          <w:rFonts w:hint="cs"/>
          <w:rtl/>
        </w:rPr>
        <w:t>ר</w:t>
      </w:r>
      <w:r w:rsidR="005933DE">
        <w:rPr>
          <w:rStyle w:val="afffff3"/>
          <w:rtl/>
        </w:rPr>
        <w:t>"</w:t>
      </w:r>
      <w:r w:rsidRPr="00BF120D">
        <w:rPr>
          <w:rStyle w:val="afffff3"/>
          <w:rFonts w:hint="cs"/>
          <w:rtl/>
        </w:rPr>
        <w:t>א</w:t>
      </w:r>
      <w:r>
        <w:rPr>
          <w:rStyle w:val="afffff3"/>
          <w:rFonts w:hint="cs"/>
          <w:rtl/>
        </w:rPr>
        <w:t>.</w:t>
      </w:r>
      <w:r w:rsidR="00183BFF">
        <w:rPr>
          <w:rFonts w:ascii="Fb Fontext" w:hAnsi="Fb Fontext" w:hint="cs"/>
          <w:rtl/>
        </w:rPr>
        <w:t xml:space="preserve"> </w:t>
      </w:r>
    </w:p>
    <w:p w14:paraId="5B1E837A" w14:textId="1BB65A84" w:rsidR="00064F6B" w:rsidRPr="00064F6B" w:rsidRDefault="00315832" w:rsidP="00064F6B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ב. </w:t>
      </w:r>
      <w:r w:rsidR="00183BFF" w:rsidRPr="00064F6B">
        <w:rPr>
          <w:rFonts w:hint="cs"/>
          <w:rtl/>
        </w:rPr>
        <w:t>אלא</w:t>
      </w:r>
    </w:p>
    <w:p w14:paraId="5D2186C1" w14:textId="1A8E051B" w:rsidR="00183BFF" w:rsidRPr="00BF5D1E" w:rsidRDefault="00183BFF" w:rsidP="001A51C1">
      <w:pPr>
        <w:rPr>
          <w:rFonts w:cs="PFT_Frank"/>
          <w:b/>
          <w:bCs/>
          <w:szCs w:val="14"/>
          <w:rtl/>
        </w:rPr>
      </w:pPr>
      <w:r w:rsidRPr="00BF5D1E">
        <w:rPr>
          <w:rFonts w:cs="PFT_Frank" w:hint="cs"/>
          <w:b/>
          <w:bCs/>
          <w:szCs w:val="14"/>
          <w:rtl/>
        </w:rPr>
        <w:t>לא גזרו, ד</w:t>
      </w:r>
      <w:r w:rsidRPr="00BF5D1E">
        <w:rPr>
          <w:rFonts w:cs="PFT_Frank"/>
          <w:b/>
          <w:bCs/>
          <w:szCs w:val="14"/>
          <w:rtl/>
        </w:rPr>
        <w:t xml:space="preserve">עשה </w:t>
      </w:r>
      <w:r w:rsidRPr="00BF5D1E">
        <w:rPr>
          <w:rFonts w:cs="PFT_Frank" w:hint="cs"/>
          <w:b/>
          <w:bCs/>
          <w:szCs w:val="14"/>
          <w:rtl/>
        </w:rPr>
        <w:t xml:space="preserve">דכיסוי </w:t>
      </w:r>
      <w:r w:rsidRPr="00BF5D1E">
        <w:rPr>
          <w:rFonts w:cs="PFT_Frank"/>
          <w:b/>
          <w:bCs/>
          <w:szCs w:val="14"/>
          <w:rtl/>
        </w:rPr>
        <w:t xml:space="preserve">דחי ל"ת </w:t>
      </w:r>
      <w:r w:rsidRPr="00BF5D1E">
        <w:rPr>
          <w:rFonts w:cs="PFT_Frank" w:hint="cs"/>
          <w:b/>
          <w:bCs/>
          <w:szCs w:val="14"/>
          <w:rtl/>
        </w:rPr>
        <w:t>דכתישה</w:t>
      </w:r>
      <w:r w:rsidR="00B1053F" w:rsidRPr="00BF5D1E">
        <w:rPr>
          <w:rFonts w:cs="PFT_Frank" w:hint="cs"/>
          <w:b/>
          <w:bCs/>
          <w:szCs w:val="14"/>
          <w:rtl/>
        </w:rPr>
        <w:t xml:space="preserve"> משא</w:t>
      </w:r>
      <w:r w:rsidR="0001190A" w:rsidRPr="00BF5D1E">
        <w:rPr>
          <w:rFonts w:cs="PFT_Frank"/>
          <w:b/>
          <w:bCs/>
          <w:szCs w:val="14"/>
          <w:rtl/>
        </w:rPr>
        <w:t>"</w:t>
      </w:r>
      <w:r w:rsidR="00B1053F" w:rsidRPr="00BF5D1E">
        <w:rPr>
          <w:rFonts w:cs="PFT_Frank" w:hint="cs"/>
          <w:b/>
          <w:bCs/>
          <w:szCs w:val="14"/>
          <w:rtl/>
        </w:rPr>
        <w:t>כ בספק</w:t>
      </w:r>
      <w:r w:rsidR="00064F6B" w:rsidRPr="00BF5D1E">
        <w:rPr>
          <w:rFonts w:cs="PFT_Frank" w:hint="cs"/>
          <w:b/>
          <w:bCs/>
          <w:szCs w:val="14"/>
          <w:rtl/>
        </w:rPr>
        <w:t>.</w:t>
      </w:r>
    </w:p>
    <w:p w14:paraId="088E8CEC" w14:textId="77777777" w:rsidR="00064F6B" w:rsidRPr="00064F6B" w:rsidRDefault="00183BFF" w:rsidP="00064F6B">
      <w:pPr>
        <w:pStyle w:val="36"/>
        <w:framePr w:wrap="notBeside"/>
        <w:rPr>
          <w:rtl/>
        </w:rPr>
      </w:pPr>
      <w:r w:rsidRPr="00064F6B">
        <w:rPr>
          <w:rtl/>
        </w:rPr>
        <w:t>ומיירי</w:t>
      </w:r>
    </w:p>
    <w:p w14:paraId="7951FE2C" w14:textId="43054DBB" w:rsidR="00064F6B" w:rsidRPr="00064F6B" w:rsidRDefault="00183BFF" w:rsidP="00064F6B">
      <w:pPr>
        <w:rPr>
          <w:rStyle w:val="afffd"/>
          <w:rFonts w:ascii="Fb Fontext" w:hAnsi="Fb Fontext"/>
          <w:bCs w:val="0"/>
          <w:rtl/>
        </w:rPr>
      </w:pPr>
      <w:r>
        <w:rPr>
          <w:rFonts w:ascii="Fb Fontext" w:hAnsi="Fb Fontext"/>
          <w:rtl/>
        </w:rPr>
        <w:t>דב</w:t>
      </w:r>
      <w:r>
        <w:rPr>
          <w:rFonts w:ascii="Fb Fontext" w:hAnsi="Fb Fontext" w:hint="cs"/>
          <w:rtl/>
        </w:rPr>
        <w:t xml:space="preserve">זמן עקירת הלאו אינו מקיים העשה </w:t>
      </w:r>
      <w:r w:rsidRPr="00BA3059">
        <w:rPr>
          <w:rFonts w:ascii="Fb Fontext" w:hAnsi="Fb Fontext" w:hint="cs"/>
          <w:sz w:val="16"/>
          <w:szCs w:val="15"/>
          <w:rtl/>
        </w:rPr>
        <w:t>כסדין בציצית ומילה בצרעת</w:t>
      </w:r>
      <w:r>
        <w:rPr>
          <w:rFonts w:ascii="Fb Fontext" w:hAnsi="Fb Fontext" w:hint="cs"/>
          <w:rtl/>
        </w:rPr>
        <w:t>. ואף כאן בזמן שכותש</w:t>
      </w:r>
      <w:r>
        <w:rPr>
          <w:rFonts w:ascii="Fb Fontext" w:hAnsi="Fb Fontext"/>
          <w:rtl/>
        </w:rPr>
        <w:t xml:space="preserve"> מכס</w:t>
      </w:r>
      <w:r>
        <w:rPr>
          <w:rFonts w:ascii="Fb Fontext" w:hAnsi="Fb Fontext" w:hint="cs"/>
          <w:rtl/>
        </w:rPr>
        <w:t>ה</w:t>
      </w:r>
      <w:r w:rsidRPr="006F178A">
        <w:rPr>
          <w:rFonts w:ascii="Fb Fontext" w:hAnsi="Fb Fontext"/>
          <w:rtl/>
        </w:rPr>
        <w:t>.</w:t>
      </w:r>
      <w:r w:rsidR="001A51C1">
        <w:rPr>
          <w:rFonts w:ascii="Fb Fontext" w:hAnsi="Fb Fontext" w:hint="cs"/>
          <w:rtl/>
        </w:rPr>
        <w:t xml:space="preserve"> </w:t>
      </w:r>
    </w:p>
    <w:p w14:paraId="7C582545" w14:textId="1DC4C8E5" w:rsidR="00064F6B" w:rsidRPr="00064F6B" w:rsidRDefault="00342C76" w:rsidP="00064F6B">
      <w:pPr>
        <w:pStyle w:val="36"/>
        <w:framePr w:wrap="notBeside"/>
        <w:rPr>
          <w:rtl/>
        </w:rPr>
      </w:pPr>
      <w:r>
        <w:rPr>
          <w:rFonts w:hint="cs"/>
          <w:rtl/>
        </w:rPr>
        <w:t>ו</w:t>
      </w:r>
      <w:r w:rsidR="00183BFF" w:rsidRPr="00064F6B">
        <w:rPr>
          <w:rtl/>
        </w:rPr>
        <w:t>דחי'</w:t>
      </w:r>
    </w:p>
    <w:p w14:paraId="09D89B68" w14:textId="11EEADCF" w:rsidR="00183BFF" w:rsidRPr="006F178A" w:rsidRDefault="00183BFF" w:rsidP="00315832">
      <w:pPr>
        <w:spacing w:after="60"/>
        <w:rPr>
          <w:rtl/>
        </w:rPr>
      </w:pPr>
      <w:r>
        <w:rPr>
          <w:rFonts w:hint="cs"/>
          <w:rtl/>
        </w:rPr>
        <w:t>דאכתי בסיפא משמע דמכסה</w:t>
      </w:r>
      <w:r w:rsidRPr="006F178A">
        <w:rPr>
          <w:rtl/>
        </w:rPr>
        <w:t>.</w:t>
      </w:r>
    </w:p>
    <w:p w14:paraId="7C55742E" w14:textId="77777777" w:rsidR="00315832" w:rsidRPr="00315832" w:rsidRDefault="00183BFF" w:rsidP="00315832">
      <w:pPr>
        <w:pStyle w:val="36"/>
        <w:framePr w:wrap="notBeside"/>
        <w:rPr>
          <w:rtl/>
        </w:rPr>
      </w:pPr>
      <w:r w:rsidRPr="00315832">
        <w:rPr>
          <w:rFonts w:hint="cs"/>
          <w:rtl/>
        </w:rPr>
        <w:t xml:space="preserve">ב. </w:t>
      </w:r>
      <w:r w:rsidRPr="00315832">
        <w:rPr>
          <w:rtl/>
        </w:rPr>
        <w:t>אלא רבא</w:t>
      </w:r>
      <w:r w:rsidR="00B1053F" w:rsidRPr="00315832">
        <w:rPr>
          <w:rFonts w:hint="cs"/>
          <w:rtl/>
        </w:rPr>
        <w:t>:</w:t>
      </w:r>
    </w:p>
    <w:p w14:paraId="55CE92A3" w14:textId="60C6656C" w:rsidR="00183BFF" w:rsidRPr="006F178A" w:rsidRDefault="00145EEF" w:rsidP="00183BFF">
      <w:pPr>
        <w:rPr>
          <w:rtl/>
        </w:rPr>
      </w:pPr>
      <w:r w:rsidRPr="00BF5D1E">
        <w:rPr>
          <w:rFonts w:cs="PFT_Frank" w:hint="cs"/>
          <w:b/>
          <w:bCs/>
          <w:szCs w:val="14"/>
          <w:rtl/>
        </w:rPr>
        <w:t>לא מכסים</w:t>
      </w:r>
      <w:r w:rsidR="00A13F1F" w:rsidRPr="00BF5D1E">
        <w:rPr>
          <w:rFonts w:cs="PFT_Frank" w:hint="cs"/>
          <w:b/>
          <w:bCs/>
          <w:szCs w:val="14"/>
          <w:rtl/>
        </w:rPr>
        <w:t>,</w:t>
      </w:r>
      <w:r w:rsidRPr="00BF5D1E">
        <w:rPr>
          <w:rFonts w:cs="PFT_Frank" w:hint="cs"/>
          <w:b/>
          <w:bCs/>
          <w:szCs w:val="14"/>
          <w:rtl/>
        </w:rPr>
        <w:t xml:space="preserve"> </w:t>
      </w:r>
      <w:r w:rsidR="00183BFF" w:rsidRPr="00BF5D1E">
        <w:rPr>
          <w:rFonts w:cs="PFT_Frank" w:hint="cs"/>
          <w:b/>
          <w:bCs/>
          <w:szCs w:val="14"/>
          <w:rtl/>
        </w:rPr>
        <w:t>דאפר כירה</w:t>
      </w:r>
      <w:r w:rsidR="00B1053F" w:rsidRPr="00BF5D1E">
        <w:rPr>
          <w:rFonts w:cs="PFT_Frank" w:hint="cs"/>
          <w:b/>
          <w:bCs/>
          <w:szCs w:val="14"/>
          <w:rtl/>
        </w:rPr>
        <w:t>,</w:t>
      </w:r>
      <w:r w:rsidR="00183BFF" w:rsidRPr="00BF5D1E">
        <w:rPr>
          <w:rFonts w:cs="PFT_Frank" w:hint="cs"/>
          <w:b/>
          <w:bCs/>
          <w:szCs w:val="14"/>
          <w:rtl/>
        </w:rPr>
        <w:t xml:space="preserve"> דעתו לוודאי</w:t>
      </w:r>
      <w:r w:rsidR="00B1053F" w:rsidRPr="00BF5D1E">
        <w:rPr>
          <w:rFonts w:cs="PFT_Frank" w:hint="cs"/>
          <w:b/>
          <w:bCs/>
          <w:szCs w:val="14"/>
          <w:rtl/>
        </w:rPr>
        <w:t>,</w:t>
      </w:r>
      <w:r w:rsidR="00183BFF" w:rsidRPr="00BF5D1E">
        <w:rPr>
          <w:rFonts w:cs="PFT_Frank" w:hint="cs"/>
          <w:b/>
          <w:bCs/>
          <w:szCs w:val="14"/>
          <w:rtl/>
        </w:rPr>
        <w:t xml:space="preserve"> ולא לספק</w:t>
      </w:r>
      <w:r w:rsidR="00B1053F">
        <w:rPr>
          <w:rFonts w:hint="cs"/>
          <w:rtl/>
        </w:rPr>
        <w:t>.</w:t>
      </w:r>
      <w:r w:rsidR="00183BFF" w:rsidRPr="006F178A">
        <w:rPr>
          <w:rFonts w:hint="cs"/>
          <w:rtl/>
        </w:rPr>
        <w:t xml:space="preserve"> </w:t>
      </w:r>
    </w:p>
    <w:p w14:paraId="0873302C" w14:textId="77777777" w:rsidR="009A4587" w:rsidRPr="009A4587" w:rsidRDefault="00183BFF" w:rsidP="009A4587">
      <w:pPr>
        <w:pStyle w:val="36"/>
        <w:framePr w:wrap="notBeside"/>
        <w:rPr>
          <w:rtl/>
        </w:rPr>
      </w:pPr>
      <w:r w:rsidRPr="009A4587">
        <w:rPr>
          <w:rFonts w:hint="cs"/>
          <w:rtl/>
        </w:rPr>
        <w:t>ו</w:t>
      </w:r>
      <w:r w:rsidRPr="009A4587">
        <w:rPr>
          <w:rtl/>
        </w:rPr>
        <w:t>לטע</w:t>
      </w:r>
      <w:r w:rsidR="00B1053F" w:rsidRPr="009A4587">
        <w:rPr>
          <w:rFonts w:hint="cs"/>
          <w:rtl/>
        </w:rPr>
        <w:t>מו</w:t>
      </w:r>
    </w:p>
    <w:p w14:paraId="70DC5758" w14:textId="4675A242" w:rsidR="00BF120D" w:rsidRDefault="00183BFF" w:rsidP="001A51C1">
      <w:pPr>
        <w:rPr>
          <w:rtl/>
        </w:rPr>
      </w:pPr>
      <w:r w:rsidRPr="00BF120D">
        <w:rPr>
          <w:rtl/>
        </w:rPr>
        <w:lastRenderedPageBreak/>
        <w:t>דהכניס עפר לכסות צואה מותר לכסות בו דם צפור.</w:t>
      </w:r>
      <w:r w:rsidRPr="006F178A">
        <w:rPr>
          <w:rFonts w:hint="cs"/>
          <w:rtl/>
        </w:rPr>
        <w:t xml:space="preserve"> </w:t>
      </w:r>
    </w:p>
    <w:p w14:paraId="500FCCE5" w14:textId="77777777" w:rsidR="00183BFF" w:rsidRPr="006F178A" w:rsidRDefault="00183BFF" w:rsidP="009A4587">
      <w:pPr>
        <w:ind w:left="340" w:firstLine="170"/>
        <w:rPr>
          <w:rtl/>
        </w:rPr>
      </w:pPr>
      <w:r>
        <w:rPr>
          <w:rtl/>
        </w:rPr>
        <w:t xml:space="preserve">דם צפור </w:t>
      </w:r>
      <w:r w:rsidRPr="006F178A">
        <w:rPr>
          <w:rtl/>
        </w:rPr>
        <w:t>אסור לכסות בו צואה.</w:t>
      </w:r>
    </w:p>
    <w:p w14:paraId="408ABC67" w14:textId="77777777" w:rsidR="009A4587" w:rsidRPr="009A4587" w:rsidRDefault="00183BFF" w:rsidP="009A4587">
      <w:pPr>
        <w:pStyle w:val="36"/>
        <w:framePr w:wrap="notBeside"/>
        <w:rPr>
          <w:rtl/>
        </w:rPr>
      </w:pPr>
      <w:r w:rsidRPr="009A4587">
        <w:rPr>
          <w:rtl/>
        </w:rPr>
        <w:t>נהרבלאי:</w:t>
      </w:r>
    </w:p>
    <w:p w14:paraId="16AFAFCA" w14:textId="77777777" w:rsidR="009A4587" w:rsidRDefault="00183BFF" w:rsidP="009A4587">
      <w:pPr>
        <w:rPr>
          <w:rtl/>
        </w:rPr>
      </w:pPr>
      <w:r w:rsidRPr="006F178A">
        <w:rPr>
          <w:rtl/>
        </w:rPr>
        <w:t xml:space="preserve">אפילו </w:t>
      </w:r>
      <w:r w:rsidR="00BF120D">
        <w:rPr>
          <w:rtl/>
        </w:rPr>
        <w:t>לכסות</w:t>
      </w:r>
      <w:r w:rsidRPr="006F178A">
        <w:rPr>
          <w:rtl/>
        </w:rPr>
        <w:t xml:space="preserve"> דם צפור</w:t>
      </w:r>
      <w:r w:rsidR="00BF120D">
        <w:rPr>
          <w:rFonts w:hint="cs"/>
          <w:rtl/>
        </w:rPr>
        <w:t xml:space="preserve"> </w:t>
      </w:r>
      <w:r w:rsidRPr="006F178A">
        <w:rPr>
          <w:rtl/>
        </w:rPr>
        <w:t>מותר לכסות בו צואה.</w:t>
      </w:r>
    </w:p>
    <w:p w14:paraId="5140F661" w14:textId="77777777" w:rsidR="009A4587" w:rsidRPr="009A4587" w:rsidRDefault="00183BFF" w:rsidP="009A4587">
      <w:pPr>
        <w:pStyle w:val="36"/>
        <w:framePr w:wrap="notBeside"/>
        <w:rPr>
          <w:rtl/>
        </w:rPr>
      </w:pPr>
      <w:r w:rsidRPr="009A4587">
        <w:rPr>
          <w:rtl/>
        </w:rPr>
        <w:t>במערבא:</w:t>
      </w:r>
    </w:p>
    <w:p w14:paraId="093445D6" w14:textId="3054505C" w:rsidR="00183BFF" w:rsidRPr="006F178A" w:rsidRDefault="00183BFF" w:rsidP="009A4587">
      <w:pPr>
        <w:rPr>
          <w:rtl/>
        </w:rPr>
      </w:pPr>
      <w:r>
        <w:rPr>
          <w:rStyle w:val="afffff3"/>
          <w:rFonts w:hint="cs"/>
          <w:rtl/>
        </w:rPr>
        <w:t>חלקו</w:t>
      </w:r>
      <w:r w:rsidRPr="008C20D4">
        <w:rPr>
          <w:rStyle w:val="afffff3"/>
          <w:rtl/>
        </w:rPr>
        <w:t xml:space="preserve"> ריב"ח ור"ז</w:t>
      </w:r>
      <w:r>
        <w:rPr>
          <w:rStyle w:val="afffff3"/>
          <w:rFonts w:hint="cs"/>
          <w:rtl/>
        </w:rPr>
        <w:t>:</w:t>
      </w:r>
      <w:r w:rsidRPr="006F178A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>אי כוי כצואה או לא</w:t>
      </w:r>
      <w:r w:rsidRPr="006F178A">
        <w:rPr>
          <w:rFonts w:ascii="Fb Fontext" w:hAnsi="Fb Fontext"/>
          <w:rtl/>
        </w:rPr>
        <w:t>.</w:t>
      </w:r>
    </w:p>
    <w:p w14:paraId="32FEA82E" w14:textId="77777777" w:rsidR="00665E9A" w:rsidRPr="00665E9A" w:rsidRDefault="00183BFF" w:rsidP="00665E9A">
      <w:pPr>
        <w:pStyle w:val="36"/>
        <w:framePr w:wrap="notBeside"/>
        <w:rPr>
          <w:rtl/>
        </w:rPr>
      </w:pPr>
      <w:r w:rsidRPr="00665E9A">
        <w:rPr>
          <w:rtl/>
        </w:rPr>
        <w:t>ומ</w:t>
      </w:r>
      <w:r w:rsidRPr="00665E9A">
        <w:rPr>
          <w:rFonts w:hint="cs"/>
          <w:rtl/>
        </w:rPr>
        <w:t xml:space="preserve">כאן </w:t>
      </w:r>
      <w:r w:rsidRPr="00665E9A">
        <w:rPr>
          <w:rtl/>
        </w:rPr>
        <w:t xml:space="preserve"> ת</w:t>
      </w:r>
      <w:r w:rsidRPr="00665E9A">
        <w:rPr>
          <w:rFonts w:hint="cs"/>
          <w:rtl/>
        </w:rPr>
        <w:t>למד</w:t>
      </w:r>
    </w:p>
    <w:p w14:paraId="3567D1A6" w14:textId="6750C430" w:rsidR="00183BFF" w:rsidRPr="006643CE" w:rsidRDefault="001A51C1" w:rsidP="00C42C9C">
      <w:pPr>
        <w:spacing w:after="60"/>
        <w:rPr>
          <w:spacing w:val="-4"/>
          <w:rtl/>
        </w:rPr>
      </w:pPr>
      <w:r w:rsidRPr="00665E9A">
        <w:rPr>
          <w:rStyle w:val="afffff3"/>
          <w:rFonts w:hint="cs"/>
          <w:rtl/>
        </w:rPr>
        <w:t>דל</w:t>
      </w:r>
      <w:r w:rsidR="00183BFF" w:rsidRPr="00665E9A">
        <w:rPr>
          <w:rStyle w:val="afffff3"/>
          <w:rtl/>
        </w:rPr>
        <w:t>רבא</w:t>
      </w:r>
      <w:r w:rsidR="00183BFF" w:rsidRPr="006643CE">
        <w:rPr>
          <w:spacing w:val="-4"/>
          <w:rtl/>
        </w:rPr>
        <w:t xml:space="preserve"> </w:t>
      </w:r>
      <w:r w:rsidR="00183BFF" w:rsidRPr="006643CE">
        <w:rPr>
          <w:rFonts w:hint="cs"/>
          <w:spacing w:val="-4"/>
          <w:rtl/>
        </w:rPr>
        <w:t>ש</w:t>
      </w:r>
      <w:r w:rsidR="00183BFF" w:rsidRPr="006643CE">
        <w:rPr>
          <w:spacing w:val="-4"/>
          <w:rtl/>
        </w:rPr>
        <w:t>כוי כצואה, דס"ל דם צפור אסור לכסות בו צואה.</w:t>
      </w:r>
    </w:p>
    <w:p w14:paraId="23BCAC04" w14:textId="77777777" w:rsidR="00665E9A" w:rsidRPr="00665E9A" w:rsidRDefault="00C03EF3" w:rsidP="00665E9A">
      <w:pPr>
        <w:pStyle w:val="36"/>
        <w:framePr w:wrap="notBeside"/>
        <w:rPr>
          <w:rtl/>
        </w:rPr>
      </w:pPr>
      <w:r w:rsidRPr="00665E9A">
        <w:rPr>
          <w:rFonts w:hint="cs"/>
          <w:rtl/>
        </w:rPr>
        <w:t>ג.</w:t>
      </w:r>
    </w:p>
    <w:p w14:paraId="6AE29BE7" w14:textId="137C526A" w:rsidR="00183BFF" w:rsidRPr="00D977D1" w:rsidRDefault="00183BFF" w:rsidP="00591A04">
      <w:pPr>
        <w:jc w:val="center"/>
        <w:rPr>
          <w:rFonts w:cs="PFT_Frank"/>
          <w:b/>
          <w:bCs/>
          <w:szCs w:val="14"/>
          <w:rtl/>
        </w:rPr>
      </w:pPr>
      <w:r w:rsidRPr="00D977D1">
        <w:rPr>
          <w:rFonts w:cs="PFT_Frank" w:hint="cs"/>
          <w:b/>
          <w:bCs/>
          <w:szCs w:val="14"/>
          <w:rtl/>
        </w:rPr>
        <w:t>טעם שלא מכסים כוי</w:t>
      </w:r>
      <w:r w:rsidR="00C42C9C">
        <w:rPr>
          <w:rFonts w:cs="PFT_Frank" w:hint="cs"/>
          <w:b/>
          <w:bCs/>
          <w:szCs w:val="14"/>
          <w:rtl/>
        </w:rPr>
        <w:t>,</w:t>
      </w:r>
      <w:r w:rsidRPr="00D977D1">
        <w:rPr>
          <w:rFonts w:cs="PFT_Frank" w:hint="cs"/>
          <w:b/>
          <w:bCs/>
          <w:szCs w:val="14"/>
          <w:rtl/>
        </w:rPr>
        <w:t xml:space="preserve"> גזירה שיתירו חלבו</w:t>
      </w:r>
      <w:r w:rsidRPr="00D977D1">
        <w:rPr>
          <w:rFonts w:cs="PFT_Frank"/>
          <w:b/>
          <w:bCs/>
          <w:szCs w:val="14"/>
          <w:rtl/>
        </w:rPr>
        <w:t>.</w:t>
      </w:r>
    </w:p>
    <w:p w14:paraId="1283DB84" w14:textId="6C73FBFF" w:rsidR="00183BFF" w:rsidRPr="006F178A" w:rsidRDefault="00183BFF" w:rsidP="00183BFF">
      <w:pPr>
        <w:rPr>
          <w:rtl/>
        </w:rPr>
      </w:pPr>
      <w:r w:rsidRPr="006F178A">
        <w:rPr>
          <w:rtl/>
        </w:rPr>
        <w:t>אבל בחול</w:t>
      </w:r>
      <w:r w:rsidR="00C42C9C">
        <w:rPr>
          <w:rFonts w:hint="cs"/>
          <w:rtl/>
        </w:rPr>
        <w:t>,</w:t>
      </w:r>
      <w:r w:rsidRPr="006F178A">
        <w:rPr>
          <w:rtl/>
        </w:rPr>
        <w:t xml:space="preserve"> </w:t>
      </w:r>
      <w:r>
        <w:rPr>
          <w:rFonts w:hint="cs"/>
          <w:rtl/>
        </w:rPr>
        <w:t>אומרים לו שמספק יטרח ויכסה</w:t>
      </w:r>
      <w:r w:rsidRPr="006F178A">
        <w:rPr>
          <w:rtl/>
        </w:rPr>
        <w:t>.</w:t>
      </w:r>
    </w:p>
    <w:p w14:paraId="33A1AB10" w14:textId="77777777" w:rsidR="00C42C9C" w:rsidRPr="00C42C9C" w:rsidRDefault="00183BFF" w:rsidP="00C42C9C">
      <w:pPr>
        <w:pStyle w:val="36"/>
        <w:framePr w:wrap="notBeside"/>
        <w:rPr>
          <w:rtl/>
        </w:rPr>
      </w:pPr>
      <w:r w:rsidRPr="00C42C9C">
        <w:rPr>
          <w:rtl/>
        </w:rPr>
        <w:t>תר"ז:</w:t>
      </w:r>
    </w:p>
    <w:p w14:paraId="67890E53" w14:textId="5C01C582" w:rsidR="00183BFF" w:rsidRPr="00C42C9C" w:rsidRDefault="00183BFF" w:rsidP="00183BFF">
      <w:pPr>
        <w:rPr>
          <w:spacing w:val="-6"/>
          <w:rtl/>
        </w:rPr>
      </w:pPr>
      <w:r w:rsidRPr="00C42C9C">
        <w:rPr>
          <w:spacing w:val="-6"/>
          <w:rtl/>
        </w:rPr>
        <w:t xml:space="preserve">לא </w:t>
      </w:r>
      <w:r w:rsidR="00C42C9C" w:rsidRPr="00C42C9C">
        <w:rPr>
          <w:rFonts w:hint="cs"/>
          <w:spacing w:val="-6"/>
          <w:rtl/>
        </w:rPr>
        <w:t xml:space="preserve">רק </w:t>
      </w:r>
      <w:r w:rsidRPr="00C42C9C">
        <w:rPr>
          <w:spacing w:val="-6"/>
          <w:rtl/>
        </w:rPr>
        <w:t>כוי</w:t>
      </w:r>
      <w:r w:rsidR="00C42C9C" w:rsidRPr="00C42C9C">
        <w:rPr>
          <w:rFonts w:hint="cs"/>
          <w:spacing w:val="-6"/>
          <w:rtl/>
        </w:rPr>
        <w:t>,</w:t>
      </w:r>
      <w:r w:rsidRPr="00C42C9C">
        <w:rPr>
          <w:spacing w:val="-6"/>
          <w:rtl/>
        </w:rPr>
        <w:t xml:space="preserve"> אלא א</w:t>
      </w:r>
      <w:r w:rsidR="00C42C9C" w:rsidRPr="00C42C9C">
        <w:rPr>
          <w:rFonts w:hint="cs"/>
          <w:spacing w:val="-6"/>
          <w:rtl/>
        </w:rPr>
        <w:t xml:space="preserve">ף נתערב דם בהמה וחיה זב''ז </w:t>
      </w:r>
      <w:r w:rsidRPr="00C42C9C">
        <w:rPr>
          <w:spacing w:val="-6"/>
          <w:rtl/>
        </w:rPr>
        <w:t>אסור לכסותו</w:t>
      </w:r>
      <w:r w:rsidR="00C42C9C" w:rsidRPr="00C42C9C">
        <w:rPr>
          <w:rFonts w:hint="cs"/>
          <w:spacing w:val="-6"/>
          <w:rtl/>
        </w:rPr>
        <w:t xml:space="preserve"> ביו''ט</w:t>
      </w:r>
      <w:r w:rsidRPr="00C42C9C">
        <w:rPr>
          <w:spacing w:val="-6"/>
          <w:rtl/>
        </w:rPr>
        <w:t>.</w:t>
      </w:r>
    </w:p>
    <w:p w14:paraId="6873AC8B" w14:textId="77777777" w:rsidR="00C42C9C" w:rsidRPr="00C42C9C" w:rsidRDefault="00183BFF" w:rsidP="00C42C9C">
      <w:pPr>
        <w:pStyle w:val="36"/>
        <w:framePr w:wrap="notBeside"/>
        <w:rPr>
          <w:rtl/>
        </w:rPr>
      </w:pPr>
      <w:r w:rsidRPr="00C42C9C">
        <w:rPr>
          <w:rFonts w:hint="cs"/>
          <w:rtl/>
        </w:rPr>
        <w:t>ריב</w:t>
      </w:r>
      <w:r w:rsidR="0001190A" w:rsidRPr="00C42C9C">
        <w:rPr>
          <w:rtl/>
        </w:rPr>
        <w:t>"</w:t>
      </w:r>
      <w:r w:rsidRPr="00C42C9C">
        <w:rPr>
          <w:rFonts w:hint="cs"/>
          <w:rtl/>
        </w:rPr>
        <w:t>י</w:t>
      </w:r>
      <w:r w:rsidRPr="00C42C9C">
        <w:rPr>
          <w:rtl/>
        </w:rPr>
        <w:t>:</w:t>
      </w:r>
    </w:p>
    <w:p w14:paraId="2180758F" w14:textId="7EF131F4" w:rsidR="00183BFF" w:rsidRDefault="00183BFF" w:rsidP="00C42C9C">
      <w:pPr>
        <w:rPr>
          <w:rtl/>
        </w:rPr>
      </w:pPr>
      <w:r w:rsidRPr="006F178A">
        <w:rPr>
          <w:rtl/>
        </w:rPr>
        <w:t xml:space="preserve">אבל </w:t>
      </w:r>
      <w:r w:rsidR="00145EEF">
        <w:rPr>
          <w:rFonts w:hint="cs"/>
          <w:rtl/>
        </w:rPr>
        <w:t>ב</w:t>
      </w:r>
      <w:r w:rsidRPr="006F178A">
        <w:rPr>
          <w:rtl/>
        </w:rPr>
        <w:t xml:space="preserve">יכול לכסותו בדקירה אחת מותר. </w:t>
      </w:r>
    </w:p>
    <w:p w14:paraId="582AAA4B" w14:textId="308D6B2D" w:rsidR="00183BFF" w:rsidRPr="006F178A" w:rsidRDefault="00145EEF" w:rsidP="00145EEF">
      <w:pPr>
        <w:rPr>
          <w:rtl/>
        </w:rPr>
      </w:pPr>
      <w:r>
        <w:rPr>
          <w:rFonts w:hint="cs"/>
          <w:rtl/>
        </w:rPr>
        <w:t>ו</w:t>
      </w:r>
      <w:r w:rsidR="00183BFF" w:rsidRPr="006F178A">
        <w:rPr>
          <w:rtl/>
        </w:rPr>
        <w:t>קמ"ל דלא גזרי' דקירה אחת אטו שתי דקירות.</w:t>
      </w:r>
    </w:p>
    <w:p w14:paraId="77D3D3B0" w14:textId="12A554BB" w:rsidR="00183BFF" w:rsidRPr="006F178A" w:rsidRDefault="00B35974" w:rsidP="00B35974">
      <w:pPr>
        <w:pStyle w:val="afff0"/>
        <w:rPr>
          <w:rtl/>
        </w:rPr>
      </w:pPr>
      <w:r>
        <w:rPr>
          <w:rFonts w:ascii="BA TM • Vilna Extra-Bold" w:hAnsi="BA TM • Vilna Extra-Bold" w:hint="cs"/>
          <w:rtl/>
        </w:rPr>
        <w:t>****</w:t>
      </w:r>
    </w:p>
    <w:p w14:paraId="146CFBFA" w14:textId="77777777" w:rsidR="00183BFF" w:rsidRPr="006F178A" w:rsidRDefault="00183BFF" w:rsidP="00183BFF">
      <w:pPr>
        <w:pStyle w:val="afff2"/>
        <w:framePr w:wrap="around"/>
        <w:rPr>
          <w:rtl/>
        </w:rPr>
      </w:pPr>
      <w:r w:rsidRPr="006F178A">
        <w:rPr>
          <w:rtl/>
        </w:rPr>
        <w:t>ט.</w:t>
      </w:r>
    </w:p>
    <w:p w14:paraId="2814C383" w14:textId="77777777" w:rsidR="00751399" w:rsidRPr="00751399" w:rsidRDefault="00183BFF" w:rsidP="00751399">
      <w:pPr>
        <w:pStyle w:val="36"/>
        <w:framePr w:wrap="notBeside"/>
        <w:rPr>
          <w:rtl/>
        </w:rPr>
      </w:pPr>
      <w:r w:rsidRPr="00751399">
        <w:rPr>
          <w:rtl/>
        </w:rPr>
        <w:t>רבה:</w:t>
      </w:r>
    </w:p>
    <w:p w14:paraId="340B752C" w14:textId="60080E0E" w:rsidR="00183BFF" w:rsidRPr="006F178A" w:rsidRDefault="00183BFF" w:rsidP="00183BFF">
      <w:pPr>
        <w:rPr>
          <w:rtl/>
        </w:rPr>
      </w:pPr>
      <w:r w:rsidRPr="00BF5D1E">
        <w:rPr>
          <w:rFonts w:ascii="Fb Fontext" w:hAnsi="Fb Fontext" w:cs="PFT_Frank"/>
          <w:b/>
          <w:bCs/>
          <w:szCs w:val="14"/>
          <w:rtl/>
        </w:rPr>
        <w:t>שחט צפור</w:t>
      </w:r>
      <w:r w:rsidRPr="006F178A">
        <w:rPr>
          <w:rFonts w:ascii="Fb Fontext" w:hAnsi="Fb Fontext"/>
          <w:rtl/>
        </w:rPr>
        <w:t xml:space="preserve"> </w:t>
      </w:r>
      <w:r w:rsidRPr="00D977D1">
        <w:rPr>
          <w:rFonts w:cs="PFT_Frank"/>
          <w:b/>
          <w:bCs/>
          <w:szCs w:val="14"/>
          <w:rtl/>
        </w:rPr>
        <w:t>מערב יו"ט</w:t>
      </w:r>
      <w:r w:rsidRPr="00591A04">
        <w:rPr>
          <w:rtl/>
        </w:rPr>
        <w:t xml:space="preserve"> אין</w:t>
      </w:r>
      <w:r w:rsidRPr="006F178A">
        <w:rPr>
          <w:rFonts w:ascii="Fb Fontext" w:hAnsi="Fb Fontext"/>
          <w:rtl/>
        </w:rPr>
        <w:t xml:space="preserve"> מכסין אותו ביו"ט.</w:t>
      </w:r>
    </w:p>
    <w:p w14:paraId="369ADA2C" w14:textId="6D7E49B9" w:rsidR="00183BFF" w:rsidRPr="006F178A" w:rsidRDefault="00183BFF" w:rsidP="00183BFF">
      <w:pPr>
        <w:rPr>
          <w:rtl/>
        </w:rPr>
      </w:pPr>
      <w:r w:rsidRPr="00BF5D1E">
        <w:rPr>
          <w:rFonts w:cs="PFT_Frank"/>
          <w:b/>
          <w:bCs/>
          <w:szCs w:val="14"/>
          <w:rtl/>
        </w:rPr>
        <w:t>גלגל עיסה</w:t>
      </w:r>
      <w:r w:rsidRPr="006F178A">
        <w:rPr>
          <w:rtl/>
        </w:rPr>
        <w:t xml:space="preserve"> מערב יו"ט</w:t>
      </w:r>
      <w:r w:rsidR="00C6509E">
        <w:rPr>
          <w:rFonts w:hint="cs"/>
          <w:rtl/>
        </w:rPr>
        <w:t>,</w:t>
      </w:r>
      <w:r w:rsidRPr="006F178A">
        <w:rPr>
          <w:rtl/>
        </w:rPr>
        <w:t xml:space="preserve"> מפריש ממנה חלתה ביו"ט .</w:t>
      </w:r>
    </w:p>
    <w:p w14:paraId="7081E5CA" w14:textId="77777777" w:rsidR="00C6509E" w:rsidRPr="00C6509E" w:rsidRDefault="00183BFF" w:rsidP="00C6509E">
      <w:pPr>
        <w:pStyle w:val="36"/>
        <w:framePr w:wrap="notBeside"/>
        <w:rPr>
          <w:rtl/>
        </w:rPr>
      </w:pPr>
      <w:r w:rsidRPr="00C6509E">
        <w:rPr>
          <w:rtl/>
        </w:rPr>
        <w:t>אבוה דשמואל:</w:t>
      </w:r>
    </w:p>
    <w:p w14:paraId="6DB0A4DF" w14:textId="775D87E1" w:rsidR="00183BFF" w:rsidRPr="006F178A" w:rsidRDefault="00183BFF" w:rsidP="00C03EF3">
      <w:pPr>
        <w:rPr>
          <w:rtl/>
        </w:rPr>
      </w:pPr>
      <w:r w:rsidRPr="006F178A">
        <w:rPr>
          <w:rtl/>
        </w:rPr>
        <w:t>אין מפריש ממנה חלתה ביו"ט.</w:t>
      </w:r>
    </w:p>
    <w:p w14:paraId="15E4B680" w14:textId="77777777" w:rsidR="00624F2C" w:rsidRPr="00624F2C" w:rsidRDefault="00624F2C" w:rsidP="00624F2C">
      <w:pPr>
        <w:pStyle w:val="36"/>
        <w:framePr w:wrap="notBeside"/>
        <w:rPr>
          <w:rtl/>
        </w:rPr>
      </w:pPr>
      <w:r w:rsidRPr="00624F2C">
        <w:rPr>
          <w:rFonts w:hint="cs"/>
          <w:rtl/>
        </w:rPr>
        <w:t xml:space="preserve">- </w:t>
      </w:r>
      <w:r w:rsidR="00C03EF3" w:rsidRPr="00624F2C">
        <w:rPr>
          <w:rFonts w:hint="cs"/>
          <w:rtl/>
        </w:rPr>
        <w:t xml:space="preserve">לא </w:t>
      </w:r>
      <w:r w:rsidRPr="00624F2C">
        <w:rPr>
          <w:rFonts w:hint="cs"/>
          <w:rtl/>
        </w:rPr>
        <w:t>ש</w:t>
      </w:r>
      <w:r w:rsidR="00183BFF" w:rsidRPr="00624F2C">
        <w:rPr>
          <w:rFonts w:hint="cs"/>
          <w:rtl/>
        </w:rPr>
        <w:t>חלק</w:t>
      </w:r>
    </w:p>
    <w:p w14:paraId="2CB1E584" w14:textId="125732F7" w:rsidR="00670F31" w:rsidRDefault="00183BFF" w:rsidP="00C03EF3">
      <w:pPr>
        <w:rPr>
          <w:rtl/>
        </w:rPr>
      </w:pPr>
      <w:r w:rsidRPr="006B7C09">
        <w:rPr>
          <w:rStyle w:val="afffff3"/>
          <w:rFonts w:hint="cs"/>
          <w:rtl/>
        </w:rPr>
        <w:t>על  שמואל</w:t>
      </w:r>
      <w:r w:rsidRPr="006B7C09">
        <w:rPr>
          <w:rStyle w:val="afffff3"/>
          <w:rtl/>
        </w:rPr>
        <w:t xml:space="preserve"> </w:t>
      </w:r>
      <w:r w:rsidRPr="006B7C09">
        <w:rPr>
          <w:rtl/>
        </w:rPr>
        <w:t>דס"ל חלת חו"ל אוכל</w:t>
      </w:r>
      <w:r w:rsidR="00C6509E">
        <w:rPr>
          <w:rFonts w:hint="cs"/>
          <w:rtl/>
        </w:rPr>
        <w:t>,</w:t>
      </w:r>
      <w:r w:rsidRPr="006B7C09">
        <w:rPr>
          <w:rtl/>
        </w:rPr>
        <w:t xml:space="preserve"> ואח"כ מפריש</w:t>
      </w:r>
      <w:r w:rsidRPr="006B7C09">
        <w:rPr>
          <w:rFonts w:hint="cs"/>
          <w:rtl/>
        </w:rPr>
        <w:t>,</w:t>
      </w:r>
      <w:r w:rsidRPr="006B7C09">
        <w:rPr>
          <w:rtl/>
        </w:rPr>
        <w:t xml:space="preserve"> </w:t>
      </w:r>
    </w:p>
    <w:p w14:paraId="3FBEBF03" w14:textId="066CE5FA" w:rsidR="00183BFF" w:rsidRPr="006B7C09" w:rsidRDefault="00183BFF" w:rsidP="00C03EF3">
      <w:pPr>
        <w:rPr>
          <w:rtl/>
        </w:rPr>
      </w:pPr>
      <w:r w:rsidRPr="006B7C09">
        <w:rPr>
          <w:rtl/>
        </w:rPr>
        <w:t xml:space="preserve">דגם הוא מודה </w:t>
      </w:r>
      <w:r w:rsidRPr="006B7C09">
        <w:rPr>
          <w:rFonts w:hint="cs"/>
          <w:rtl/>
        </w:rPr>
        <w:t>ש</w:t>
      </w:r>
      <w:r w:rsidRPr="006B7C09">
        <w:rPr>
          <w:rtl/>
        </w:rPr>
        <w:t>אם קרא עליה שם</w:t>
      </w:r>
      <w:r w:rsidR="00C6509E">
        <w:rPr>
          <w:rFonts w:hint="cs"/>
          <w:rtl/>
        </w:rPr>
        <w:t>,</w:t>
      </w:r>
      <w:r w:rsidRPr="006B7C09">
        <w:rPr>
          <w:rtl/>
        </w:rPr>
        <w:t xml:space="preserve"> דאסורה לזרים.</w:t>
      </w:r>
    </w:p>
    <w:p w14:paraId="13B2A990" w14:textId="649526C7" w:rsidR="00183BFF" w:rsidRPr="006F178A" w:rsidRDefault="00B35974" w:rsidP="00B35974">
      <w:pPr>
        <w:pStyle w:val="afff0"/>
        <w:rPr>
          <w:rtl/>
        </w:rPr>
      </w:pPr>
      <w:r>
        <w:rPr>
          <w:rFonts w:ascii="BA TM • Vilna Extra-Bold" w:hAnsi="BA TM • Vilna Extra-Bold" w:hint="cs"/>
          <w:rtl/>
        </w:rPr>
        <w:t>****</w:t>
      </w:r>
    </w:p>
    <w:p>
      <w:pPr>
        <w:pStyle w:val="MishnaBatzad"/>
        <w:rPr>
          <w:ins w:id="20013" w:author="קלוד" w:date="2026-10-06T10:08:13Z"/>
        </w:rPr>
      </w:pPr>
      <w:ins w:id="20012" w:author="קלוד" w:date="2026-10-06T10:08:13Z">
        <w:r>
          <w:t xml:space="preserve">משנה ג</w:t>
        </w:r>
      </w:ins>
    </w:p>
    <w:p w14:paraId="481FBA20" w14:textId="77777777" w:rsidR="00183BFF" w:rsidRDefault="00183BFF" w:rsidP="00183BFF">
      <w:pPr>
        <w:pStyle w:val="afff8"/>
        <w:spacing w:before="120"/>
        <w:rPr>
          <w:rtl/>
        </w:rPr>
        <w:pPrChange w:id="90002" w:author="קלוד" w:date="2026-10-08T12:08:16Z">
          <w:pPr>
            <w:pStyle w:val="afff8"/>
          </w:pPr>
        </w:pPrChange>
      </w:pPr>
      <w:r w:rsidRPr="001725C2">
        <w:rPr>
          <w:rStyle w:val="afffff1"/>
          <w:rtl/>
        </w:rPr>
        <w:t>ב"ש:</w:t>
      </w:r>
      <w:r w:rsidRPr="006F178A">
        <w:rPr>
          <w:rtl/>
        </w:rPr>
        <w:t xml:space="preserve"> אין מוליכין את הסולם משובך לשובך, </w:t>
      </w:r>
    </w:p>
    <w:p w14:paraId="04343C0A" w14:textId="37DD6EF0" w:rsidR="00183BFF" w:rsidRPr="006F178A" w:rsidRDefault="00821D89" w:rsidP="00821D89">
      <w:pPr>
        <w:pStyle w:val="afff8"/>
        <w:spacing w:after="60" w:line="220" w:lineRule="exact"/>
        <w:ind w:firstLine="170"/>
        <w:rPr>
          <w:rtl/>
        </w:rPr>
      </w:pPr>
      <w:r>
        <w:rPr>
          <w:rFonts w:hint="cs"/>
          <w:rtl/>
        </w:rPr>
        <w:t xml:space="preserve">  </w:t>
      </w:r>
      <w:r w:rsidR="00183BFF" w:rsidRPr="006F178A">
        <w:rPr>
          <w:rtl/>
        </w:rPr>
        <w:t xml:space="preserve">אבל מטהו מחלון לחלון, </w:t>
      </w:r>
      <w:r w:rsidR="002A2C8A">
        <w:rPr>
          <w:rFonts w:hint="cs"/>
          <w:rtl/>
        </w:rPr>
        <w:t xml:space="preserve"> </w:t>
      </w:r>
      <w:r w:rsidR="00183BFF" w:rsidRPr="001725C2">
        <w:rPr>
          <w:rStyle w:val="afffff1"/>
          <w:rtl/>
        </w:rPr>
        <w:t>וב"ה</w:t>
      </w:r>
      <w:r w:rsidR="001725C2">
        <w:rPr>
          <w:rStyle w:val="afffff1"/>
          <w:rFonts w:hint="cs"/>
          <w:rtl/>
        </w:rPr>
        <w:t>:</w:t>
      </w:r>
      <w:r w:rsidR="00183BFF" w:rsidRPr="006F178A">
        <w:rPr>
          <w:rtl/>
        </w:rPr>
        <w:t xml:space="preserve"> מתירין.</w:t>
      </w:r>
    </w:p>
    <w:p w14:paraId="16507EA3" w14:textId="77777777" w:rsidR="00821D89" w:rsidRPr="00821D89" w:rsidRDefault="00183BFF" w:rsidP="00821D89">
      <w:pPr>
        <w:pStyle w:val="36"/>
        <w:framePr w:wrap="notBeside"/>
        <w:rPr>
          <w:rtl/>
        </w:rPr>
      </w:pPr>
      <w:r w:rsidRPr="00821D89">
        <w:rPr>
          <w:rtl/>
        </w:rPr>
        <w:t>רחב"א:</w:t>
      </w:r>
    </w:p>
    <w:p w14:paraId="62EFFA03" w14:textId="6B6991E9" w:rsidR="00183BFF" w:rsidRDefault="00183BFF" w:rsidP="00821D89">
      <w:pPr>
        <w:pStyle w:val="afffffe"/>
        <w:spacing w:before="0"/>
        <w:rPr>
          <w:rStyle w:val="afffff3"/>
          <w:rtl/>
        </w:rPr>
      </w:pPr>
      <w:r w:rsidRPr="00D977D1">
        <w:rPr>
          <w:rFonts w:cs="PFT_Frank"/>
          <w:b/>
          <w:bCs/>
          <w:szCs w:val="14"/>
          <w:rtl/>
        </w:rPr>
        <w:t xml:space="preserve">מחלוקת ברשות הרבים, </w:t>
      </w:r>
    </w:p>
    <w:p w14:paraId="4ACB654B" w14:textId="5D2CA3D3" w:rsidR="00183BFF" w:rsidRPr="00CE29B9" w:rsidRDefault="00183BFF" w:rsidP="00821D89">
      <w:pPr>
        <w:rPr>
          <w:rFonts w:cs="Guttman Vilna"/>
          <w:b/>
          <w:bCs/>
          <w:spacing w:val="-4"/>
          <w:rtl/>
        </w:rPr>
      </w:pPr>
      <w:r w:rsidRPr="00CE29B9">
        <w:rPr>
          <w:rStyle w:val="afffff3"/>
          <w:rFonts w:hint="cs"/>
          <w:spacing w:val="-4"/>
          <w:rtl/>
        </w:rPr>
        <w:t>ל</w:t>
      </w:r>
      <w:r w:rsidRPr="00CE29B9">
        <w:rPr>
          <w:rStyle w:val="afffff3"/>
          <w:spacing w:val="-4"/>
          <w:rtl/>
        </w:rPr>
        <w:t>ב"ש</w:t>
      </w:r>
      <w:r w:rsidRPr="00CE29B9">
        <w:rPr>
          <w:rFonts w:ascii="Fb Fontext" w:hAnsi="Fb Fontext"/>
          <w:spacing w:val="-4"/>
          <w:rtl/>
        </w:rPr>
        <w:t>: הרואה אומר: להטיח גגו הוא צריך.</w:t>
      </w:r>
      <w:r w:rsidR="00821D89" w:rsidRPr="00CE29B9">
        <w:rPr>
          <w:rStyle w:val="afffff3"/>
          <w:rFonts w:hint="cs"/>
          <w:spacing w:val="-4"/>
          <w:rtl/>
        </w:rPr>
        <w:t xml:space="preserve"> </w:t>
      </w:r>
      <w:r w:rsidRPr="00CE29B9">
        <w:rPr>
          <w:rStyle w:val="afffff3"/>
          <w:spacing w:val="-4"/>
          <w:rtl/>
        </w:rPr>
        <w:t>ולב"ה</w:t>
      </w:r>
      <w:r w:rsidR="001725C2" w:rsidRPr="00CE29B9">
        <w:rPr>
          <w:rStyle w:val="afffff3"/>
          <w:rFonts w:hint="cs"/>
          <w:spacing w:val="-4"/>
          <w:rtl/>
        </w:rPr>
        <w:t>:</w:t>
      </w:r>
      <w:r w:rsidRPr="00CE29B9">
        <w:rPr>
          <w:rStyle w:val="afffff3"/>
          <w:spacing w:val="-4"/>
          <w:rtl/>
        </w:rPr>
        <w:t xml:space="preserve"> </w:t>
      </w:r>
      <w:r w:rsidRPr="00CE29B9">
        <w:rPr>
          <w:spacing w:val="-4"/>
          <w:rtl/>
        </w:rPr>
        <w:t>שובכו מוכיח עליו.</w:t>
      </w:r>
    </w:p>
    <w:p w14:paraId="77F9C95B" w14:textId="77777777" w:rsidR="00183BFF" w:rsidRPr="006F178A" w:rsidRDefault="001725C2" w:rsidP="00CE29B9">
      <w:pPr>
        <w:rPr>
          <w:rtl/>
        </w:rPr>
      </w:pPr>
      <w:r w:rsidRPr="00EE6043">
        <w:rPr>
          <w:rFonts w:cs="PFT_Frank" w:hint="cs"/>
          <w:b/>
          <w:bCs/>
          <w:szCs w:val="14"/>
          <w:rtl/>
        </w:rPr>
        <w:t>לכו</w:t>
      </w:r>
      <w:r w:rsidR="005933DE" w:rsidRPr="00EE6043">
        <w:rPr>
          <w:rFonts w:cs="PFT_Frank"/>
          <w:b/>
          <w:bCs/>
          <w:szCs w:val="14"/>
          <w:rtl/>
        </w:rPr>
        <w:t>"</w:t>
      </w:r>
      <w:r w:rsidRPr="00EE6043">
        <w:rPr>
          <w:rFonts w:cs="PFT_Frank" w:hint="cs"/>
          <w:b/>
          <w:bCs/>
          <w:szCs w:val="14"/>
          <w:rtl/>
        </w:rPr>
        <w:t>ע:</w:t>
      </w:r>
      <w:r w:rsidR="00183BFF" w:rsidRPr="00EE6043">
        <w:rPr>
          <w:rFonts w:cs="PFT_Frank"/>
          <w:b/>
          <w:bCs/>
          <w:szCs w:val="14"/>
          <w:rtl/>
        </w:rPr>
        <w:t xml:space="preserve"> ברשות היחיד</w:t>
      </w:r>
      <w:r w:rsidR="00183BFF" w:rsidRPr="006F178A">
        <w:rPr>
          <w:rtl/>
        </w:rPr>
        <w:t xml:space="preserve"> - מותר.</w:t>
      </w:r>
    </w:p>
    <w:p w14:paraId="0653E574" w14:textId="77777777" w:rsidR="00CE29B9" w:rsidRPr="00CE29B9" w:rsidRDefault="00183BFF" w:rsidP="00CE29B9">
      <w:pPr>
        <w:pStyle w:val="36"/>
        <w:framePr w:wrap="notBeside"/>
        <w:rPr>
          <w:rtl/>
        </w:rPr>
      </w:pPr>
      <w:r w:rsidRPr="00CE29B9">
        <w:rPr>
          <w:rtl/>
        </w:rPr>
        <w:t>והא ד</w:t>
      </w:r>
      <w:r w:rsidRPr="00CE29B9">
        <w:rPr>
          <w:rFonts w:hint="cs"/>
          <w:rtl/>
        </w:rPr>
        <w:t>רב</w:t>
      </w:r>
      <w:r w:rsidRPr="00CE29B9">
        <w:rPr>
          <w:rtl/>
        </w:rPr>
        <w:t>:</w:t>
      </w:r>
    </w:p>
    <w:p w14:paraId="6F64436B" w14:textId="0795643F" w:rsidR="00CE29B9" w:rsidRPr="0072024C" w:rsidRDefault="00183BFF" w:rsidP="0072024C">
      <w:pPr>
        <w:rPr>
          <w:spacing w:val="-2"/>
          <w:rtl/>
        </w:rPr>
      </w:pPr>
      <w:r w:rsidRPr="0072024C">
        <w:rPr>
          <w:spacing w:val="-2"/>
          <w:rtl/>
        </w:rPr>
        <w:t xml:space="preserve">כל שאסרו חכמים מפני מראית העין אפילו בחדרי חדרים אסור </w:t>
      </w:r>
    </w:p>
    <w:p w14:paraId="0FB1A4E0" w14:textId="6005F251" w:rsidR="00CE29B9" w:rsidRPr="00CE29B9" w:rsidRDefault="00183BFF" w:rsidP="00CE29B9">
      <w:pPr>
        <w:pStyle w:val="36"/>
        <w:framePr w:wrap="notBeside"/>
        <w:rPr>
          <w:rtl/>
        </w:rPr>
      </w:pPr>
      <w:r w:rsidRPr="00CE29B9">
        <w:rPr>
          <w:rtl/>
        </w:rPr>
        <w:t xml:space="preserve">- </w:t>
      </w:r>
      <w:r w:rsidR="0072024C">
        <w:rPr>
          <w:rFonts w:hint="cs"/>
          <w:rtl/>
        </w:rPr>
        <w:t>תנאי היא:</w:t>
      </w:r>
    </w:p>
    <w:p w14:paraId="15634308" w14:textId="5ECEE1EA" w:rsidR="0072024C" w:rsidRPr="0072024C" w:rsidRDefault="002A2C8A" w:rsidP="0072024C">
      <w:pPr>
        <w:rPr>
          <w:rStyle w:val="afffff3"/>
          <w:rFonts w:cs="FrankRuehl"/>
          <w:spacing w:val="-4"/>
          <w:szCs w:val="18"/>
          <w:rtl/>
        </w:rPr>
      </w:pPr>
      <w:r w:rsidRPr="002A2C8A">
        <w:rPr>
          <w:rFonts w:hint="cs"/>
          <w:spacing w:val="-4"/>
          <w:rtl/>
        </w:rPr>
        <w:t>ד</w:t>
      </w:r>
      <w:r w:rsidR="00183BFF" w:rsidRPr="002A2C8A">
        <w:rPr>
          <w:spacing w:val="-4"/>
          <w:rtl/>
        </w:rPr>
        <w:t xml:space="preserve">שוטחן בחמה אבל לא כנגד העם, </w:t>
      </w:r>
      <w:r w:rsidRPr="002A2C8A">
        <w:rPr>
          <w:rStyle w:val="afffff3"/>
          <w:rFonts w:hint="cs"/>
          <w:rtl/>
        </w:rPr>
        <w:t>ר</w:t>
      </w:r>
      <w:r w:rsidR="00183BFF" w:rsidRPr="002A2C8A">
        <w:rPr>
          <w:rStyle w:val="afffff3"/>
          <w:rtl/>
        </w:rPr>
        <w:t>"א ור</w:t>
      </w:r>
      <w:r w:rsidRPr="002A2C8A">
        <w:rPr>
          <w:rStyle w:val="afffff3"/>
          <w:rFonts w:hint="cs"/>
          <w:rtl/>
        </w:rPr>
        <w:t>"ש</w:t>
      </w:r>
      <w:r w:rsidR="001725C2" w:rsidRPr="002A2C8A">
        <w:rPr>
          <w:rStyle w:val="afffff3"/>
          <w:rFonts w:hint="cs"/>
          <w:rtl/>
        </w:rPr>
        <w:t>:</w:t>
      </w:r>
      <w:r w:rsidR="00183BFF" w:rsidRPr="002A2C8A">
        <w:rPr>
          <w:spacing w:val="-4"/>
          <w:rtl/>
        </w:rPr>
        <w:t xml:space="preserve"> אוסרין.</w:t>
      </w:r>
    </w:p>
    <w:p w14:paraId="55F0A803" w14:textId="77777777" w:rsidR="0072024C" w:rsidRPr="0072024C" w:rsidRDefault="00183BFF" w:rsidP="0072024C">
      <w:pPr>
        <w:pStyle w:val="36"/>
        <w:framePr w:wrap="notBeside"/>
        <w:rPr>
          <w:rtl/>
        </w:rPr>
      </w:pPr>
      <w:r w:rsidRPr="0072024C">
        <w:rPr>
          <w:rFonts w:hint="cs"/>
          <w:rtl/>
        </w:rPr>
        <w:t xml:space="preserve">ב. </w:t>
      </w:r>
      <w:r w:rsidRPr="0072024C">
        <w:rPr>
          <w:rtl/>
        </w:rPr>
        <w:t xml:space="preserve">א"ד, רחב"א: </w:t>
      </w:r>
    </w:p>
    <w:p w14:paraId="0F7639FA" w14:textId="54E539D2" w:rsidR="00183BFF" w:rsidRPr="006B7C09" w:rsidRDefault="00A76F56" w:rsidP="00827D0D">
      <w:pPr>
        <w:rPr>
          <w:rtl/>
        </w:rPr>
      </w:pPr>
      <w:r w:rsidRPr="00A76F56">
        <w:rPr>
          <w:rFonts w:hint="cs"/>
          <w:rtl/>
        </w:rPr>
        <w:t>מ</w:t>
      </w:r>
      <w:r w:rsidR="00183BFF" w:rsidRPr="00A76F56">
        <w:rPr>
          <w:rtl/>
        </w:rPr>
        <w:t>חלוקת ברה"י,</w:t>
      </w:r>
      <w:r w:rsidR="00183BFF" w:rsidRPr="006B7C09">
        <w:rPr>
          <w:rtl/>
        </w:rPr>
        <w:t xml:space="preserve"> </w:t>
      </w:r>
      <w:r w:rsidR="00183BFF" w:rsidRPr="006B7C09">
        <w:rPr>
          <w:rStyle w:val="afffff3"/>
          <w:rtl/>
        </w:rPr>
        <w:t>דב"ש</w:t>
      </w:r>
      <w:r w:rsidR="00183BFF" w:rsidRPr="006B7C09">
        <w:rPr>
          <w:rtl/>
        </w:rPr>
        <w:t xml:space="preserve"> אית </w:t>
      </w:r>
      <w:r w:rsidR="00183BFF" w:rsidRPr="006B7C09">
        <w:rPr>
          <w:rFonts w:hint="cs"/>
          <w:rtl/>
        </w:rPr>
        <w:t>דרב</w:t>
      </w:r>
      <w:r w:rsidR="00183BFF" w:rsidRPr="006B7C09">
        <w:rPr>
          <w:rtl/>
        </w:rPr>
        <w:t xml:space="preserve">, </w:t>
      </w:r>
      <w:r w:rsidR="00183BFF" w:rsidRPr="006B7C09">
        <w:rPr>
          <w:rStyle w:val="afffff3"/>
          <w:rtl/>
        </w:rPr>
        <w:t xml:space="preserve">וב"ה </w:t>
      </w:r>
      <w:r w:rsidR="00183BFF" w:rsidRPr="006B7C09">
        <w:rPr>
          <w:rtl/>
        </w:rPr>
        <w:t>לית ל</w:t>
      </w:r>
      <w:r w:rsidR="00183BFF" w:rsidRPr="006B7C09">
        <w:rPr>
          <w:rFonts w:hint="cs"/>
          <w:rtl/>
        </w:rPr>
        <w:t>דרב</w:t>
      </w:r>
      <w:r w:rsidR="00183BFF" w:rsidRPr="006B7C09">
        <w:rPr>
          <w:rtl/>
        </w:rPr>
        <w:t>.</w:t>
      </w:r>
    </w:p>
    <w:p w14:paraId="459ADACD" w14:textId="77777777" w:rsidR="00183BFF" w:rsidRPr="006F178A" w:rsidRDefault="00183BFF" w:rsidP="00A76F56">
      <w:pPr>
        <w:rPr>
          <w:rFonts w:cs="Guttman Vilna"/>
          <w:b/>
          <w:bCs/>
          <w:rtl/>
        </w:rPr>
      </w:pPr>
      <w:r w:rsidRPr="006F178A">
        <w:rPr>
          <w:rtl/>
        </w:rPr>
        <w:t xml:space="preserve">אבל ברה"ר - </w:t>
      </w:r>
      <w:r w:rsidRPr="00EE6043">
        <w:rPr>
          <w:rFonts w:cs="PFT_Frank"/>
          <w:b/>
          <w:bCs/>
          <w:szCs w:val="14"/>
          <w:rtl/>
        </w:rPr>
        <w:t>לכו"ע</w:t>
      </w:r>
      <w:r w:rsidRPr="006F178A">
        <w:rPr>
          <w:rtl/>
        </w:rPr>
        <w:t xml:space="preserve"> אסור.</w:t>
      </w:r>
      <w:r>
        <w:rPr>
          <w:rFonts w:hint="cs"/>
          <w:rtl/>
        </w:rPr>
        <w:t xml:space="preserve"> ותנאי היא. </w:t>
      </w:r>
    </w:p>
    <w:p w14:paraId="6A1C6B7D" w14:textId="77777777" w:rsidR="00A76F56" w:rsidRPr="00A76F56" w:rsidRDefault="00183BFF" w:rsidP="00A76F56">
      <w:pPr>
        <w:pStyle w:val="36"/>
        <w:framePr w:wrap="notBeside"/>
        <w:rPr>
          <w:rtl/>
        </w:rPr>
      </w:pPr>
      <w:r w:rsidRPr="00A76F56">
        <w:rPr>
          <w:rFonts w:hint="cs"/>
          <w:rtl/>
        </w:rPr>
        <w:t xml:space="preserve">ולרב: </w:t>
      </w:r>
    </w:p>
    <w:p w14:paraId="107C2A1C" w14:textId="694FFDD0" w:rsidR="00183BFF" w:rsidRPr="00FB6F35" w:rsidRDefault="00327AA7" w:rsidP="00327AA7">
      <w:pPr>
        <w:spacing w:after="60"/>
        <w:rPr>
          <w:sz w:val="16"/>
          <w:szCs w:val="15"/>
          <w:rtl/>
        </w:rPr>
      </w:pPr>
      <w:r>
        <w:rPr>
          <w:rStyle w:val="afffff3"/>
          <w:rFonts w:hint="cs"/>
          <w:rtl/>
        </w:rPr>
        <w:t>ב</w:t>
      </w:r>
      <w:r w:rsidR="0001190A">
        <w:rPr>
          <w:rStyle w:val="afffff3"/>
          <w:rtl/>
        </w:rPr>
        <w:t>"</w:t>
      </w:r>
      <w:r w:rsidR="00183BFF" w:rsidRPr="001F5F4E">
        <w:rPr>
          <w:rStyle w:val="afffff3"/>
          <w:rFonts w:hint="cs"/>
          <w:rtl/>
        </w:rPr>
        <w:t xml:space="preserve">ה </w:t>
      </w:r>
      <w:r w:rsidR="00183BFF">
        <w:rPr>
          <w:rFonts w:ascii="Fb Fontext" w:hAnsi="Fb Fontext" w:hint="cs"/>
          <w:rtl/>
        </w:rPr>
        <w:t>מתירין אפי' ברה</w:t>
      </w:r>
      <w:r w:rsidR="0001190A">
        <w:rPr>
          <w:rFonts w:ascii="Fb Fontext" w:hAnsi="Fb Fontext"/>
          <w:rtl/>
        </w:rPr>
        <w:t>"</w:t>
      </w:r>
      <w:r w:rsidR="00183BFF">
        <w:rPr>
          <w:rFonts w:ascii="Fb Fontext" w:hAnsi="Fb Fontext" w:hint="cs"/>
          <w:rtl/>
        </w:rPr>
        <w:t>ר</w:t>
      </w:r>
      <w:r w:rsidR="00183BFF" w:rsidRPr="00FB6F35">
        <w:rPr>
          <w:rFonts w:hint="cs"/>
          <w:sz w:val="16"/>
          <w:szCs w:val="15"/>
          <w:rtl/>
        </w:rPr>
        <w:t xml:space="preserve"> </w:t>
      </w:r>
    </w:p>
    <w:p w14:paraId="06682BEC" w14:textId="77777777" w:rsidR="00183BFF" w:rsidRDefault="00183BFF" w:rsidP="00183BFF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>ט:</w:t>
      </w:r>
    </w:p>
    <w:p w14:paraId="6569B59A" w14:textId="77777777" w:rsidR="00183BFF" w:rsidRDefault="00183BFF" w:rsidP="00D0166F">
      <w:pPr>
        <w:pStyle w:val="afffff8"/>
        <w:rPr>
          <w:rtl/>
        </w:rPr>
      </w:pPr>
      <w:r w:rsidRPr="006F178A">
        <w:rPr>
          <w:rtl/>
        </w:rPr>
        <w:t xml:space="preserve">מתניתין </w:t>
      </w:r>
      <w:r w:rsidRPr="00FB6F35">
        <w:rPr>
          <w:rStyle w:val="afffff3"/>
          <w:rtl/>
        </w:rPr>
        <w:t xml:space="preserve">דלא </w:t>
      </w:r>
      <w:r w:rsidRPr="00FB6F35">
        <w:rPr>
          <w:rStyle w:val="afffff3"/>
          <w:rFonts w:hint="cs"/>
          <w:rtl/>
        </w:rPr>
        <w:t>כ</w:t>
      </w:r>
      <w:r w:rsidRPr="00FB6F35">
        <w:rPr>
          <w:rStyle w:val="afffff3"/>
          <w:rtl/>
        </w:rPr>
        <w:t>רשב"א</w:t>
      </w:r>
      <w:r w:rsidRPr="00FB6F35">
        <w:rPr>
          <w:rStyle w:val="afffff3"/>
          <w:rFonts w:hint="cs"/>
          <w:rtl/>
        </w:rPr>
        <w:t>:</w:t>
      </w:r>
      <w:r w:rsidRPr="006F178A">
        <w:rPr>
          <w:rtl/>
        </w:rPr>
        <w:t xml:space="preserve"> </w:t>
      </w:r>
    </w:p>
    <w:p w14:paraId="2368CFFB" w14:textId="77777777" w:rsidR="00183BFF" w:rsidRPr="002A2C8A" w:rsidRDefault="00183BFF" w:rsidP="002A2C8A">
      <w:pPr>
        <w:rPr>
          <w:rStyle w:val="afffff3"/>
          <w:spacing w:val="-6"/>
          <w:rtl/>
        </w:rPr>
      </w:pPr>
      <w:r w:rsidRPr="002A2C8A">
        <w:rPr>
          <w:rFonts w:cs="PFT_Frank" w:hint="cs"/>
          <w:b/>
          <w:bCs/>
          <w:spacing w:val="-6"/>
          <w:szCs w:val="14"/>
          <w:rtl/>
        </w:rPr>
        <w:t>ד</w:t>
      </w:r>
      <w:r w:rsidRPr="002A2C8A">
        <w:rPr>
          <w:rFonts w:cs="PFT_Frank"/>
          <w:b/>
          <w:bCs/>
          <w:spacing w:val="-6"/>
          <w:szCs w:val="14"/>
          <w:rtl/>
        </w:rPr>
        <w:t>מודים</w:t>
      </w:r>
      <w:r w:rsidRPr="002A2C8A">
        <w:rPr>
          <w:spacing w:val="-6"/>
          <w:rtl/>
        </w:rPr>
        <w:t xml:space="preserve"> </w:t>
      </w:r>
      <w:r w:rsidRPr="002A2C8A">
        <w:rPr>
          <w:rStyle w:val="afffff3"/>
          <w:spacing w:val="-6"/>
          <w:rtl/>
        </w:rPr>
        <w:t xml:space="preserve">ב"ש וב"ה </w:t>
      </w:r>
      <w:r w:rsidRPr="00327AA7">
        <w:rPr>
          <w:rtl/>
        </w:rPr>
        <w:t>שמוליכין הסולם משובך לשובך</w:t>
      </w:r>
      <w:r w:rsidRPr="002A2C8A">
        <w:rPr>
          <w:spacing w:val="-6"/>
          <w:rtl/>
        </w:rPr>
        <w:t>.</w:t>
      </w:r>
      <w:r w:rsidR="002A2C8A" w:rsidRPr="002A2C8A">
        <w:rPr>
          <w:rFonts w:ascii="Fb Fontext" w:hAnsi="Fb Fontext" w:cs="PFT_Frank" w:hint="cs"/>
          <w:b/>
          <w:bCs/>
          <w:spacing w:val="-6"/>
          <w:sz w:val="20"/>
          <w:szCs w:val="14"/>
          <w:rtl/>
        </w:rPr>
        <w:t xml:space="preserve"> </w:t>
      </w:r>
      <w:r w:rsidRPr="002A2C8A">
        <w:rPr>
          <w:rFonts w:ascii="Fb Fontext" w:hAnsi="Fb Fontext" w:cs="PFT_Frank" w:hint="cs"/>
          <w:b/>
          <w:bCs/>
          <w:spacing w:val="-6"/>
          <w:sz w:val="20"/>
          <w:szCs w:val="14"/>
          <w:rtl/>
        </w:rPr>
        <w:t>ו</w:t>
      </w:r>
      <w:r w:rsidRPr="002A2C8A">
        <w:rPr>
          <w:rFonts w:ascii="Fb Fontext" w:hAnsi="Fb Fontext" w:cs="PFT_Frank"/>
          <w:b/>
          <w:bCs/>
          <w:spacing w:val="-6"/>
          <w:sz w:val="20"/>
          <w:szCs w:val="14"/>
          <w:rtl/>
        </w:rPr>
        <w:t>נחלקו</w:t>
      </w:r>
      <w:r w:rsidRPr="002A2C8A">
        <w:rPr>
          <w:rFonts w:ascii="Fb Fontext" w:hAnsi="Fb Fontext" w:hint="cs"/>
          <w:spacing w:val="-6"/>
          <w:sz w:val="20"/>
          <w:rtl/>
        </w:rPr>
        <w:t xml:space="preserve"> </w:t>
      </w:r>
      <w:r w:rsidRPr="002A2C8A">
        <w:rPr>
          <w:rFonts w:ascii="Fb Fontext" w:hAnsi="Fb Fontext"/>
          <w:spacing w:val="-6"/>
          <w:sz w:val="20"/>
          <w:rtl/>
        </w:rPr>
        <w:t xml:space="preserve">להחזיר. </w:t>
      </w:r>
    </w:p>
    <w:p w14:paraId="2A5E37E2" w14:textId="77777777" w:rsidR="00A53477" w:rsidRDefault="00183BFF" w:rsidP="002A2C8A">
      <w:pPr>
        <w:rPr>
          <w:rStyle w:val="afffff3"/>
          <w:rtl/>
        </w:rPr>
      </w:pPr>
      <w:r w:rsidRPr="006B7C09">
        <w:rPr>
          <w:rtl/>
        </w:rPr>
        <w:t xml:space="preserve">בסולם של עליה </w:t>
      </w:r>
      <w:r w:rsidR="001725C2">
        <w:rPr>
          <w:rStyle w:val="afffff3"/>
          <w:rFonts w:hint="cs"/>
          <w:rtl/>
        </w:rPr>
        <w:t xml:space="preserve"> </w:t>
      </w:r>
      <w:r w:rsidRPr="001725C2">
        <w:rPr>
          <w:rStyle w:val="afffff3"/>
          <w:rtl/>
        </w:rPr>
        <w:t>לכו"ע</w:t>
      </w:r>
      <w:r w:rsidRPr="001725C2">
        <w:rPr>
          <w:rStyle w:val="afffff3"/>
          <w:rFonts w:hint="cs"/>
          <w:rtl/>
        </w:rPr>
        <w:t>:</w:t>
      </w:r>
      <w:r w:rsidRPr="006B7C09">
        <w:rPr>
          <w:rtl/>
        </w:rPr>
        <w:t xml:space="preserve"> אסור.</w:t>
      </w:r>
      <w:r w:rsidR="002A2C8A">
        <w:rPr>
          <w:rFonts w:hint="cs"/>
          <w:rtl/>
        </w:rPr>
        <w:t xml:space="preserve"> </w:t>
      </w:r>
      <w:r>
        <w:rPr>
          <w:rStyle w:val="afffff3"/>
          <w:rFonts w:hint="cs"/>
          <w:rtl/>
        </w:rPr>
        <w:t xml:space="preserve"> </w:t>
      </w:r>
    </w:p>
    <w:p w14:paraId="14E06B42" w14:textId="762F3B38" w:rsidR="00183BFF" w:rsidRPr="006F178A" w:rsidRDefault="00183BFF" w:rsidP="00A53477">
      <w:pPr>
        <w:rPr>
          <w:rtl/>
        </w:rPr>
      </w:pPr>
      <w:r w:rsidRPr="00FB6F35">
        <w:rPr>
          <w:rStyle w:val="afffff3"/>
          <w:rtl/>
        </w:rPr>
        <w:t>רבי דוסא:</w:t>
      </w:r>
      <w:r w:rsidRPr="006F178A">
        <w:rPr>
          <w:rtl/>
        </w:rPr>
        <w:t xml:space="preserve"> מטהו מחלון לחלון.</w:t>
      </w:r>
      <w:r>
        <w:rPr>
          <w:rStyle w:val="afffff3"/>
          <w:rtl/>
        </w:rPr>
        <w:tab/>
      </w:r>
      <w:r>
        <w:rPr>
          <w:rStyle w:val="afffff3"/>
          <w:rFonts w:hint="cs"/>
          <w:rtl/>
        </w:rPr>
        <w:t xml:space="preserve">    </w:t>
      </w:r>
      <w:r w:rsidRPr="00FB6F35">
        <w:rPr>
          <w:rStyle w:val="afffff3"/>
          <w:rtl/>
        </w:rPr>
        <w:t>אחרים מרבי דוסא:</w:t>
      </w:r>
      <w:r w:rsidRPr="006F178A">
        <w:rPr>
          <w:rtl/>
        </w:rPr>
        <w:t xml:space="preserve"> אף מדדין בו.</w:t>
      </w:r>
    </w:p>
    <w:p w14:paraId="007F775B" w14:textId="43200F89" w:rsidR="00183BFF" w:rsidRPr="006F178A" w:rsidRDefault="00B35974" w:rsidP="00B35974">
      <w:pPr>
        <w:pStyle w:val="afff0"/>
        <w:rPr>
          <w:del w:id="90016" w:author="מנוע עיצוב" w:date="2026-10-08T11:01:28Z"/>
          <w:rtl/>
        </w:rPr>
      </w:pPr>
      <w:del w:id="90015" w:author="מנוע עיצוב" w:date="2026-10-08T11:01:28Z">
        <w:r>
          <w:rPr>
            <w:rFonts w:ascii="BA TM • Vilna Extra-Bold" w:hAnsi="BA TM • Vilna Extra-Bold" w:hint="cs"/>
            <w:rtl/>
          </w:rPr>
          <w:delText xml:space="preserve">****</w:delText>
        </w:r>
      </w:del>
    </w:p>
    <w:p w14:paraId="35129043" w14:textId="4849EAD0" w:rsidR="00183BFF" w:rsidRPr="002A2C8A" w:rsidRDefault="00183BFF" w:rsidP="00A53477">
      <w:pPr>
        <w:pStyle w:val="afffff8"/>
        <w:rPr>
          <w:rtl/>
        </w:rPr>
      </w:pPr>
      <w:r w:rsidRPr="002A2C8A">
        <w:rPr>
          <w:rStyle w:val="afffff3"/>
          <w:rtl/>
        </w:rPr>
        <w:t>בני ר</w:t>
      </w:r>
      <w:r w:rsidRPr="002A2C8A">
        <w:rPr>
          <w:rStyle w:val="afffff3"/>
          <w:rFonts w:hint="cs"/>
          <w:rtl/>
        </w:rPr>
        <w:t>"ח</w:t>
      </w:r>
      <w:r w:rsidR="00A53477">
        <w:rPr>
          <w:rStyle w:val="afffff3"/>
          <w:rFonts w:hint="cs"/>
          <w:rtl/>
        </w:rPr>
        <w:t>:</w:t>
      </w:r>
      <w:r w:rsidRPr="002A2C8A">
        <w:rPr>
          <w:rStyle w:val="afffff3"/>
          <w:rtl/>
        </w:rPr>
        <w:t xml:space="preserve"> </w:t>
      </w:r>
      <w:r w:rsidR="00552102" w:rsidRPr="00D977D1">
        <w:rPr>
          <w:rFonts w:hint="cs"/>
          <w:rtl/>
        </w:rPr>
        <w:t>יצאו לכפרים להתיר</w:t>
      </w:r>
      <w:r w:rsidRPr="00D977D1">
        <w:rPr>
          <w:rFonts w:hint="cs"/>
          <w:rtl/>
        </w:rPr>
        <w:t xml:space="preserve"> סולם של עלייה</w:t>
      </w:r>
      <w:r w:rsidRPr="002A2C8A">
        <w:rPr>
          <w:rFonts w:hint="cs"/>
          <w:rtl/>
        </w:rPr>
        <w:t xml:space="preserve"> </w:t>
      </w:r>
    </w:p>
    <w:p w14:paraId="08CC7FAE" w14:textId="77777777" w:rsidR="00A53477" w:rsidRPr="00A53477" w:rsidRDefault="00552102" w:rsidP="00A53477">
      <w:pPr>
        <w:pStyle w:val="36"/>
        <w:framePr w:wrap="notBeside"/>
        <w:rPr>
          <w:rtl/>
        </w:rPr>
      </w:pPr>
      <w:r w:rsidRPr="00A53477">
        <w:rPr>
          <w:rFonts w:hint="cs"/>
          <w:rtl/>
        </w:rPr>
        <w:t>א.</w:t>
      </w:r>
    </w:p>
    <w:p w14:paraId="243528A5" w14:textId="4DC3F60E" w:rsidR="00183BFF" w:rsidRPr="006F178A" w:rsidRDefault="00552102" w:rsidP="00183BFF">
      <w:pPr>
        <w:rPr>
          <w:rtl/>
        </w:rPr>
      </w:pPr>
      <w:r w:rsidRPr="00EF27AA">
        <w:rPr>
          <w:rFonts w:hint="cs"/>
          <w:rtl/>
        </w:rPr>
        <w:t>להתיר טלטול</w:t>
      </w:r>
      <w:r>
        <w:rPr>
          <w:rStyle w:val="afffff3"/>
          <w:rFonts w:hint="cs"/>
          <w:rtl/>
        </w:rPr>
        <w:t xml:space="preserve">, </w:t>
      </w:r>
      <w:r w:rsidR="00183BFF" w:rsidRPr="001F5F4E">
        <w:rPr>
          <w:rStyle w:val="afffff3"/>
          <w:rtl/>
        </w:rPr>
        <w:t>וא"ל אביהם</w:t>
      </w:r>
      <w:r w:rsidR="00183BFF">
        <w:rPr>
          <w:rStyle w:val="afffff3"/>
          <w:rFonts w:hint="cs"/>
          <w:rtl/>
        </w:rPr>
        <w:t>:</w:t>
      </w:r>
      <w:r w:rsidR="00183BFF" w:rsidRPr="006F178A">
        <w:rPr>
          <w:rtl/>
        </w:rPr>
        <w:t xml:space="preserve"> שיאסרו מה שהתירו.</w:t>
      </w:r>
    </w:p>
    <w:p w14:paraId="56EA4348" w14:textId="77777777" w:rsidR="00EF27AA" w:rsidRPr="00EF27AA" w:rsidRDefault="00183BFF" w:rsidP="00EF27AA">
      <w:pPr>
        <w:pStyle w:val="36"/>
        <w:framePr w:wrap="notBeside"/>
        <w:rPr>
          <w:rtl/>
        </w:rPr>
      </w:pPr>
      <w:r w:rsidRPr="00EF27AA">
        <w:rPr>
          <w:rFonts w:hint="cs"/>
          <w:rtl/>
        </w:rPr>
        <w:t>הם סברו:</w:t>
      </w:r>
    </w:p>
    <w:p w14:paraId="2664F9CD" w14:textId="3B9F8162" w:rsidR="00183BFF" w:rsidRDefault="00183BFF" w:rsidP="00183BFF">
      <w:pPr>
        <w:rPr>
          <w:rtl/>
        </w:rPr>
      </w:pPr>
      <w:r w:rsidRPr="001F5F4E">
        <w:rPr>
          <w:rStyle w:val="afffff3"/>
          <w:rFonts w:hint="cs"/>
          <w:rtl/>
        </w:rPr>
        <w:t>מ</w:t>
      </w:r>
      <w:r w:rsidRPr="001F5F4E">
        <w:rPr>
          <w:rStyle w:val="afffff3"/>
          <w:rtl/>
        </w:rPr>
        <w:t>ד</w:t>
      </w:r>
      <w:r w:rsidRPr="001F5F4E">
        <w:rPr>
          <w:rStyle w:val="afffff3"/>
          <w:rFonts w:hint="cs"/>
          <w:rtl/>
        </w:rPr>
        <w:t>לר</w:t>
      </w:r>
      <w:r w:rsidR="0001190A">
        <w:rPr>
          <w:rStyle w:val="afffff3"/>
          <w:rtl/>
        </w:rPr>
        <w:t>"</w:t>
      </w:r>
      <w:r w:rsidRPr="001F5F4E">
        <w:rPr>
          <w:rStyle w:val="afffff3"/>
          <w:rFonts w:hint="cs"/>
          <w:rtl/>
        </w:rPr>
        <w:t>י</w:t>
      </w:r>
      <w:r>
        <w:rPr>
          <w:rFonts w:hint="cs"/>
          <w:rtl/>
        </w:rPr>
        <w:t xml:space="preserve"> לא חלקו, </w:t>
      </w:r>
      <w:r w:rsidRPr="001F5F4E">
        <w:rPr>
          <w:rStyle w:val="afffff3"/>
          <w:rFonts w:hint="cs"/>
          <w:rtl/>
        </w:rPr>
        <w:t xml:space="preserve">לת"ק </w:t>
      </w:r>
      <w:r>
        <w:rPr>
          <w:rFonts w:hint="cs"/>
          <w:rtl/>
        </w:rPr>
        <w:t xml:space="preserve">חלקו, והכריעו </w:t>
      </w:r>
      <w:r w:rsidRPr="001F5F4E">
        <w:rPr>
          <w:rStyle w:val="afffff3"/>
          <w:rFonts w:hint="cs"/>
          <w:rtl/>
        </w:rPr>
        <w:t>כב</w:t>
      </w:r>
      <w:r w:rsidR="0001190A">
        <w:rPr>
          <w:rStyle w:val="afffff3"/>
          <w:rtl/>
        </w:rPr>
        <w:t>"</w:t>
      </w:r>
      <w:r w:rsidRPr="001F5F4E">
        <w:rPr>
          <w:rStyle w:val="afffff3"/>
          <w:rFonts w:hint="cs"/>
          <w:rtl/>
        </w:rPr>
        <w:t>ה,</w:t>
      </w:r>
      <w:r>
        <w:rPr>
          <w:rFonts w:hint="cs"/>
          <w:rtl/>
        </w:rPr>
        <w:t xml:space="preserve"> </w:t>
      </w:r>
    </w:p>
    <w:p w14:paraId="31E8FC47" w14:textId="77777777" w:rsidR="00EF27AA" w:rsidRPr="00EF27AA" w:rsidRDefault="00183BFF" w:rsidP="00EF27AA">
      <w:pPr>
        <w:pStyle w:val="36"/>
        <w:framePr w:wrap="notBeside"/>
        <w:rPr>
          <w:rtl/>
        </w:rPr>
      </w:pPr>
      <w:r w:rsidRPr="00EF27AA">
        <w:rPr>
          <w:rFonts w:hint="cs"/>
          <w:rtl/>
        </w:rPr>
        <w:t>והוא א"ל:</w:t>
      </w:r>
    </w:p>
    <w:p w14:paraId="62128D7A" w14:textId="77777777" w:rsidR="00EF27AA" w:rsidRDefault="00183BFF" w:rsidP="00EF27AA">
      <w:pPr>
        <w:spacing w:after="60"/>
        <w:rPr>
          <w:rtl/>
        </w:rPr>
      </w:pPr>
      <w:r w:rsidRPr="001F5F4E">
        <w:rPr>
          <w:rStyle w:val="afffff3"/>
          <w:rFonts w:hint="cs"/>
          <w:rtl/>
        </w:rPr>
        <w:t>ד</w:t>
      </w:r>
      <w:r w:rsidRPr="001F5F4E">
        <w:rPr>
          <w:rStyle w:val="afffff3"/>
          <w:rtl/>
        </w:rPr>
        <w:t>ר"י</w:t>
      </w:r>
      <w:r>
        <w:rPr>
          <w:rtl/>
        </w:rPr>
        <w:t xml:space="preserve"> </w:t>
      </w:r>
      <w:r w:rsidR="001725C2">
        <w:rPr>
          <w:rFonts w:hint="cs"/>
          <w:rtl/>
        </w:rPr>
        <w:t xml:space="preserve">מפרש </w:t>
      </w:r>
      <w:r>
        <w:rPr>
          <w:rtl/>
        </w:rPr>
        <w:t>טע</w:t>
      </w:r>
      <w:r>
        <w:rPr>
          <w:rFonts w:hint="cs"/>
          <w:rtl/>
        </w:rPr>
        <w:t>ם</w:t>
      </w:r>
      <w:r w:rsidR="001725C2">
        <w:rPr>
          <w:rtl/>
        </w:rPr>
        <w:t xml:space="preserve"> </w:t>
      </w:r>
      <w:r w:rsidRPr="001725C2">
        <w:rPr>
          <w:rStyle w:val="afffff3"/>
          <w:rtl/>
        </w:rPr>
        <w:t>ת"ק</w:t>
      </w:r>
      <w:r w:rsidR="001725C2">
        <w:rPr>
          <w:rFonts w:hint="cs"/>
          <w:rtl/>
        </w:rPr>
        <w:t>,</w:t>
      </w:r>
      <w:r>
        <w:rPr>
          <w:rFonts w:hint="cs"/>
          <w:rtl/>
        </w:rPr>
        <w:t xml:space="preserve">  </w:t>
      </w:r>
      <w:r w:rsidRPr="00D977D1">
        <w:rPr>
          <w:rFonts w:cs="PFT_Frank"/>
          <w:b/>
          <w:bCs/>
          <w:spacing w:val="-4"/>
          <w:szCs w:val="14"/>
          <w:rtl/>
        </w:rPr>
        <w:t xml:space="preserve">ומוכח </w:t>
      </w:r>
      <w:r w:rsidRPr="001725C2">
        <w:rPr>
          <w:spacing w:val="-4"/>
          <w:rtl/>
        </w:rPr>
        <w:t>מדתני מוליכין הסולם משובך לשובך.</w:t>
      </w:r>
      <w:r w:rsidRPr="001725C2">
        <w:rPr>
          <w:rFonts w:hint="cs"/>
          <w:spacing w:val="-4"/>
          <w:rtl/>
        </w:rPr>
        <w:t xml:space="preserve"> ולא </w:t>
      </w:r>
      <w:r w:rsidRPr="00EE6043">
        <w:rPr>
          <w:rFonts w:cs="PFT_Frank"/>
          <w:b/>
          <w:bCs/>
          <w:spacing w:val="-4"/>
          <w:szCs w:val="14"/>
          <w:rtl/>
        </w:rPr>
        <w:t>ל</w:t>
      </w:r>
      <w:r w:rsidRPr="001725C2">
        <w:rPr>
          <w:spacing w:val="-4"/>
          <w:rtl/>
        </w:rPr>
        <w:t>שובך.</w:t>
      </w:r>
      <w:r w:rsidR="002A2C8A">
        <w:rPr>
          <w:rFonts w:hint="cs"/>
          <w:spacing w:val="-4"/>
          <w:rtl/>
        </w:rPr>
        <w:t xml:space="preserve"> </w:t>
      </w:r>
      <w:r w:rsidRPr="001F5F4E">
        <w:rPr>
          <w:rStyle w:val="afffff3"/>
          <w:rtl/>
        </w:rPr>
        <w:t>ו</w:t>
      </w:r>
      <w:r w:rsidRPr="001F5F4E">
        <w:rPr>
          <w:rStyle w:val="afffff3"/>
          <w:rFonts w:hint="cs"/>
          <w:rtl/>
        </w:rPr>
        <w:t>הם סברו</w:t>
      </w:r>
      <w:r w:rsidRPr="001F5F4E">
        <w:rPr>
          <w:rStyle w:val="afffff3"/>
          <w:rtl/>
        </w:rPr>
        <w:t>:</w:t>
      </w:r>
      <w:r w:rsidRPr="006F178A">
        <w:rPr>
          <w:rFonts w:ascii="Fb Fontext" w:hAnsi="Fb Fontext"/>
          <w:sz w:val="20"/>
          <w:rtl/>
        </w:rPr>
        <w:t xml:space="preserve"> אפי' לכמה שובכין.</w:t>
      </w:r>
    </w:p>
    <w:p w14:paraId="10D54CFA" w14:textId="77777777" w:rsidR="00EF27AA" w:rsidRPr="00EF27AA" w:rsidRDefault="00183BFF" w:rsidP="00EF27AA">
      <w:pPr>
        <w:pStyle w:val="36"/>
        <w:framePr w:wrap="notBeside"/>
        <w:rPr>
          <w:rtl/>
        </w:rPr>
      </w:pPr>
      <w:r w:rsidRPr="00EF27AA">
        <w:rPr>
          <w:rFonts w:hint="cs"/>
          <w:rtl/>
        </w:rPr>
        <w:t xml:space="preserve">ב. </w:t>
      </w:r>
      <w:r w:rsidRPr="00EF27AA">
        <w:rPr>
          <w:rtl/>
        </w:rPr>
        <w:t>א"ד:</w:t>
      </w:r>
    </w:p>
    <w:p w14:paraId="0AD003FB" w14:textId="3C923046" w:rsidR="00183BFF" w:rsidRDefault="00183BFF" w:rsidP="002A2C8A">
      <w:pPr>
        <w:rPr>
          <w:rFonts w:ascii="Fb Fontext" w:hAnsi="Fb Fontext"/>
          <w:rtl/>
        </w:rPr>
      </w:pPr>
      <w:r w:rsidRPr="00F8541B">
        <w:rPr>
          <w:rStyle w:val="afffff3"/>
          <w:rtl/>
        </w:rPr>
        <w:t>שאמרו לו:</w:t>
      </w:r>
      <w:r w:rsidRPr="006F178A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 xml:space="preserve">שהתירו </w:t>
      </w:r>
      <w:r w:rsidRPr="00EE6043">
        <w:rPr>
          <w:rFonts w:ascii="Fb Fontext" w:hAnsi="Fb Fontext" w:cs="PFT_Frank" w:hint="cs"/>
          <w:b/>
          <w:bCs/>
          <w:szCs w:val="14"/>
          <w:rtl/>
        </w:rPr>
        <w:t>להטות</w:t>
      </w:r>
      <w:r>
        <w:rPr>
          <w:rFonts w:ascii="Fb Fontext" w:hAnsi="Fb Fontext" w:hint="cs"/>
          <w:rtl/>
        </w:rPr>
        <w:t xml:space="preserve"> סולם של עלייה </w:t>
      </w:r>
    </w:p>
    <w:p w14:paraId="293E6906" w14:textId="77777777" w:rsidR="00EF27AA" w:rsidRPr="00EF27AA" w:rsidRDefault="00183BFF" w:rsidP="00EF27AA">
      <w:pPr>
        <w:pStyle w:val="36"/>
        <w:framePr w:wrap="notBeside"/>
        <w:rPr>
          <w:rtl/>
        </w:rPr>
      </w:pPr>
      <w:r w:rsidRPr="00EF27AA">
        <w:rPr>
          <w:rFonts w:hint="cs"/>
          <w:rtl/>
        </w:rPr>
        <w:t>וסברו</w:t>
      </w:r>
      <w:r w:rsidRPr="00EF27AA">
        <w:rPr>
          <w:rtl/>
        </w:rPr>
        <w:t>:</w:t>
      </w:r>
    </w:p>
    <w:p w14:paraId="69356F7D" w14:textId="1AA230A3" w:rsidR="00183BFF" w:rsidRPr="006F178A" w:rsidRDefault="00183BFF" w:rsidP="00EF27AA">
      <w:pPr>
        <w:rPr>
          <w:rtl/>
        </w:rPr>
      </w:pPr>
      <w:r>
        <w:rPr>
          <w:rFonts w:hint="cs"/>
          <w:rtl/>
        </w:rPr>
        <w:t>ד</w:t>
      </w:r>
      <w:r w:rsidRPr="006F178A">
        <w:rPr>
          <w:rtl/>
        </w:rPr>
        <w:t xml:space="preserve">מאי דאסר </w:t>
      </w:r>
      <w:r>
        <w:rPr>
          <w:rStyle w:val="afffff3"/>
          <w:rFonts w:hint="cs"/>
          <w:rtl/>
          <w:rPrChange w:id="9018" w:author="מנוע אמוראים" w:date="2026-10-05T16:41:24Z">
            <w:rPr>
              <w:rFonts w:hint="cs"/>
              <w:rtl/>
            </w:rPr>
          </w:rPrChange>
        </w:rPr>
        <w:t xml:space="preserve">ר"י</w:t>
      </w:r>
      <w:r>
        <w:rPr>
          <w:rFonts w:hint="cs"/>
          <w:rtl/>
        </w:rPr>
        <w:t xml:space="preserve">,</w:t>
      </w:r>
      <w:r w:rsidRPr="006F178A">
        <w:rPr>
          <w:rtl/>
        </w:rPr>
        <w:t xml:space="preserve"> </w:t>
      </w:r>
      <w:r w:rsidR="002A2C8A">
        <w:rPr>
          <w:rFonts w:hint="cs"/>
          <w:rtl/>
        </w:rPr>
        <w:t>התיר</w:t>
      </w:r>
      <w:r w:rsidRPr="006F178A">
        <w:rPr>
          <w:rtl/>
        </w:rPr>
        <w:t xml:space="preserve"> רבי דוסא.</w:t>
      </w:r>
    </w:p>
    <w:p w14:paraId="5F41178B" w14:textId="77777777" w:rsidR="00EF27AA" w:rsidRPr="00EF27AA" w:rsidRDefault="00183BFF" w:rsidP="00EF27AA">
      <w:pPr>
        <w:pStyle w:val="36"/>
        <w:framePr w:wrap="notBeside"/>
        <w:rPr>
          <w:rtl/>
        </w:rPr>
      </w:pPr>
      <w:r w:rsidRPr="00EF27AA">
        <w:rPr>
          <w:rFonts w:hint="cs"/>
          <w:rtl/>
        </w:rPr>
        <w:t>והוא א"ל:</w:t>
      </w:r>
    </w:p>
    <w:p w14:paraId="4202F28D" w14:textId="3EF432CB" w:rsidR="00183BFF" w:rsidRPr="006F178A" w:rsidRDefault="00183BFF" w:rsidP="00183BFF">
      <w:pPr>
        <w:rPr>
          <w:rtl/>
        </w:rPr>
      </w:pPr>
      <w:r>
        <w:rPr>
          <w:rFonts w:hint="cs"/>
          <w:rtl/>
        </w:rPr>
        <w:t>ד</w:t>
      </w:r>
      <w:r w:rsidRPr="006F178A">
        <w:rPr>
          <w:rtl/>
        </w:rPr>
        <w:t>לא היא, דמ</w:t>
      </w:r>
      <w:r>
        <w:rPr>
          <w:rFonts w:hint="cs"/>
          <w:rtl/>
        </w:rPr>
        <w:t>ה</w:t>
      </w:r>
      <w:r w:rsidRPr="006F178A">
        <w:rPr>
          <w:rtl/>
        </w:rPr>
        <w:t xml:space="preserve"> </w:t>
      </w:r>
      <w:r w:rsidR="00D0166F">
        <w:rPr>
          <w:rFonts w:hint="cs"/>
          <w:rtl/>
        </w:rPr>
        <w:t>ש</w:t>
      </w:r>
      <w:r>
        <w:rPr>
          <w:rFonts w:hint="cs"/>
          <w:rtl/>
        </w:rPr>
        <w:t>התיר</w:t>
      </w:r>
      <w:r w:rsidRPr="006F178A">
        <w:rPr>
          <w:rtl/>
        </w:rPr>
        <w:t xml:space="preserve"> ת"ק</w:t>
      </w:r>
      <w:r>
        <w:rPr>
          <w:rFonts w:hint="cs"/>
          <w:rtl/>
        </w:rPr>
        <w:t>,</w:t>
      </w:r>
      <w:r w:rsidRPr="006F178A">
        <w:rPr>
          <w:rtl/>
        </w:rPr>
        <w:t xml:space="preserve"> אסר רבי דוסא.</w:t>
      </w:r>
    </w:p>
    <w:p w14:paraId="061FEF2E" w14:textId="7B1CF403" w:rsidR="00183BFF" w:rsidRPr="006F178A" w:rsidRDefault="00B35974" w:rsidP="00B35974">
      <w:pPr>
        <w:pStyle w:val="afff0"/>
        <w:rPr>
          <w:del w:id="90018" w:author="מנוע עיצוב" w:date="2026-10-08T11:01:28Z"/>
          <w:rtl/>
        </w:rPr>
      </w:pPr>
      <w:del w:id="90017" w:author="מנוע עיצוב" w:date="2026-10-08T11:01:28Z">
        <w:r>
          <w:rPr>
            <w:rFonts w:ascii="BA TM • Vilna Extra-Bold" w:hAnsi="BA TM • Vilna Extra-Bold" w:hint="cs"/>
            <w:rtl/>
          </w:rPr>
          <w:delText xml:space="preserve">****</w:delText>
        </w:r>
      </w:del>
    </w:p>
    <w:p w14:paraId="12277707" w14:textId="77777777" w:rsidR="00183BFF" w:rsidRPr="00C4622C" w:rsidRDefault="00183BFF" w:rsidP="00183BFF">
      <w:pPr>
        <w:pStyle w:val="affff0"/>
        <w:rPr>
          <w:sz w:val="18"/>
          <w:rtl/>
        </w:rPr>
      </w:pPr>
      <w:ins w:id="9805" w:author="מספור קטעי משנה" w:date="2026-10-06T06:45:12Z">
        <w:r>
          <w:rPr>
            <w:rStyle w:val="MisparKeta"/>
          </w:rPr>
          <w:t xml:space="preserve">ב. </w:t>
        </w:r>
      </w:ins>
      <w:r w:rsidRPr="00C4622C">
        <w:rPr>
          <w:rtl/>
          <w:rPrChange w:id="40007" w:author="Claude" w:date="2026-10-06T13:34:26Z">
            <w:rPr>
              <w:sz w:val="18"/>
              <w:rtl/>
            </w:rPr>
          </w:rPrChange>
        </w:rPr>
        <w:t>אבל מטהו מחלון לחלון וכו'.</w:t>
      </w:r>
    </w:p>
    <w:p w14:paraId="0F0E0DAE" w14:textId="2928FE31" w:rsidR="00183BFF" w:rsidRPr="00EE6043" w:rsidRDefault="00183BFF" w:rsidP="00183BFF">
      <w:pPr>
        <w:rPr>
          <w:rStyle w:val="afffd"/>
          <w:rFonts w:ascii="Fb Fontext" w:hAnsi="Fb Fontext" w:cs="PFT_Frank"/>
          <w:b/>
          <w:szCs w:val="14"/>
          <w:rtl/>
        </w:rPr>
      </w:pPr>
      <w:r w:rsidRPr="006F178A">
        <w:rPr>
          <w:rFonts w:ascii="Fb Fontext" w:hAnsi="Fb Fontext"/>
          <w:rtl/>
        </w:rPr>
        <w:t>אלמא, גבי שמחת יו"ט</w:t>
      </w:r>
      <w:r>
        <w:rPr>
          <w:rFonts w:ascii="Fb Fontext" w:hAnsi="Fb Fontext" w:hint="cs"/>
          <w:rtl/>
        </w:rPr>
        <w:t>-</w:t>
      </w:r>
      <w:r w:rsidRPr="006F178A">
        <w:rPr>
          <w:rFonts w:ascii="Fb Fontext" w:hAnsi="Fb Fontext"/>
          <w:rtl/>
        </w:rPr>
        <w:t xml:space="preserve"> </w:t>
      </w:r>
      <w:r>
        <w:rPr>
          <w:rStyle w:val="afffff3"/>
          <w:rtl/>
        </w:rPr>
        <w:t xml:space="preserve">ב"ש</w:t>
      </w:r>
      <w:del w:id="41093" w:author="Claude" w:date="2026-10-07T09:24:44Z">
        <w:r>
          <w:rPr>
            <w:rStyle w:val="afffff3"/>
            <w:rtl/>
          </w:rPr>
          <w:delText xml:space="preserve"> </w:delText>
        </w:r>
      </w:del>
      <w:r w:rsidR="00F6275A">
        <w:rPr>
          <w:rStyle w:val="afffff3"/>
          <w:rFonts w:hint="cs"/>
          <w:rtl/>
        </w:rPr>
        <w:t>:</w:t>
      </w:r>
      <w:r w:rsidRPr="006F178A">
        <w:rPr>
          <w:rFonts w:ascii="Fb Fontext" w:hAnsi="Fb Fontext"/>
          <w:rtl/>
        </w:rPr>
        <w:t>לחומרא</w:t>
      </w:r>
      <w:r>
        <w:rPr>
          <w:rFonts w:ascii="Fb Fontext" w:hAnsi="Fb Fontext" w:hint="cs"/>
          <w:rtl/>
        </w:rPr>
        <w:t>,</w:t>
      </w:r>
      <w:r w:rsidRPr="006F178A">
        <w:rPr>
          <w:rFonts w:ascii="Fb Fontext" w:hAnsi="Fb Fontext"/>
          <w:rtl/>
        </w:rPr>
        <w:t xml:space="preserve"> </w:t>
      </w:r>
      <w:r w:rsidRPr="001F5F4E">
        <w:rPr>
          <w:rStyle w:val="afffff3"/>
          <w:rtl/>
        </w:rPr>
        <w:t>וב"ה</w:t>
      </w:r>
      <w:r w:rsidR="00F6275A">
        <w:rPr>
          <w:rFonts w:ascii="Fb Fontext" w:hAnsi="Fb Fontext" w:hint="cs"/>
          <w:rtl/>
        </w:rPr>
        <w:t>:</w:t>
      </w:r>
      <w:r w:rsidRPr="006F178A">
        <w:rPr>
          <w:rFonts w:ascii="Fb Fontext" w:hAnsi="Fb Fontext"/>
          <w:rtl/>
        </w:rPr>
        <w:t xml:space="preserve"> לקולא.</w:t>
      </w:r>
    </w:p>
    <w:p w14:paraId="3EF43C2C" w14:textId="77777777" w:rsidR="00373CBC" w:rsidRPr="00373CBC" w:rsidRDefault="00183BFF" w:rsidP="00373CBC">
      <w:pPr>
        <w:pStyle w:val="36"/>
        <w:framePr w:wrap="notBeside"/>
        <w:rPr>
          <w:rtl/>
        </w:rPr>
      </w:pPr>
      <w:r w:rsidRPr="00373CBC">
        <w:rPr>
          <w:rtl/>
        </w:rPr>
        <w:t xml:space="preserve">א. </w:t>
      </w:r>
      <w:r w:rsidR="002A2C8A" w:rsidRPr="00373CBC">
        <w:rPr>
          <w:rFonts w:hint="cs"/>
          <w:rtl/>
        </w:rPr>
        <w:t>ויקשה</w:t>
      </w:r>
    </w:p>
    <w:p w14:paraId="292F804A" w14:textId="566F9A0A" w:rsidR="00183BFF" w:rsidRPr="002A2C8A" w:rsidRDefault="002A2C8A" w:rsidP="002A2C8A">
      <w:pPr>
        <w:rPr>
          <w:rStyle w:val="afffff3"/>
          <w:rtl/>
        </w:rPr>
      </w:pPr>
      <w:r w:rsidRPr="002A2C8A">
        <w:rPr>
          <w:rStyle w:val="afffff3"/>
          <w:rFonts w:hint="cs"/>
          <w:rtl/>
        </w:rPr>
        <w:t>דלב''ש</w:t>
      </w:r>
      <w:r w:rsidR="00183BFF" w:rsidRPr="002A2C8A">
        <w:rPr>
          <w:rStyle w:val="afffff3"/>
          <w:rtl/>
        </w:rPr>
        <w:t>:</w:t>
      </w:r>
      <w:r w:rsidR="00183BFF" w:rsidRPr="002A2C8A">
        <w:rPr>
          <w:spacing w:val="-4"/>
          <w:rtl/>
        </w:rPr>
        <w:t xml:space="preserve"> שוחט </w:t>
      </w:r>
      <w:r w:rsidRPr="002A2C8A">
        <w:rPr>
          <w:rFonts w:hint="cs"/>
          <w:spacing w:val="-4"/>
          <w:rtl/>
        </w:rPr>
        <w:t xml:space="preserve">ביו''ט ומכסה, </w:t>
      </w:r>
      <w:r w:rsidRPr="002A2C8A">
        <w:rPr>
          <w:rStyle w:val="afffff3"/>
          <w:rFonts w:hint="cs"/>
          <w:rtl/>
        </w:rPr>
        <w:t>ולב''ה</w:t>
      </w:r>
      <w:r w:rsidRPr="002A2C8A">
        <w:rPr>
          <w:rFonts w:hint="cs"/>
          <w:spacing w:val="-4"/>
          <w:rtl/>
        </w:rPr>
        <w:t xml:space="preserve"> רק אם מוכן מבעו''י</w:t>
      </w:r>
      <w:r w:rsidR="00183BFF" w:rsidRPr="002A2C8A">
        <w:rPr>
          <w:rFonts w:hint="cs"/>
          <w:spacing w:val="-4"/>
          <w:rtl/>
        </w:rPr>
        <w:t xml:space="preserve"> </w:t>
      </w:r>
    </w:p>
    <w:p w14:paraId="3809D7EC" w14:textId="77777777" w:rsidR="00373CBC" w:rsidRPr="00373CBC" w:rsidRDefault="00183BFF" w:rsidP="00373CBC">
      <w:pPr>
        <w:pStyle w:val="36"/>
        <w:framePr w:wrap="notBeside"/>
        <w:rPr>
          <w:rtl/>
        </w:rPr>
      </w:pPr>
      <w:r w:rsidRPr="00373CBC">
        <w:rPr>
          <w:rtl/>
        </w:rPr>
        <w:t>- ארי"ו:</w:t>
      </w:r>
    </w:p>
    <w:p w14:paraId="1E595394" w14:textId="0A319BA2" w:rsidR="00183BFF" w:rsidRPr="006F178A" w:rsidRDefault="00183BFF" w:rsidP="00183BFF">
      <w:pPr>
        <w:rPr>
          <w:rtl/>
        </w:rPr>
      </w:pPr>
      <w:r w:rsidRPr="006F178A">
        <w:rPr>
          <w:rtl/>
        </w:rPr>
        <w:t>מוחלפת השיטה.</w:t>
      </w:r>
    </w:p>
    <w:p w14:paraId="47AE34AA" w14:textId="77777777" w:rsidR="00373CBC" w:rsidRPr="00373CBC" w:rsidRDefault="00183BFF" w:rsidP="00373CBC">
      <w:pPr>
        <w:pStyle w:val="36"/>
        <w:framePr w:wrap="notBeside"/>
        <w:rPr>
          <w:rtl/>
        </w:rPr>
      </w:pPr>
      <w:r w:rsidRPr="00373CBC">
        <w:rPr>
          <w:rtl/>
        </w:rPr>
        <w:t xml:space="preserve">ודחי' </w:t>
      </w:r>
      <w:r w:rsidRPr="00373CBC">
        <w:rPr>
          <w:rFonts w:hint="cs"/>
          <w:rtl/>
        </w:rPr>
        <w:t>א.</w:t>
      </w:r>
    </w:p>
    <w:p w14:paraId="63E80D2F" w14:textId="493531B9" w:rsidR="00183BFF" w:rsidRDefault="00183BFF" w:rsidP="00183BFF">
      <w:pPr>
        <w:rPr>
          <w:rtl/>
        </w:rPr>
      </w:pPr>
      <w:r w:rsidRPr="006F178A">
        <w:rPr>
          <w:rtl/>
        </w:rPr>
        <w:t>ד</w:t>
      </w:r>
      <w:r>
        <w:rPr>
          <w:rFonts w:hint="cs"/>
          <w:rtl/>
        </w:rPr>
        <w:t xml:space="preserve">ווקא שם התירו </w:t>
      </w:r>
      <w:r w:rsidRPr="002A2C8A">
        <w:rPr>
          <w:rStyle w:val="afffff3"/>
          <w:rFonts w:hint="cs"/>
          <w:rtl/>
        </w:rPr>
        <w:t>ב</w:t>
      </w:r>
      <w:r w:rsidR="0001190A" w:rsidRPr="002A2C8A">
        <w:rPr>
          <w:rStyle w:val="afffff3"/>
          <w:rtl/>
        </w:rPr>
        <w:t>"</w:t>
      </w:r>
      <w:r w:rsidRPr="002A2C8A">
        <w:rPr>
          <w:rStyle w:val="afffff3"/>
          <w:rFonts w:hint="cs"/>
          <w:rtl/>
        </w:rPr>
        <w:t>ש,</w:t>
      </w:r>
      <w:r>
        <w:rPr>
          <w:rFonts w:hint="cs"/>
          <w:rtl/>
        </w:rPr>
        <w:t xml:space="preserve">  דיש דקר נעוץ. </w:t>
      </w:r>
    </w:p>
    <w:p w14:paraId="7B01C8DE" w14:textId="77777777" w:rsidR="00373CBC" w:rsidRPr="00373CBC" w:rsidRDefault="00183BFF" w:rsidP="00373CBC">
      <w:pPr>
        <w:pStyle w:val="36"/>
        <w:framePr w:wrap="notBeside"/>
        <w:rPr>
          <w:rtl/>
        </w:rPr>
      </w:pPr>
      <w:r w:rsidRPr="00373CBC">
        <w:rPr>
          <w:rFonts w:hint="cs"/>
          <w:rtl/>
        </w:rPr>
        <w:t xml:space="preserve">ב. </w:t>
      </w:r>
    </w:p>
    <w:p w14:paraId="584EBBA9" w14:textId="05EFF559" w:rsidR="00183BFF" w:rsidRDefault="00373CBC" w:rsidP="006A1589">
      <w:pPr>
        <w:spacing w:after="60"/>
        <w:rPr>
          <w:rtl/>
        </w:rPr>
      </w:pPr>
      <w:r>
        <w:rPr>
          <w:rFonts w:hint="cs"/>
          <w:rtl/>
        </w:rPr>
        <w:t>ד</w:t>
      </w:r>
      <w:r w:rsidR="00183BFF">
        <w:rPr>
          <w:rFonts w:hint="cs"/>
          <w:rtl/>
        </w:rPr>
        <w:t xml:space="preserve">ווקא כאן התירו </w:t>
      </w:r>
      <w:r w:rsidR="00183BFF" w:rsidRPr="002A2C8A">
        <w:rPr>
          <w:rStyle w:val="afffff3"/>
          <w:rFonts w:hint="cs"/>
          <w:rtl/>
        </w:rPr>
        <w:t>ב</w:t>
      </w:r>
      <w:r w:rsidR="0001190A" w:rsidRPr="002A2C8A">
        <w:rPr>
          <w:rStyle w:val="afffff3"/>
          <w:rtl/>
        </w:rPr>
        <w:t>"</w:t>
      </w:r>
      <w:r w:rsidR="00183BFF" w:rsidRPr="002A2C8A">
        <w:rPr>
          <w:rStyle w:val="afffff3"/>
          <w:rFonts w:hint="cs"/>
          <w:rtl/>
        </w:rPr>
        <w:t xml:space="preserve">ה, </w:t>
      </w:r>
      <w:r w:rsidR="00183BFF">
        <w:rPr>
          <w:rFonts w:hint="cs"/>
          <w:rtl/>
        </w:rPr>
        <w:t xml:space="preserve">דשובכו מוכיח עליו. </w:t>
      </w:r>
    </w:p>
    <w:p w14:paraId="563B838D" w14:textId="77777777" w:rsidR="004E2884" w:rsidRPr="004E2884" w:rsidRDefault="00183BFF" w:rsidP="004E2884">
      <w:pPr>
        <w:pStyle w:val="36"/>
        <w:framePr w:wrap="notBeside"/>
        <w:rPr>
          <w:rtl/>
        </w:rPr>
      </w:pPr>
      <w:r w:rsidRPr="004E2884">
        <w:rPr>
          <w:rtl/>
        </w:rPr>
        <w:t>ב. אלא,</w:t>
      </w:r>
    </w:p>
    <w:p w14:paraId="5F821856" w14:textId="6082321C" w:rsidR="00183BFF" w:rsidRDefault="00183BFF" w:rsidP="00183BFF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 xml:space="preserve">טעם שהפך </w:t>
      </w:r>
      <w:r>
        <w:rPr>
          <w:rStyle w:val="afffff3"/>
          <w:rFonts w:ascii="Fb Fontext" w:hAnsi="Fb Fontext" w:hint="cs"/>
          <w:rtl/>
          <w:rPrChange w:id="9019" w:author="מנוע אמוראים" w:date="2026-10-05T16:41:24Z">
            <w:rPr>
              <w:rFonts w:ascii="Fb Fontext" w:hAnsi="Fb Fontext" w:hint="cs"/>
              <w:rtl/>
            </w:rPr>
          </w:rPrChange>
        </w:rPr>
        <w:t xml:space="preserve">רי</w:t>
      </w:r>
      <w:r>
        <w:rPr>
          <w:rStyle w:val="afffff3"/>
          <w:rFonts w:ascii="Fb Fontext" w:hAnsi="Fb Fontext"/>
          <w:rtl/>
          <w:rPrChange w:id="9020" w:author="מנוע אמוראים" w:date="2026-10-05T16:41:24Z">
            <w:rPr>
              <w:rFonts w:ascii="Fb Fontext" w:hAnsi="Fb Fontext"/>
              <w:rtl/>
            </w:rPr>
          </w:rPrChange>
        </w:rPr>
        <w:t xml:space="preserve">"</w:t>
      </w:r>
      <w:r>
        <w:rPr>
          <w:rStyle w:val="afffff3"/>
          <w:rFonts w:ascii="Fb Fontext" w:hAnsi="Fb Fontext" w:hint="cs"/>
          <w:rtl/>
          <w:rPrChange w:id="9021" w:author="מנוע אמוראים" w:date="2026-10-05T16:41:24Z">
            <w:rPr>
              <w:rFonts w:ascii="Fb Fontext" w:hAnsi="Fb Fontext" w:hint="cs"/>
              <w:rtl/>
            </w:rPr>
          </w:rPrChange>
        </w:rPr>
        <w:t xml:space="preserve">ו</w:t>
      </w:r>
      <w:r>
        <w:rPr>
          <w:rFonts w:ascii="Fb Fontext" w:hAnsi="Fb Fontext" w:hint="cs"/>
          <w:rtl/>
        </w:rPr>
        <w:t xml:space="preserve"> המשניות </w:t>
      </w:r>
    </w:p>
    <w:p w14:paraId="2B0F385F" w14:textId="77777777" w:rsidR="004E2884" w:rsidRPr="004E2884" w:rsidRDefault="00183BFF" w:rsidP="004E2884">
      <w:pPr>
        <w:pStyle w:val="36"/>
        <w:framePr w:wrap="notBeside"/>
        <w:rPr>
          <w:rtl/>
        </w:rPr>
      </w:pPr>
      <w:r w:rsidRPr="004E2884">
        <w:rPr>
          <w:rtl/>
        </w:rPr>
        <w:t>מהא דלב"ש:</w:t>
      </w:r>
    </w:p>
    <w:p w14:paraId="1CEC8232" w14:textId="4C9948E9" w:rsidR="00183BFF" w:rsidRPr="00293354" w:rsidRDefault="00183BFF" w:rsidP="00293354">
      <w:pPr>
        <w:rPr>
          <w:spacing w:val="-2"/>
          <w:rtl/>
        </w:rPr>
      </w:pPr>
      <w:r w:rsidRPr="00293354">
        <w:rPr>
          <w:rFonts w:ascii="Fb Fontext" w:hAnsi="Fb Fontext"/>
          <w:spacing w:val="-2"/>
          <w:rtl/>
        </w:rPr>
        <w:t xml:space="preserve">לא יטול </w:t>
      </w:r>
      <w:r w:rsidRPr="00293354">
        <w:rPr>
          <w:rFonts w:ascii="Fb Fontext" w:hAnsi="Fb Fontext" w:hint="cs"/>
          <w:spacing w:val="-2"/>
          <w:rtl/>
        </w:rPr>
        <w:t>הגוזלות מעיו</w:t>
      </w:r>
      <w:r w:rsidR="0001190A" w:rsidRPr="00293354">
        <w:rPr>
          <w:rFonts w:ascii="Fb Fontext" w:hAnsi="Fb Fontext"/>
          <w:spacing w:val="-2"/>
          <w:rtl/>
        </w:rPr>
        <w:t>"</w:t>
      </w:r>
      <w:r w:rsidRPr="00293354">
        <w:rPr>
          <w:rFonts w:ascii="Fb Fontext" w:hAnsi="Fb Fontext" w:hint="cs"/>
          <w:spacing w:val="-2"/>
          <w:rtl/>
        </w:rPr>
        <w:t xml:space="preserve">ט, </w:t>
      </w:r>
      <w:r w:rsidR="00293354" w:rsidRPr="00293354">
        <w:rPr>
          <w:rFonts w:ascii="Fb Fontext" w:hAnsi="Fb Fontext" w:hint="cs"/>
          <w:spacing w:val="-2"/>
          <w:rtl/>
        </w:rPr>
        <w:t xml:space="preserve"> </w:t>
      </w:r>
      <w:r w:rsidRPr="00293354">
        <w:rPr>
          <w:rFonts w:ascii="Fb Fontext" w:hAnsi="Fb Fontext"/>
          <w:spacing w:val="-2"/>
          <w:rtl/>
        </w:rPr>
        <w:t>אא"כ נענע מבעוד יום.</w:t>
      </w:r>
    </w:p>
    <w:p w14:paraId="48888567" w14:textId="77777777" w:rsidR="004E2884" w:rsidRPr="004E2884" w:rsidRDefault="00183BFF" w:rsidP="004E2884">
      <w:pPr>
        <w:pStyle w:val="36"/>
        <w:framePr w:wrap="notBeside"/>
        <w:rPr>
          <w:rtl/>
        </w:rPr>
      </w:pPr>
      <w:r w:rsidRPr="004E2884">
        <w:rPr>
          <w:rtl/>
        </w:rPr>
        <w:t>ולב"ה:</w:t>
      </w:r>
    </w:p>
    <w:p w14:paraId="384B81AB" w14:textId="60513862" w:rsidR="00183BFF" w:rsidRPr="006F178A" w:rsidRDefault="00183BFF" w:rsidP="00183BFF">
      <w:pPr>
        <w:rPr>
          <w:rtl/>
        </w:rPr>
      </w:pPr>
      <w:r w:rsidRPr="006F178A">
        <w:rPr>
          <w:rtl/>
        </w:rPr>
        <w:t>עומד ואומר זה וזה אני נוטל.</w:t>
      </w:r>
    </w:p>
    <w:p w14:paraId="43BA5E3A" w14:textId="0B82EECC" w:rsidR="00183BFF" w:rsidRPr="001F19F5" w:rsidRDefault="00183BFF" w:rsidP="00552102">
      <w:pPr>
        <w:rPr>
          <w:rtl/>
        </w:rPr>
      </w:pPr>
      <w:r w:rsidRPr="001F19F5">
        <w:rPr>
          <w:rtl/>
        </w:rPr>
        <w:t xml:space="preserve">אלמא: גבי שמחת יו"ט </w:t>
      </w:r>
      <w:r w:rsidRPr="00552102">
        <w:rPr>
          <w:rStyle w:val="afffff3"/>
          <w:rtl/>
        </w:rPr>
        <w:t>ב"ש</w:t>
      </w:r>
      <w:r w:rsidR="00827D0D">
        <w:rPr>
          <w:rStyle w:val="afffff3"/>
          <w:rFonts w:hint="cs"/>
          <w:rtl/>
        </w:rPr>
        <w:t>:</w:t>
      </w:r>
      <w:r w:rsidRPr="00552102">
        <w:rPr>
          <w:rStyle w:val="afffff3"/>
          <w:rtl/>
        </w:rPr>
        <w:t xml:space="preserve"> </w:t>
      </w:r>
      <w:r w:rsidRPr="001F19F5">
        <w:rPr>
          <w:rtl/>
        </w:rPr>
        <w:t xml:space="preserve">לחומרא </w:t>
      </w:r>
      <w:r w:rsidRPr="00552102">
        <w:rPr>
          <w:rStyle w:val="afffff3"/>
          <w:rtl/>
        </w:rPr>
        <w:t>וב"ה</w:t>
      </w:r>
      <w:r w:rsidR="00827D0D">
        <w:rPr>
          <w:rStyle w:val="afffff3"/>
          <w:rFonts w:hint="cs"/>
          <w:rtl/>
        </w:rPr>
        <w:t>:</w:t>
      </w:r>
      <w:r w:rsidRPr="00552102">
        <w:rPr>
          <w:rStyle w:val="afffff3"/>
          <w:rtl/>
        </w:rPr>
        <w:t xml:space="preserve"> </w:t>
      </w:r>
      <w:r w:rsidRPr="001F19F5">
        <w:rPr>
          <w:rtl/>
        </w:rPr>
        <w:t>לקולא.</w:t>
      </w:r>
    </w:p>
    <w:p w14:paraId="707AE11A" w14:textId="77777777" w:rsidR="006A1589" w:rsidRPr="006A1589" w:rsidRDefault="002A2C8A" w:rsidP="006A1589">
      <w:pPr>
        <w:pStyle w:val="36"/>
        <w:framePr w:wrap="notBeside"/>
        <w:rPr>
          <w:rtl/>
        </w:rPr>
      </w:pPr>
      <w:r w:rsidRPr="006A1589">
        <w:rPr>
          <w:rtl/>
        </w:rPr>
        <w:t>ורמינהי:</w:t>
      </w:r>
    </w:p>
    <w:p w14:paraId="5FBDC07E" w14:textId="30F23311" w:rsidR="00183BFF" w:rsidRPr="002A2C8A" w:rsidRDefault="002A2C8A" w:rsidP="002A2C8A">
      <w:pPr>
        <w:rPr>
          <w:spacing w:val="-4"/>
          <w:rtl/>
        </w:rPr>
      </w:pPr>
      <w:r w:rsidRPr="006A1589">
        <w:rPr>
          <w:rtl/>
        </w:rPr>
        <w:t>השוחט חיה ועוף ביו"ט</w:t>
      </w:r>
      <w:r w:rsidR="00183BFF" w:rsidRPr="002A2C8A">
        <w:rPr>
          <w:spacing w:val="-4"/>
          <w:rtl/>
        </w:rPr>
        <w:t xml:space="preserve">! </w:t>
      </w:r>
      <w:r w:rsidR="00183BFF" w:rsidRPr="002A2C8A">
        <w:rPr>
          <w:rStyle w:val="afffff3"/>
          <w:rtl/>
        </w:rPr>
        <w:t>ו</w:t>
      </w:r>
      <w:r w:rsidR="00183BFF" w:rsidRPr="002A2C8A">
        <w:rPr>
          <w:rStyle w:val="afffff3"/>
          <w:rFonts w:hint="cs"/>
          <w:rtl/>
        </w:rPr>
        <w:t>ע"ז</w:t>
      </w:r>
      <w:r w:rsidR="00183BFF" w:rsidRPr="002A2C8A">
        <w:rPr>
          <w:rStyle w:val="afffff3"/>
          <w:rtl/>
        </w:rPr>
        <w:t xml:space="preserve"> ארי"ו:</w:t>
      </w:r>
      <w:r w:rsidR="00183BFF" w:rsidRPr="002A2C8A">
        <w:rPr>
          <w:spacing w:val="-4"/>
          <w:rtl/>
        </w:rPr>
        <w:t xml:space="preserve"> מוחלפת השיטה.</w:t>
      </w:r>
    </w:p>
    <w:p w14:paraId="156AE99B" w14:textId="77777777" w:rsidR="006A1589" w:rsidRPr="006A1589" w:rsidRDefault="00183BFF" w:rsidP="006A1589">
      <w:pPr>
        <w:pStyle w:val="36"/>
        <w:framePr w:wrap="notBeside"/>
        <w:rPr>
          <w:rtl/>
        </w:rPr>
      </w:pPr>
      <w:r w:rsidRPr="006A1589">
        <w:rPr>
          <w:rtl/>
        </w:rPr>
        <w:t xml:space="preserve">ודחי' </w:t>
      </w:r>
      <w:r w:rsidRPr="006A1589">
        <w:rPr>
          <w:rFonts w:hint="cs"/>
          <w:rtl/>
        </w:rPr>
        <w:t>א. ב"ש</w:t>
      </w:r>
      <w:r w:rsidR="00827D0D" w:rsidRPr="006A1589">
        <w:rPr>
          <w:rFonts w:hint="cs"/>
          <w:rtl/>
        </w:rPr>
        <w:t>:</w:t>
      </w:r>
      <w:r w:rsidRPr="006A1589">
        <w:rPr>
          <w:rFonts w:hint="cs"/>
          <w:rtl/>
        </w:rPr>
        <w:t xml:space="preserve"> </w:t>
      </w:r>
    </w:p>
    <w:p w14:paraId="0D8E916C" w14:textId="4686A2AD" w:rsidR="00183BFF" w:rsidRDefault="0009021F" w:rsidP="00183BFF">
      <w:pPr>
        <w:rPr>
          <w:rtl/>
        </w:rPr>
      </w:pPr>
      <w:r>
        <w:rPr>
          <w:rFonts w:hint="cs"/>
          <w:rtl/>
        </w:rPr>
        <w:t>ה</w:t>
      </w:r>
      <w:r w:rsidR="00183BFF">
        <w:rPr>
          <w:rFonts w:hint="cs"/>
          <w:rtl/>
        </w:rPr>
        <w:t>קילו רק במקום שיש דקר נעוץ,</w:t>
      </w:r>
    </w:p>
    <w:p w14:paraId="5155F0D9" w14:textId="77777777" w:rsidR="0009021F" w:rsidRPr="0009021F" w:rsidRDefault="00183BFF" w:rsidP="0009021F">
      <w:pPr>
        <w:pStyle w:val="36"/>
        <w:framePr w:wrap="notBeside"/>
        <w:rPr>
          <w:rtl/>
        </w:rPr>
      </w:pPr>
      <w:r w:rsidRPr="0009021F">
        <w:rPr>
          <w:rFonts w:hint="cs"/>
          <w:rtl/>
        </w:rPr>
        <w:t xml:space="preserve">ב. </w:t>
      </w:r>
      <w:r w:rsidRPr="0009021F">
        <w:rPr>
          <w:rtl/>
        </w:rPr>
        <w:t>ב"ה</w:t>
      </w:r>
      <w:r w:rsidR="00827D0D" w:rsidRPr="0009021F">
        <w:rPr>
          <w:rFonts w:hint="cs"/>
          <w:rtl/>
        </w:rPr>
        <w:t>:</w:t>
      </w:r>
      <w:r w:rsidRPr="0009021F">
        <w:rPr>
          <w:rtl/>
        </w:rPr>
        <w:t xml:space="preserve"> </w:t>
      </w:r>
    </w:p>
    <w:p w14:paraId="316D8213" w14:textId="61ED475E" w:rsidR="00183BFF" w:rsidRDefault="0009021F" w:rsidP="0041434A">
      <w:pPr>
        <w:spacing w:after="60"/>
        <w:rPr>
          <w:rtl/>
        </w:rPr>
      </w:pPr>
      <w:r>
        <w:rPr>
          <w:rFonts w:ascii="Fb Fontext" w:hAnsi="Fb Fontext" w:hint="cs"/>
          <w:sz w:val="20"/>
          <w:rtl/>
        </w:rPr>
        <w:t>כ</w:t>
      </w:r>
      <w:r w:rsidR="00183BFF">
        <w:rPr>
          <w:rFonts w:ascii="Fb Fontext" w:hAnsi="Fb Fontext" w:hint="cs"/>
          <w:sz w:val="20"/>
          <w:rtl/>
        </w:rPr>
        <w:t>אן דאיסור מוקצה סגי באומר זה אני נוטל</w:t>
      </w:r>
      <w:r w:rsidR="00183BFF" w:rsidRPr="006F178A">
        <w:rPr>
          <w:rFonts w:ascii="Fb Fontext" w:hAnsi="Fb Fontext"/>
          <w:sz w:val="20"/>
          <w:rtl/>
        </w:rPr>
        <w:t>.</w:t>
      </w:r>
    </w:p>
    <w:p w14:paraId="5123E253" w14:textId="77777777" w:rsidR="00183BFF" w:rsidRPr="006F178A" w:rsidRDefault="00183BFF" w:rsidP="00183BFF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>י.</w:t>
      </w:r>
    </w:p>
    <w:p w14:paraId="745B0C4D" w14:textId="77777777" w:rsidR="0009021F" w:rsidRPr="0009021F" w:rsidRDefault="00183BFF" w:rsidP="0009021F">
      <w:pPr>
        <w:pStyle w:val="36"/>
        <w:framePr w:wrap="notBeside"/>
        <w:rPr>
          <w:rtl/>
        </w:rPr>
      </w:pPr>
      <w:r w:rsidRPr="0009021F">
        <w:rPr>
          <w:rtl/>
        </w:rPr>
        <w:t>ג.</w:t>
      </w:r>
      <w:r w:rsidR="002A2C8A" w:rsidRPr="0009021F">
        <w:rPr>
          <w:rtl/>
        </w:rPr>
        <w:t xml:space="preserve"> אלא</w:t>
      </w:r>
      <w:r w:rsidRPr="0009021F">
        <w:rPr>
          <w:rtl/>
        </w:rPr>
        <w:t xml:space="preserve"> </w:t>
      </w:r>
      <w:r w:rsidRPr="0009021F">
        <w:rPr>
          <w:rFonts w:hint="cs"/>
          <w:rtl/>
        </w:rPr>
        <w:t>ד</w:t>
      </w:r>
      <w:r w:rsidRPr="0009021F">
        <w:rPr>
          <w:rtl/>
        </w:rPr>
        <w:t>קשיא</w:t>
      </w:r>
    </w:p>
    <w:p w14:paraId="68AE78AB" w14:textId="01CA6BA0" w:rsidR="00183BFF" w:rsidRPr="006B7C09" w:rsidRDefault="00183BFF" w:rsidP="00D730F8">
      <w:pPr>
        <w:rPr>
          <w:rtl/>
        </w:rPr>
      </w:pPr>
      <w:r w:rsidRPr="0041434A">
        <w:rPr>
          <w:rStyle w:val="afffff3"/>
          <w:rtl/>
        </w:rPr>
        <w:t>מד</w:t>
      </w:r>
      <w:r w:rsidRPr="006B7C09">
        <w:rPr>
          <w:rStyle w:val="afffff3"/>
          <w:spacing w:val="-8"/>
          <w:rtl/>
        </w:rPr>
        <w:t>לב"ש</w:t>
      </w:r>
      <w:r w:rsidRPr="006B7C09">
        <w:rPr>
          <w:rtl/>
        </w:rPr>
        <w:t>: אין נוטלין את העלי לקצב עליו בשר.</w:t>
      </w:r>
    </w:p>
    <w:p w14:paraId="08583541" w14:textId="77777777" w:rsidR="00183BFF" w:rsidRPr="00827D0D" w:rsidRDefault="00183BFF" w:rsidP="00D730F8">
      <w:pPr>
        <w:rPr>
          <w:rFonts w:cs="Guttman Vilna"/>
          <w:b/>
          <w:bCs/>
          <w:spacing w:val="-4"/>
          <w:rtl/>
        </w:rPr>
      </w:pPr>
      <w:r w:rsidRPr="00827D0D">
        <w:rPr>
          <w:rStyle w:val="afffff3"/>
          <w:rtl/>
        </w:rPr>
        <w:t>וב"ה</w:t>
      </w:r>
      <w:r w:rsidR="00827D0D" w:rsidRPr="00827D0D">
        <w:rPr>
          <w:rStyle w:val="afffff3"/>
          <w:rFonts w:hint="cs"/>
          <w:rtl/>
        </w:rPr>
        <w:t>:</w:t>
      </w:r>
      <w:r w:rsidRPr="00827D0D">
        <w:rPr>
          <w:rStyle w:val="afffff3"/>
          <w:rtl/>
        </w:rPr>
        <w:t xml:space="preserve"> </w:t>
      </w:r>
      <w:r w:rsidRPr="00827D0D">
        <w:rPr>
          <w:spacing w:val="-4"/>
          <w:rtl/>
        </w:rPr>
        <w:t>מתירין</w:t>
      </w:r>
      <w:r w:rsidRPr="00827D0D">
        <w:rPr>
          <w:rFonts w:hint="cs"/>
          <w:spacing w:val="-4"/>
          <w:rtl/>
        </w:rPr>
        <w:t xml:space="preserve">, </w:t>
      </w:r>
      <w:r w:rsidRPr="00827D0D">
        <w:rPr>
          <w:spacing w:val="-4"/>
          <w:rtl/>
        </w:rPr>
        <w:t xml:space="preserve">אלמא: גבי שמחת יו"ט </w:t>
      </w:r>
      <w:r w:rsidRPr="00827D0D">
        <w:rPr>
          <w:rStyle w:val="afffff3"/>
          <w:rtl/>
        </w:rPr>
        <w:t>ב"ש</w:t>
      </w:r>
      <w:r w:rsidR="00827D0D" w:rsidRPr="00827D0D">
        <w:rPr>
          <w:rStyle w:val="afffff3"/>
          <w:rFonts w:hint="cs"/>
          <w:rtl/>
        </w:rPr>
        <w:t>:</w:t>
      </w:r>
      <w:r w:rsidRPr="00827D0D">
        <w:rPr>
          <w:rStyle w:val="afffff3"/>
          <w:rtl/>
        </w:rPr>
        <w:t xml:space="preserve"> </w:t>
      </w:r>
      <w:r w:rsidRPr="00827D0D">
        <w:rPr>
          <w:spacing w:val="-4"/>
          <w:rtl/>
        </w:rPr>
        <w:t>לחומרא</w:t>
      </w:r>
      <w:r w:rsidRPr="00827D0D">
        <w:rPr>
          <w:rFonts w:hint="cs"/>
          <w:spacing w:val="-4"/>
          <w:rtl/>
        </w:rPr>
        <w:t>,</w:t>
      </w:r>
      <w:r w:rsidRPr="00827D0D">
        <w:rPr>
          <w:spacing w:val="-4"/>
          <w:rtl/>
        </w:rPr>
        <w:t xml:space="preserve"> </w:t>
      </w:r>
      <w:r w:rsidRPr="00827D0D">
        <w:rPr>
          <w:rStyle w:val="afffff3"/>
          <w:rtl/>
        </w:rPr>
        <w:t>וב"ה</w:t>
      </w:r>
      <w:r w:rsidRPr="00827D0D">
        <w:rPr>
          <w:spacing w:val="-4"/>
          <w:rtl/>
        </w:rPr>
        <w:t xml:space="preserve"> לקולא.</w:t>
      </w:r>
    </w:p>
    <w:p w14:paraId="75CFFC44" w14:textId="77777777" w:rsidR="0041434A" w:rsidRPr="0041434A" w:rsidRDefault="00183BFF" w:rsidP="0041434A">
      <w:pPr>
        <w:pStyle w:val="36"/>
        <w:framePr w:wrap="notBeside"/>
        <w:rPr>
          <w:rtl/>
        </w:rPr>
      </w:pPr>
      <w:r w:rsidRPr="0041434A">
        <w:rPr>
          <w:rtl/>
        </w:rPr>
        <w:t xml:space="preserve">ורמינהי: </w:t>
      </w:r>
    </w:p>
    <w:p w14:paraId="3AFFBF21" w14:textId="7D89E9A2" w:rsidR="00183BFF" w:rsidRPr="002A2C8A" w:rsidRDefault="0041434A" w:rsidP="002A2C8A">
      <w:pPr>
        <w:rPr>
          <w:spacing w:val="-4"/>
          <w:rtl/>
        </w:rPr>
      </w:pPr>
      <w:r>
        <w:rPr>
          <w:rFonts w:hint="cs"/>
          <w:spacing w:val="-4"/>
          <w:rtl/>
        </w:rPr>
        <w:t>ה</w:t>
      </w:r>
      <w:r w:rsidR="00183BFF" w:rsidRPr="002A2C8A">
        <w:rPr>
          <w:spacing w:val="-4"/>
          <w:rtl/>
        </w:rPr>
        <w:t>שוחט חיה ועוף ב"ש וכו'</w:t>
      </w:r>
      <w:r w:rsidR="002A2C8A" w:rsidRPr="002A2C8A">
        <w:rPr>
          <w:rFonts w:hint="cs"/>
          <w:spacing w:val="-4"/>
          <w:rtl/>
        </w:rPr>
        <w:t xml:space="preserve"> </w:t>
      </w:r>
      <w:r w:rsidR="00183BFF" w:rsidRPr="002A2C8A">
        <w:rPr>
          <w:rStyle w:val="afffff3"/>
          <w:rtl/>
        </w:rPr>
        <w:t>ו</w:t>
      </w:r>
      <w:r w:rsidR="00183BFF" w:rsidRPr="002A2C8A">
        <w:rPr>
          <w:rStyle w:val="afffff3"/>
          <w:rFonts w:hint="cs"/>
          <w:rtl/>
        </w:rPr>
        <w:t>ע"ז</w:t>
      </w:r>
      <w:r w:rsidR="00183BFF" w:rsidRPr="002A2C8A">
        <w:rPr>
          <w:rStyle w:val="afffff3"/>
          <w:rtl/>
        </w:rPr>
        <w:t xml:space="preserve"> ארי"ו:</w:t>
      </w:r>
      <w:r w:rsidR="00183BFF" w:rsidRPr="002A2C8A">
        <w:rPr>
          <w:spacing w:val="-4"/>
          <w:rtl/>
        </w:rPr>
        <w:t xml:space="preserve"> מוחלפת השיטה.</w:t>
      </w:r>
    </w:p>
    <w:p w14:paraId="436B3FA4" w14:textId="77777777" w:rsidR="0041434A" w:rsidRPr="0041434A" w:rsidRDefault="00183BFF" w:rsidP="0041434A">
      <w:pPr>
        <w:pStyle w:val="36"/>
        <w:framePr w:wrap="notBeside"/>
        <w:rPr>
          <w:rtl/>
        </w:rPr>
      </w:pPr>
      <w:r w:rsidRPr="0041434A">
        <w:rPr>
          <w:rtl/>
        </w:rPr>
        <w:t xml:space="preserve">ודחי' </w:t>
      </w:r>
      <w:r w:rsidRPr="0041434A">
        <w:rPr>
          <w:rFonts w:hint="cs"/>
          <w:rtl/>
        </w:rPr>
        <w:t>א.</w:t>
      </w:r>
    </w:p>
    <w:p w14:paraId="00541787" w14:textId="2F547A84" w:rsidR="00183BFF" w:rsidRDefault="00183BFF" w:rsidP="00183BFF">
      <w:pPr>
        <w:rPr>
          <w:rtl/>
        </w:rPr>
      </w:pPr>
      <w:r>
        <w:rPr>
          <w:rFonts w:hint="cs"/>
          <w:rtl/>
        </w:rPr>
        <w:t xml:space="preserve">דווקא בכיסוי הדם התירו </w:t>
      </w:r>
      <w:r w:rsidRPr="00A37BD3">
        <w:rPr>
          <w:rStyle w:val="afffff3"/>
          <w:rFonts w:hint="cs"/>
          <w:rtl/>
        </w:rPr>
        <w:t xml:space="preserve">ב"ש </w:t>
      </w:r>
      <w:r w:rsidR="002A2C8A">
        <w:rPr>
          <w:rStyle w:val="afffff3"/>
          <w:rFonts w:hint="cs"/>
          <w:rtl/>
        </w:rPr>
        <w:t>-</w:t>
      </w:r>
      <w:r>
        <w:rPr>
          <w:rFonts w:hint="cs"/>
          <w:rtl/>
        </w:rPr>
        <w:t>דיש דקר נעוץ</w:t>
      </w:r>
      <w:r w:rsidR="002A2C8A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</w:p>
    <w:p w14:paraId="5B7B684C" w14:textId="77777777" w:rsidR="0041434A" w:rsidRPr="0041434A" w:rsidRDefault="00183BFF" w:rsidP="0041434A">
      <w:pPr>
        <w:pStyle w:val="36"/>
        <w:framePr w:wrap="notBeside"/>
        <w:rPr>
          <w:rtl/>
        </w:rPr>
      </w:pPr>
      <w:r w:rsidRPr="0041434A">
        <w:rPr>
          <w:rFonts w:hint="cs"/>
          <w:rtl/>
        </w:rPr>
        <w:t>ב.</w:t>
      </w:r>
    </w:p>
    <w:p w14:paraId="351754E9" w14:textId="4ACA4B4F" w:rsidR="00183BFF" w:rsidRDefault="00183BFF" w:rsidP="0041434A">
      <w:pPr>
        <w:spacing w:after="60"/>
        <w:rPr>
          <w:rFonts w:ascii="Fb Fontext" w:hAnsi="Fb Fontext"/>
          <w:sz w:val="20"/>
          <w:rtl/>
        </w:rPr>
      </w:pPr>
      <w:r>
        <w:rPr>
          <w:rFonts w:hint="cs"/>
          <w:rtl/>
        </w:rPr>
        <w:t>דוקא כאן</w:t>
      </w:r>
      <w:r w:rsidR="002A2C8A">
        <w:rPr>
          <w:rFonts w:hint="cs"/>
          <w:rtl/>
        </w:rPr>
        <w:t>,</w:t>
      </w:r>
      <w:r>
        <w:rPr>
          <w:rFonts w:hint="cs"/>
          <w:rtl/>
        </w:rPr>
        <w:t xml:space="preserve"> התירו </w:t>
      </w:r>
      <w:r w:rsidRPr="00A37BD3">
        <w:rPr>
          <w:rStyle w:val="afffff3"/>
          <w:rFonts w:hint="cs"/>
          <w:rtl/>
        </w:rPr>
        <w:t>ב</w:t>
      </w:r>
      <w:r w:rsidR="0001190A">
        <w:rPr>
          <w:rStyle w:val="afffff3"/>
          <w:rtl/>
        </w:rPr>
        <w:t>"</w:t>
      </w:r>
      <w:r w:rsidRPr="00A37BD3">
        <w:rPr>
          <w:rStyle w:val="afffff3"/>
          <w:rFonts w:hint="cs"/>
          <w:rtl/>
        </w:rPr>
        <w:t>ה</w:t>
      </w:r>
      <w:r>
        <w:rPr>
          <w:rFonts w:hint="cs"/>
          <w:rtl/>
        </w:rPr>
        <w:t xml:space="preserve"> </w:t>
      </w:r>
      <w:r w:rsidR="002A2C8A">
        <w:rPr>
          <w:rFonts w:hint="cs"/>
          <w:rtl/>
        </w:rPr>
        <w:t>-</w:t>
      </w:r>
      <w:r>
        <w:rPr>
          <w:rFonts w:hint="cs"/>
          <w:rtl/>
        </w:rPr>
        <w:t>דיש תורת כלי עליו,</w:t>
      </w:r>
    </w:p>
    <w:p w14:paraId="5E3F99A8" w14:textId="2CC8FF60" w:rsidR="0041434A" w:rsidRPr="0041434A" w:rsidRDefault="00183BFF" w:rsidP="0041434A">
      <w:pPr>
        <w:pStyle w:val="36"/>
        <w:framePr w:wrap="notBeside"/>
        <w:rPr>
          <w:rtl/>
        </w:rPr>
      </w:pPr>
      <w:r w:rsidRPr="0041434A">
        <w:rPr>
          <w:rtl/>
        </w:rPr>
        <w:t>ד. אלא</w:t>
      </w:r>
      <w:r w:rsidR="0041434A">
        <w:rPr>
          <w:rFonts w:hint="cs"/>
          <w:rtl/>
        </w:rPr>
        <w:t xml:space="preserve"> דקשיא:</w:t>
      </w:r>
    </w:p>
    <w:p w14:paraId="236E6512" w14:textId="772A0B04" w:rsidR="00183BFF" w:rsidRPr="006B7C09" w:rsidRDefault="00183BFF" w:rsidP="0041434A">
      <w:pPr>
        <w:rPr>
          <w:rtl/>
        </w:rPr>
      </w:pPr>
      <w:r w:rsidRPr="006B7C09">
        <w:rPr>
          <w:rStyle w:val="afffff3"/>
          <w:rtl/>
        </w:rPr>
        <w:t>דלב"ש</w:t>
      </w:r>
      <w:r w:rsidRPr="006B7C09">
        <w:rPr>
          <w:rtl/>
        </w:rPr>
        <w:t>: אין נותנין את העור לפני הדורסן, ולא יגביהנו אא"כ יש עליו כזית בשר,</w:t>
      </w:r>
      <w:r w:rsidR="007059B6" w:rsidRPr="007059B6">
        <w:rPr>
          <w:rStyle w:val="afffffc"/>
          <w:rFonts w:hint="cs"/>
          <w:rtl/>
        </w:rPr>
        <w:t>(אלמא לחומרא)</w:t>
      </w:r>
      <w:r w:rsidRPr="006B7C09">
        <w:rPr>
          <w:rtl/>
        </w:rPr>
        <w:t xml:space="preserve"> </w:t>
      </w:r>
      <w:r w:rsidRPr="006B7C09">
        <w:rPr>
          <w:rStyle w:val="afffff3"/>
          <w:rtl/>
        </w:rPr>
        <w:t xml:space="preserve">וב"ה </w:t>
      </w:r>
      <w:r w:rsidRPr="006B7C09">
        <w:rPr>
          <w:rtl/>
        </w:rPr>
        <w:t>מתירין</w:t>
      </w:r>
      <w:r w:rsidR="007059B6">
        <w:rPr>
          <w:rFonts w:hint="cs"/>
          <w:rtl/>
        </w:rPr>
        <w:t xml:space="preserve"> </w:t>
      </w:r>
      <w:r w:rsidR="007059B6" w:rsidRPr="007059B6">
        <w:rPr>
          <w:rStyle w:val="afffffc"/>
          <w:rFonts w:hint="cs"/>
          <w:rtl/>
        </w:rPr>
        <w:t>(אלמא לקולא)</w:t>
      </w:r>
      <w:r w:rsidRPr="006B7C09">
        <w:rPr>
          <w:rtl/>
        </w:rPr>
        <w:t>.</w:t>
      </w:r>
    </w:p>
    <w:p w14:paraId="76F2D036" w14:textId="77777777" w:rsidR="007059B6" w:rsidRPr="007059B6" w:rsidRDefault="00183BFF" w:rsidP="007059B6">
      <w:pPr>
        <w:pStyle w:val="36"/>
        <w:framePr w:wrap="notBeside"/>
        <w:rPr>
          <w:rtl/>
        </w:rPr>
      </w:pPr>
      <w:r w:rsidRPr="007059B6">
        <w:rPr>
          <w:rtl/>
        </w:rPr>
        <w:t>ורמינהי</w:t>
      </w:r>
      <w:r w:rsidR="002A2C8A" w:rsidRPr="007059B6">
        <w:rPr>
          <w:rtl/>
        </w:rPr>
        <w:t>:</w:t>
      </w:r>
    </w:p>
    <w:p w14:paraId="665B225F" w14:textId="3DC3CD52" w:rsidR="00183BFF" w:rsidRPr="002A2C8A" w:rsidRDefault="002A2C8A" w:rsidP="00185A5D">
      <w:pPr>
        <w:rPr>
          <w:spacing w:val="-4"/>
          <w:rtl/>
        </w:rPr>
      </w:pPr>
      <w:r>
        <w:rPr>
          <w:spacing w:val="-4"/>
          <w:rtl/>
        </w:rPr>
        <w:t>השוחט חיה ועוף ביו"ט וכו'</w:t>
      </w:r>
      <w:r w:rsidR="00183BFF" w:rsidRPr="002A2C8A">
        <w:rPr>
          <w:spacing w:val="-4"/>
          <w:rtl/>
        </w:rPr>
        <w:t xml:space="preserve"> </w:t>
      </w:r>
      <w:r w:rsidR="00183BFF" w:rsidRPr="002A2C8A">
        <w:rPr>
          <w:rStyle w:val="afffff3"/>
          <w:rtl/>
        </w:rPr>
        <w:t>ו</w:t>
      </w:r>
      <w:r w:rsidR="00185A5D">
        <w:rPr>
          <w:rStyle w:val="afffff3"/>
          <w:rFonts w:hint="cs"/>
          <w:rtl/>
        </w:rPr>
        <w:t>ע"ז</w:t>
      </w:r>
      <w:r w:rsidR="00185A5D">
        <w:rPr>
          <w:rStyle w:val="afffff3"/>
          <w:rtl/>
        </w:rPr>
        <w:t xml:space="preserve"> ארי"ו</w:t>
      </w:r>
      <w:r w:rsidR="00183BFF" w:rsidRPr="002A2C8A">
        <w:rPr>
          <w:rStyle w:val="afffff3"/>
          <w:rtl/>
        </w:rPr>
        <w:t xml:space="preserve"> </w:t>
      </w:r>
      <w:r>
        <w:rPr>
          <w:spacing w:val="-4"/>
          <w:rtl/>
        </w:rPr>
        <w:t>מוחלפת השיטה</w:t>
      </w:r>
    </w:p>
    <w:p w14:paraId="7C487A08" w14:textId="77777777" w:rsidR="004C3909" w:rsidRPr="004C3909" w:rsidRDefault="00183BFF" w:rsidP="004C3909">
      <w:pPr>
        <w:pStyle w:val="36"/>
        <w:framePr w:wrap="notBeside"/>
        <w:rPr>
          <w:rtl/>
        </w:rPr>
      </w:pPr>
      <w:r w:rsidRPr="004C3909">
        <w:rPr>
          <w:rtl/>
        </w:rPr>
        <w:t xml:space="preserve">ודחי' </w:t>
      </w:r>
      <w:r w:rsidRPr="004C3909">
        <w:rPr>
          <w:rFonts w:hint="cs"/>
          <w:rtl/>
        </w:rPr>
        <w:t>א.</w:t>
      </w:r>
    </w:p>
    <w:p w14:paraId="514291D8" w14:textId="15C467BC" w:rsidR="00183BFF" w:rsidRPr="006F178A" w:rsidRDefault="00183BFF" w:rsidP="00183BFF">
      <w:pPr>
        <w:rPr>
          <w:rtl/>
        </w:rPr>
      </w:pPr>
      <w:r>
        <w:rPr>
          <w:rFonts w:hint="cs"/>
          <w:rtl/>
        </w:rPr>
        <w:t>דווקא בכיסוי דיש דקר נעוץ מוכן</w:t>
      </w:r>
      <w:r w:rsidRPr="006F178A">
        <w:rPr>
          <w:rtl/>
        </w:rPr>
        <w:t>.</w:t>
      </w:r>
    </w:p>
    <w:p w14:paraId="571D1D56" w14:textId="77777777" w:rsidR="004C3909" w:rsidRPr="004C3909" w:rsidRDefault="00183BFF" w:rsidP="004C3909">
      <w:pPr>
        <w:pStyle w:val="36"/>
        <w:framePr w:wrap="notBeside"/>
        <w:rPr>
          <w:rtl/>
        </w:rPr>
      </w:pPr>
      <w:r w:rsidRPr="004C3909">
        <w:rPr>
          <w:rFonts w:hint="cs"/>
          <w:rtl/>
        </w:rPr>
        <w:t>ב.</w:t>
      </w:r>
    </w:p>
    <w:p w14:paraId="01E1E490" w14:textId="4CCBEAF6" w:rsidR="00183BFF" w:rsidRPr="006F178A" w:rsidRDefault="00183BFF" w:rsidP="004C3909">
      <w:pPr>
        <w:spacing w:after="60"/>
        <w:rPr>
          <w:rtl/>
        </w:rPr>
      </w:pPr>
      <w:r>
        <w:rPr>
          <w:rFonts w:ascii="Fb Fontext" w:hAnsi="Fb Fontext" w:hint="cs"/>
          <w:sz w:val="20"/>
          <w:rtl/>
        </w:rPr>
        <w:t xml:space="preserve">דווקא בעור התירו </w:t>
      </w:r>
      <w:r w:rsidRPr="00185A5D">
        <w:rPr>
          <w:rStyle w:val="afffff3"/>
          <w:rFonts w:hint="cs"/>
          <w:rtl/>
        </w:rPr>
        <w:t>ב</w:t>
      </w:r>
      <w:r w:rsidR="0001190A" w:rsidRPr="00185A5D">
        <w:rPr>
          <w:rStyle w:val="afffff3"/>
          <w:rtl/>
        </w:rPr>
        <w:t>"</w:t>
      </w:r>
      <w:r w:rsidRPr="00185A5D">
        <w:rPr>
          <w:rStyle w:val="afffff3"/>
          <w:rFonts w:hint="cs"/>
          <w:rtl/>
        </w:rPr>
        <w:t xml:space="preserve">ה </w:t>
      </w:r>
      <w:r>
        <w:rPr>
          <w:rFonts w:ascii="Fb Fontext" w:hAnsi="Fb Fontext" w:hint="cs"/>
          <w:sz w:val="20"/>
          <w:rtl/>
        </w:rPr>
        <w:t>דראוי להשען עליו</w:t>
      </w:r>
      <w:r w:rsidRPr="006F178A">
        <w:rPr>
          <w:rFonts w:ascii="Fb Fontext" w:hAnsi="Fb Fontext"/>
          <w:sz w:val="20"/>
          <w:rtl/>
        </w:rPr>
        <w:t>.</w:t>
      </w:r>
    </w:p>
    <w:p w14:paraId="1C7D6371" w14:textId="77777777" w:rsidR="004C3909" w:rsidRPr="004C3909" w:rsidRDefault="00183BFF" w:rsidP="004C3909">
      <w:pPr>
        <w:pStyle w:val="36"/>
        <w:framePr w:wrap="notBeside"/>
        <w:rPr>
          <w:rtl/>
        </w:rPr>
      </w:pPr>
      <w:r w:rsidRPr="004C3909">
        <w:rPr>
          <w:rtl/>
        </w:rPr>
        <w:t>ה.</w:t>
      </w:r>
      <w:r w:rsidR="00185A5D" w:rsidRPr="004C3909">
        <w:rPr>
          <w:rtl/>
        </w:rPr>
        <w:t xml:space="preserve"> אלא</w:t>
      </w:r>
      <w:r w:rsidRPr="004C3909">
        <w:rPr>
          <w:rtl/>
        </w:rPr>
        <w:t xml:space="preserve"> </w:t>
      </w:r>
      <w:r w:rsidR="00185A5D" w:rsidRPr="004C3909">
        <w:rPr>
          <w:rFonts w:hint="cs"/>
          <w:rtl/>
        </w:rPr>
        <w:t>ד</w:t>
      </w:r>
      <w:r w:rsidRPr="004C3909">
        <w:rPr>
          <w:rtl/>
        </w:rPr>
        <w:t>קשיא</w:t>
      </w:r>
    </w:p>
    <w:p w14:paraId="520A1AAA" w14:textId="030D6936" w:rsidR="00183BFF" w:rsidRPr="00185A5D" w:rsidRDefault="00183BFF" w:rsidP="00185A5D">
      <w:pPr>
        <w:rPr>
          <w:spacing w:val="-6"/>
          <w:rtl/>
        </w:rPr>
      </w:pPr>
      <w:r w:rsidRPr="00185A5D">
        <w:rPr>
          <w:rStyle w:val="afffff3"/>
          <w:spacing w:val="-6"/>
          <w:rtl/>
        </w:rPr>
        <w:t>דב"ש</w:t>
      </w:r>
      <w:r w:rsidRPr="00185A5D">
        <w:rPr>
          <w:rFonts w:ascii="Fb Fontext" w:hAnsi="Fb Fontext"/>
          <w:spacing w:val="-6"/>
          <w:rtl/>
        </w:rPr>
        <w:t xml:space="preserve">: אין מסלקין התריסין </w:t>
      </w:r>
      <w:r w:rsidR="004C3909">
        <w:rPr>
          <w:rStyle w:val="afffffc"/>
          <w:rFonts w:hint="cs"/>
          <w:rtl/>
        </w:rPr>
        <w:t>(</w:t>
      </w:r>
      <w:r w:rsidR="004C3909" w:rsidRPr="004C3909">
        <w:rPr>
          <w:rStyle w:val="afffffc"/>
          <w:rFonts w:hint="cs"/>
          <w:rtl/>
        </w:rPr>
        <w:t>לחומרא</w:t>
      </w:r>
      <w:r w:rsidR="004C3909">
        <w:rPr>
          <w:rStyle w:val="afffffc"/>
          <w:rFonts w:hint="cs"/>
          <w:rtl/>
        </w:rPr>
        <w:t>)</w:t>
      </w:r>
      <w:r w:rsidR="004C3909">
        <w:rPr>
          <w:rStyle w:val="afffff3"/>
          <w:rFonts w:hint="cs"/>
          <w:spacing w:val="-6"/>
          <w:rtl/>
        </w:rPr>
        <w:t xml:space="preserve"> </w:t>
      </w:r>
      <w:r w:rsidRPr="00185A5D">
        <w:rPr>
          <w:rStyle w:val="afffff3"/>
          <w:spacing w:val="-6"/>
          <w:rtl/>
        </w:rPr>
        <w:t>וב"ה</w:t>
      </w:r>
      <w:r w:rsidRPr="00185A5D">
        <w:rPr>
          <w:rStyle w:val="afffff3"/>
          <w:rFonts w:hint="cs"/>
          <w:spacing w:val="-6"/>
          <w:rtl/>
        </w:rPr>
        <w:t>:</w:t>
      </w:r>
      <w:r w:rsidRPr="00185A5D">
        <w:rPr>
          <w:rFonts w:ascii="Fb Fontext" w:hAnsi="Fb Fontext"/>
          <w:spacing w:val="-6"/>
          <w:rtl/>
        </w:rPr>
        <w:t xml:space="preserve"> </w:t>
      </w:r>
      <w:r w:rsidRPr="004C3909">
        <w:rPr>
          <w:rtl/>
        </w:rPr>
        <w:t>מתירין אף להחזיר</w:t>
      </w:r>
      <w:r w:rsidR="004C3909">
        <w:rPr>
          <w:rFonts w:ascii="Fb Fontext" w:hAnsi="Fb Fontext" w:hint="cs"/>
          <w:spacing w:val="-6"/>
          <w:rtl/>
        </w:rPr>
        <w:t xml:space="preserve"> </w:t>
      </w:r>
      <w:r w:rsidR="004C3909" w:rsidRPr="004C3909">
        <w:rPr>
          <w:rStyle w:val="afffffc"/>
          <w:rFonts w:hint="cs"/>
          <w:rtl/>
        </w:rPr>
        <w:t>(לקולא)</w:t>
      </w:r>
    </w:p>
    <w:p w14:paraId="66A2F309" w14:textId="77777777" w:rsidR="004C3909" w:rsidRPr="004C3909" w:rsidRDefault="00183BFF" w:rsidP="004C3909">
      <w:pPr>
        <w:pStyle w:val="36"/>
        <w:framePr w:wrap="notBeside"/>
        <w:rPr>
          <w:rtl/>
        </w:rPr>
      </w:pPr>
      <w:r w:rsidRPr="004C3909">
        <w:rPr>
          <w:rtl/>
        </w:rPr>
        <w:t>ורמינהי:</w:t>
      </w:r>
    </w:p>
    <w:p w14:paraId="6DDE631E" w14:textId="1D0C6DC2" w:rsidR="00183BFF" w:rsidRPr="006F178A" w:rsidRDefault="00183BFF" w:rsidP="004C3909">
      <w:pPr>
        <w:rPr>
          <w:rtl/>
        </w:rPr>
      </w:pPr>
      <w:r w:rsidRPr="006F178A">
        <w:rPr>
          <w:rtl/>
        </w:rPr>
        <w:t>השוחט חיה ועוף ביו"ט וכו'.</w:t>
      </w:r>
    </w:p>
    <w:p w14:paraId="078D5BCE" w14:textId="77777777" w:rsidR="00183BFF" w:rsidRDefault="00183BFF" w:rsidP="00183BFF">
      <w:pPr>
        <w:rPr>
          <w:rtl/>
        </w:rPr>
      </w:pPr>
      <w:r w:rsidRPr="005F161B">
        <w:rPr>
          <w:rStyle w:val="afffff3"/>
          <w:rtl/>
        </w:rPr>
        <w:t>ב"ש אב"ש</w:t>
      </w:r>
      <w:r w:rsidR="00827D0D">
        <w:rPr>
          <w:rStyle w:val="afffff3"/>
          <w:rFonts w:hint="cs"/>
          <w:rtl/>
        </w:rPr>
        <w:t>:</w:t>
      </w:r>
      <w:r w:rsidRPr="006F178A">
        <w:rPr>
          <w:rtl/>
        </w:rPr>
        <w:t xml:space="preserve"> ל"ק</w:t>
      </w:r>
      <w:r w:rsidR="00A37BD3">
        <w:rPr>
          <w:rFonts w:hint="cs"/>
          <w:rtl/>
        </w:rPr>
        <w:t>,</w:t>
      </w:r>
      <w:r w:rsidRPr="006F178A">
        <w:rPr>
          <w:rtl/>
        </w:rPr>
        <w:t xml:space="preserve"> </w:t>
      </w:r>
      <w:r>
        <w:rPr>
          <w:rFonts w:hint="cs"/>
          <w:rtl/>
        </w:rPr>
        <w:t>דשם יש דקר נעוץ</w:t>
      </w:r>
      <w:r w:rsidR="00185A5D">
        <w:rPr>
          <w:rFonts w:hint="cs"/>
          <w:rtl/>
        </w:rPr>
        <w:t>,</w:t>
      </w:r>
      <w:r>
        <w:rPr>
          <w:rFonts w:hint="cs"/>
          <w:rtl/>
        </w:rPr>
        <w:t xml:space="preserve"> משא</w:t>
      </w:r>
      <w:r w:rsidR="0001190A">
        <w:rPr>
          <w:rtl/>
        </w:rPr>
        <w:t>"</w:t>
      </w:r>
      <w:r>
        <w:rPr>
          <w:rFonts w:hint="cs"/>
          <w:rtl/>
        </w:rPr>
        <w:t>כ כאן</w:t>
      </w:r>
      <w:r w:rsidR="00185A5D">
        <w:rPr>
          <w:rFonts w:hint="cs"/>
          <w:rtl/>
        </w:rPr>
        <w:t>.</w:t>
      </w:r>
    </w:p>
    <w:p w14:paraId="5507A282" w14:textId="77777777" w:rsidR="00183BFF" w:rsidRPr="006F178A" w:rsidRDefault="00183BFF" w:rsidP="00183BFF">
      <w:pPr>
        <w:rPr>
          <w:rtl/>
        </w:rPr>
      </w:pPr>
      <w:r w:rsidRPr="00A37BD3">
        <w:rPr>
          <w:rStyle w:val="afffff3"/>
          <w:rFonts w:hint="cs"/>
          <w:rtl/>
        </w:rPr>
        <w:t xml:space="preserve">וב"ה </w:t>
      </w:r>
      <w:r w:rsidRPr="00A37BD3">
        <w:rPr>
          <w:rStyle w:val="afffff3"/>
          <w:rtl/>
        </w:rPr>
        <w:t>אב"ה</w:t>
      </w:r>
      <w:r w:rsidR="00827D0D">
        <w:rPr>
          <w:rStyle w:val="afffff3"/>
          <w:rFonts w:hint="cs"/>
          <w:rtl/>
        </w:rPr>
        <w:t>:</w:t>
      </w:r>
      <w:r>
        <w:rPr>
          <w:rFonts w:hint="cs"/>
          <w:rtl/>
        </w:rPr>
        <w:t xml:space="preserve"> </w:t>
      </w:r>
      <w:r w:rsidRPr="006F178A">
        <w:rPr>
          <w:rtl/>
        </w:rPr>
        <w:t xml:space="preserve">קשיא! </w:t>
      </w:r>
      <w:r>
        <w:rPr>
          <w:rtl/>
        </w:rPr>
        <w:t>–</w:t>
      </w:r>
      <w:r w:rsidRPr="006F178A">
        <w:rPr>
          <w:rtl/>
        </w:rPr>
        <w:t xml:space="preserve"> </w:t>
      </w:r>
      <w:r>
        <w:rPr>
          <w:rStyle w:val="afffff3"/>
          <w:rFonts w:hint="cs"/>
          <w:rtl/>
        </w:rPr>
        <w:t xml:space="preserve">ואהך </w:t>
      </w:r>
      <w:r w:rsidRPr="006B7C09">
        <w:rPr>
          <w:rStyle w:val="afffff3"/>
          <w:rtl/>
        </w:rPr>
        <w:t xml:space="preserve">ארי"ו: </w:t>
      </w:r>
      <w:r w:rsidRPr="006F178A">
        <w:rPr>
          <w:rtl/>
        </w:rPr>
        <w:t>מוחלפת השיטה.</w:t>
      </w:r>
    </w:p>
    <w:p w14:paraId="3C0EC30A" w14:textId="77777777" w:rsidR="00C139CB" w:rsidRPr="00C139CB" w:rsidRDefault="00183BFF" w:rsidP="00C139CB">
      <w:pPr>
        <w:pStyle w:val="36"/>
        <w:framePr w:wrap="notBeside"/>
        <w:rPr>
          <w:rtl/>
        </w:rPr>
      </w:pPr>
      <w:r w:rsidRPr="00C139CB">
        <w:rPr>
          <w:rtl/>
        </w:rPr>
        <w:t>ודחי'</w:t>
      </w:r>
    </w:p>
    <w:p w14:paraId="20F249AB" w14:textId="51E823D0" w:rsidR="00183BFF" w:rsidRDefault="00183BFF" w:rsidP="00C139CB">
      <w:pPr>
        <w:spacing w:after="60"/>
        <w:rPr>
          <w:rtl/>
        </w:rPr>
      </w:pPr>
      <w:r>
        <w:rPr>
          <w:rtl/>
        </w:rPr>
        <w:t>ד</w:t>
      </w:r>
      <w:r w:rsidRPr="006F178A">
        <w:rPr>
          <w:rtl/>
        </w:rPr>
        <w:t xml:space="preserve">ווקא </w:t>
      </w:r>
      <w:r>
        <w:rPr>
          <w:rFonts w:hint="cs"/>
          <w:rtl/>
        </w:rPr>
        <w:t xml:space="preserve">כאן </w:t>
      </w:r>
      <w:r w:rsidRPr="00A37BD3">
        <w:rPr>
          <w:rStyle w:val="afffff3"/>
          <w:rtl/>
        </w:rPr>
        <w:t>לב"ה</w:t>
      </w:r>
      <w:r w:rsidRPr="006F178A">
        <w:rPr>
          <w:rtl/>
        </w:rPr>
        <w:t xml:space="preserve"> דאין בנין </w:t>
      </w:r>
      <w:r w:rsidR="00185A5D">
        <w:rPr>
          <w:rFonts w:hint="cs"/>
          <w:rtl/>
        </w:rPr>
        <w:t>ו</w:t>
      </w:r>
      <w:r w:rsidRPr="006F178A">
        <w:rPr>
          <w:rtl/>
        </w:rPr>
        <w:t xml:space="preserve">סתירה בכלים, </w:t>
      </w:r>
      <w:r>
        <w:rPr>
          <w:rFonts w:hint="cs"/>
          <w:rtl/>
        </w:rPr>
        <w:t>משא</w:t>
      </w:r>
      <w:r w:rsidR="0001190A">
        <w:rPr>
          <w:rtl/>
        </w:rPr>
        <w:t>"</w:t>
      </w:r>
      <w:r>
        <w:rPr>
          <w:rFonts w:hint="cs"/>
          <w:rtl/>
        </w:rPr>
        <w:t>כ שם</w:t>
      </w:r>
      <w:r w:rsidRPr="006F178A">
        <w:rPr>
          <w:rtl/>
        </w:rPr>
        <w:t>.</w:t>
      </w:r>
    </w:p>
    <w:p w14:paraId="43B2AB5E" w14:textId="1B03D8F7" w:rsidR="00C139CB" w:rsidRPr="006F178A" w:rsidRDefault="00C139CB" w:rsidP="00C139CB">
      <w:pPr>
        <w:pStyle w:val="afff0"/>
        <w:spacing w:after="0"/>
        <w:rPr>
          <w:rtl/>
        </w:rPr>
      </w:pPr>
      <w:r>
        <w:rPr>
          <w:rFonts w:hint="cs"/>
          <w:rtl/>
        </w:rPr>
        <w:t>****</w:t>
      </w:r>
    </w:p>
    <w:p>
      <w:pPr>
        <w:pStyle w:val="MishnaBatzad"/>
        <w:rPr>
          <w:ins w:id="20015" w:author="קלוד" w:date="2026-10-06T10:08:13Z"/>
        </w:rPr>
      </w:pPr>
      <w:ins w:id="20014" w:author="קלוד" w:date="2026-10-06T10:08:13Z">
        <w:r>
          <w:t xml:space="preserve">משנה ג</w:t>
        </w:r>
      </w:ins>
    </w:p>
    <w:p w14:paraId="0A00E2F1" w14:textId="77777777" w:rsidR="00183BFF" w:rsidRPr="006F178A" w:rsidRDefault="00A52423" w:rsidP="00A52423">
      <w:pPr>
        <w:pStyle w:val="afff8"/>
        <w:spacing w:before="120"/>
        <w:rPr>
          <w:rtl/>
        </w:rPr>
        <w:pPrChange w:id="90003" w:author="קלוד" w:date="2026-10-08T12:08:16Z">
          <w:pPr>
            <w:pStyle w:val="afff8"/>
          </w:pPr>
        </w:pPrChange>
      </w:pPr>
      <w:r>
        <w:rPr>
          <w:rStyle w:val="afffff1"/>
          <w:rFonts w:hint="cs"/>
          <w:rtl/>
        </w:rPr>
        <w:t>ל</w:t>
      </w:r>
      <w:r>
        <w:rPr>
          <w:rStyle w:val="afffff1"/>
          <w:rtl/>
        </w:rPr>
        <w:t>ב"ש</w:t>
      </w:r>
      <w:r w:rsidR="00183BFF" w:rsidRPr="00EE0261">
        <w:rPr>
          <w:rStyle w:val="afffff1"/>
          <w:rtl/>
        </w:rPr>
        <w:t>:</w:t>
      </w:r>
      <w:r w:rsidR="00183BFF" w:rsidRPr="006F178A">
        <w:rPr>
          <w:rtl/>
        </w:rPr>
        <w:t xml:space="preserve"> </w:t>
      </w:r>
      <w:r w:rsidR="00183BFF" w:rsidRPr="00D730F8">
        <w:rPr>
          <w:rtl/>
        </w:rPr>
        <w:t>לא יטול אא"כ נענע מבעוד יום</w:t>
      </w:r>
      <w:r w:rsidR="00183BFF" w:rsidRPr="006F178A">
        <w:rPr>
          <w:rtl/>
        </w:rPr>
        <w:t>.</w:t>
      </w:r>
    </w:p>
    <w:p w14:paraId="5F0EE568" w14:textId="77777777" w:rsidR="00183BFF" w:rsidRPr="006F178A" w:rsidRDefault="00183BFF" w:rsidP="00F6275A">
      <w:pPr>
        <w:pStyle w:val="afff8"/>
        <w:spacing w:after="60" w:line="220" w:lineRule="exact"/>
        <w:rPr>
          <w:rtl/>
        </w:rPr>
      </w:pPr>
      <w:r w:rsidRPr="00EE0261">
        <w:rPr>
          <w:rStyle w:val="afffff1"/>
          <w:rtl/>
        </w:rPr>
        <w:t>ו</w:t>
      </w:r>
      <w:r w:rsidR="00A52423">
        <w:rPr>
          <w:rStyle w:val="afffff1"/>
          <w:rFonts w:hint="cs"/>
          <w:rtl/>
        </w:rPr>
        <w:t>ל</w:t>
      </w:r>
      <w:r w:rsidR="00A52423">
        <w:rPr>
          <w:rStyle w:val="afffff1"/>
          <w:rtl/>
        </w:rPr>
        <w:t>ב"ה</w:t>
      </w:r>
      <w:r w:rsidRPr="00EE0261">
        <w:rPr>
          <w:rStyle w:val="afffff1"/>
          <w:rtl/>
        </w:rPr>
        <w:t>:</w:t>
      </w:r>
      <w:r w:rsidRPr="006F178A">
        <w:rPr>
          <w:rtl/>
        </w:rPr>
        <w:t xml:space="preserve"> עומד ואומר זה וזה אני נוטל.</w:t>
      </w:r>
    </w:p>
    <w:p w14:paraId="0262FA02" w14:textId="77777777" w:rsidR="00F6275A" w:rsidRPr="00F6275A" w:rsidRDefault="00183BFF" w:rsidP="00F6275A">
      <w:pPr>
        <w:pStyle w:val="36"/>
        <w:framePr w:wrap="notBeside"/>
        <w:rPr>
          <w:rtl/>
        </w:rPr>
      </w:pPr>
      <w:r w:rsidRPr="00F6275A">
        <w:rPr>
          <w:rtl/>
        </w:rPr>
        <w:t>רחב"א:</w:t>
      </w:r>
    </w:p>
    <w:p w14:paraId="5983A6EA" w14:textId="2DE8B5A0" w:rsidR="00183BFF" w:rsidRDefault="00183BFF" w:rsidP="00F6275A">
      <w:pPr>
        <w:rPr>
          <w:rFonts w:ascii="Fb Fontext" w:hAnsi="Fb Fontext"/>
          <w:rtl/>
        </w:rPr>
      </w:pPr>
      <w:r w:rsidRPr="00EE6043">
        <w:rPr>
          <w:rFonts w:ascii="Fb Fontext" w:hAnsi="Fb Fontext" w:cs="PFT_Frank"/>
          <w:b/>
          <w:bCs/>
          <w:szCs w:val="14"/>
          <w:rtl/>
        </w:rPr>
        <w:t>מחלוקת</w:t>
      </w:r>
      <w:r w:rsidRPr="006F178A">
        <w:rPr>
          <w:rFonts w:ascii="Fb Fontext" w:hAnsi="Fb Fontext"/>
          <w:rtl/>
        </w:rPr>
        <w:t xml:space="preserve"> </w:t>
      </w:r>
      <w:r w:rsidRPr="00D977D1">
        <w:rPr>
          <w:rFonts w:ascii="Fb Fontext" w:hAnsi="Fb Fontext" w:cs="PFT_Frank"/>
          <w:b/>
          <w:bCs/>
          <w:szCs w:val="14"/>
          <w:rtl/>
        </w:rPr>
        <w:t>בבריכה ראשונה,</w:t>
      </w:r>
      <w:r w:rsidRPr="006F178A">
        <w:rPr>
          <w:rFonts w:ascii="Fb Fontext" w:hAnsi="Fb Fontext"/>
          <w:rtl/>
        </w:rPr>
        <w:t xml:space="preserve"> </w:t>
      </w:r>
      <w:r w:rsidR="00A52423">
        <w:rPr>
          <w:rFonts w:ascii="Fb Fontext" w:hAnsi="Fb Fontext" w:hint="cs"/>
          <w:rtl/>
        </w:rPr>
        <w:t>אי גזרי' שמא יחזור בו</w:t>
      </w:r>
    </w:p>
    <w:p w14:paraId="2AA73A92" w14:textId="77777777" w:rsidR="00183BFF" w:rsidRPr="006F178A" w:rsidRDefault="00A52423" w:rsidP="00F6275A">
      <w:pPr>
        <w:rPr>
          <w:rtl/>
        </w:rPr>
      </w:pPr>
      <w:r w:rsidRPr="00D977D1">
        <w:rPr>
          <w:rFonts w:cs="PFT_Frank" w:hint="cs"/>
          <w:b/>
          <w:bCs/>
          <w:szCs w:val="14"/>
          <w:rtl/>
        </w:rPr>
        <w:t xml:space="preserve">ולכו''ע </w:t>
      </w:r>
      <w:r w:rsidR="00183BFF" w:rsidRPr="00D977D1">
        <w:rPr>
          <w:rFonts w:cs="PFT_Frank"/>
          <w:b/>
          <w:bCs/>
          <w:szCs w:val="14"/>
          <w:rtl/>
        </w:rPr>
        <w:t>בבריכה שניה</w:t>
      </w:r>
      <w:r w:rsidR="00244D0D" w:rsidRPr="00D977D1">
        <w:rPr>
          <w:rFonts w:cs="PFT_Frank" w:hint="cs"/>
          <w:b/>
          <w:bCs/>
          <w:szCs w:val="14"/>
          <w:rtl/>
        </w:rPr>
        <w:t xml:space="preserve"> </w:t>
      </w:r>
      <w:r w:rsidR="00244D0D">
        <w:rPr>
          <w:rFonts w:hint="cs"/>
          <w:rtl/>
        </w:rPr>
        <w:t>סגי ב</w:t>
      </w:r>
      <w:r w:rsidR="00244D0D">
        <w:rPr>
          <w:rtl/>
        </w:rPr>
        <w:t>אומר זה וזה אני נוטל</w:t>
      </w:r>
      <w:r w:rsidR="00183BFF" w:rsidRPr="006F178A">
        <w:rPr>
          <w:rtl/>
        </w:rPr>
        <w:t>.</w:t>
      </w:r>
    </w:p>
    <w:p w14:paraId="6CACA36A" w14:textId="77777777" w:rsidR="00F6275A" w:rsidRPr="00F6275A" w:rsidRDefault="00183BFF" w:rsidP="00F6275A">
      <w:pPr>
        <w:pStyle w:val="36"/>
        <w:framePr w:wrap="notBeside"/>
        <w:rPr>
          <w:rtl/>
        </w:rPr>
      </w:pPr>
      <w:r w:rsidRPr="00F6275A">
        <w:rPr>
          <w:rtl/>
        </w:rPr>
        <w:t>ולב"ה יקשה</w:t>
      </w:r>
    </w:p>
    <w:p w14:paraId="6C7ECB87" w14:textId="0F591374" w:rsidR="00D950E6" w:rsidRDefault="00244D0D" w:rsidP="00244D0D">
      <w:pPr>
        <w:rPr>
          <w:rtl/>
        </w:rPr>
      </w:pPr>
      <w:r>
        <w:rPr>
          <w:rFonts w:ascii="Fb Fontext" w:hAnsi="Fb Fontext" w:hint="cs"/>
          <w:sz w:val="20"/>
          <w:rtl/>
        </w:rPr>
        <w:t>דסגי ש</w:t>
      </w:r>
      <w:r w:rsidR="00183BFF">
        <w:rPr>
          <w:rFonts w:ascii="Fb Fontext" w:hAnsi="Fb Fontext" w:hint="cs"/>
          <w:sz w:val="20"/>
          <w:rtl/>
        </w:rPr>
        <w:t>יאמר</w:t>
      </w:r>
      <w:r w:rsidR="00183BFF" w:rsidRPr="006F178A">
        <w:rPr>
          <w:rFonts w:ascii="Fb Fontext" w:hAnsi="Fb Fontext"/>
          <w:sz w:val="20"/>
          <w:rtl/>
        </w:rPr>
        <w:t xml:space="preserve"> מכאן אני נוטל למחר.</w:t>
      </w:r>
      <w:r>
        <w:rPr>
          <w:rFonts w:hint="cs"/>
          <w:rtl/>
        </w:rPr>
        <w:t xml:space="preserve"> </w:t>
      </w:r>
    </w:p>
    <w:p w14:paraId="2024C3DB" w14:textId="77777777" w:rsidR="00D53379" w:rsidRPr="00D53379" w:rsidRDefault="00244D0D" w:rsidP="00D53379">
      <w:pPr>
        <w:pStyle w:val="36"/>
        <w:framePr w:wrap="notBeside"/>
        <w:rPr>
          <w:rtl/>
        </w:rPr>
      </w:pPr>
      <w:r w:rsidRPr="00D53379">
        <w:rPr>
          <w:rFonts w:hint="cs"/>
          <w:rtl/>
        </w:rPr>
        <w:t>ולב</w:t>
      </w:r>
      <w:r w:rsidR="005933DE" w:rsidRPr="00D53379">
        <w:rPr>
          <w:rtl/>
        </w:rPr>
        <w:t>"</w:t>
      </w:r>
      <w:r w:rsidRPr="00D53379">
        <w:rPr>
          <w:rFonts w:hint="cs"/>
          <w:rtl/>
        </w:rPr>
        <w:t>ה</w:t>
      </w:r>
      <w:r w:rsidR="00827D0D" w:rsidRPr="00D53379">
        <w:rPr>
          <w:rFonts w:hint="cs"/>
          <w:rtl/>
        </w:rPr>
        <w:t>:</w:t>
      </w:r>
    </w:p>
    <w:p w14:paraId="5752E7BD" w14:textId="4C8E0025" w:rsidR="00183BFF" w:rsidRPr="00D53379" w:rsidRDefault="00244D0D" w:rsidP="00244D0D">
      <w:pPr>
        <w:rPr>
          <w:rtl/>
        </w:rPr>
      </w:pPr>
      <w:r w:rsidRPr="00D53379">
        <w:rPr>
          <w:rFonts w:hint="cs"/>
          <w:rtl/>
        </w:rPr>
        <w:t xml:space="preserve">יש ברירה. </w:t>
      </w:r>
      <w:r w:rsidR="00183BFF" w:rsidRPr="00D53379">
        <w:rPr>
          <w:rtl/>
        </w:rPr>
        <w:t>כדחזי' במת בבית</w:t>
      </w:r>
      <w:r w:rsidR="00183BFF" w:rsidRPr="00D53379">
        <w:rPr>
          <w:rFonts w:hint="cs"/>
          <w:rtl/>
        </w:rPr>
        <w:t>,</w:t>
      </w:r>
      <w:r w:rsidR="00183BFF" w:rsidRPr="00D53379">
        <w:rPr>
          <w:rtl/>
        </w:rPr>
        <w:t xml:space="preserve"> ולו פתחים הרבה כולן טמאים, </w:t>
      </w:r>
    </w:p>
    <w:p w14:paraId="22911481" w14:textId="77777777" w:rsidR="00183BFF" w:rsidRPr="006F178A" w:rsidRDefault="00183BFF" w:rsidP="00D53379">
      <w:pPr>
        <w:rPr>
          <w:rtl/>
        </w:rPr>
      </w:pPr>
      <w:r w:rsidRPr="006F178A">
        <w:rPr>
          <w:rtl/>
        </w:rPr>
        <w:t>נפתח אחד מהן</w:t>
      </w:r>
      <w:r w:rsidR="00244D0D">
        <w:rPr>
          <w:rFonts w:hint="cs"/>
          <w:rtl/>
        </w:rPr>
        <w:t>,</w:t>
      </w:r>
      <w:r w:rsidRPr="006F178A">
        <w:rPr>
          <w:rtl/>
        </w:rPr>
        <w:t xml:space="preserve"> הוא טמא וכולן טהורין.</w:t>
      </w:r>
    </w:p>
    <w:p w14:paraId="4DC2D4E3" w14:textId="77777777" w:rsidR="00D53379" w:rsidRDefault="00183BFF" w:rsidP="00D53379">
      <w:pPr>
        <w:rPr>
          <w:rtl/>
        </w:rPr>
      </w:pPr>
      <w:r w:rsidRPr="006F178A">
        <w:rPr>
          <w:rtl/>
        </w:rPr>
        <w:t xml:space="preserve">חשב להוציאו באחד מהן, או בחלון שיש בו </w:t>
      </w:r>
      <w:r>
        <w:rPr>
          <w:rFonts w:hint="cs"/>
          <w:rtl/>
        </w:rPr>
        <w:t>ד' על ד"ט</w:t>
      </w:r>
      <w:r w:rsidRPr="006F178A">
        <w:rPr>
          <w:rtl/>
        </w:rPr>
        <w:t xml:space="preserve"> </w:t>
      </w:r>
    </w:p>
    <w:p w14:paraId="32CC6059" w14:textId="7E0CD7E1" w:rsidR="00183BFF" w:rsidRPr="006F178A" w:rsidRDefault="00183BFF" w:rsidP="00D53379">
      <w:pPr>
        <w:rPr>
          <w:rtl/>
        </w:rPr>
      </w:pPr>
      <w:r w:rsidRPr="006F178A">
        <w:rPr>
          <w:rtl/>
        </w:rPr>
        <w:t>- מצלת על כל הפתחים כולן.</w:t>
      </w:r>
    </w:p>
    <w:p w14:paraId="2849FE46" w14:textId="77777777" w:rsidR="00D53379" w:rsidRPr="00D53379" w:rsidRDefault="00183BFF" w:rsidP="00D53379">
      <w:pPr>
        <w:pStyle w:val="36"/>
        <w:framePr w:wrap="notBeside"/>
        <w:rPr>
          <w:rtl/>
        </w:rPr>
      </w:pPr>
      <w:r w:rsidRPr="00D53379">
        <w:rPr>
          <w:rtl/>
        </w:rPr>
        <w:t>לב"ש:</w:t>
      </w:r>
    </w:p>
    <w:p w14:paraId="6598F4BF" w14:textId="4F4D0820" w:rsidR="00183BFF" w:rsidRDefault="00183BFF" w:rsidP="00D53379">
      <w:pPr>
        <w:rPr>
          <w:rtl/>
        </w:rPr>
      </w:pPr>
      <w:r w:rsidRPr="006F178A">
        <w:rPr>
          <w:rtl/>
        </w:rPr>
        <w:t xml:space="preserve">והוא שחשב להוציאו עד שלא ימות המת, </w:t>
      </w:r>
    </w:p>
    <w:p w14:paraId="1866FB16" w14:textId="77777777" w:rsidR="00D53379" w:rsidRPr="00D53379" w:rsidRDefault="00183BFF" w:rsidP="00D53379">
      <w:pPr>
        <w:pStyle w:val="36"/>
        <w:framePr w:wrap="notBeside"/>
        <w:rPr>
          <w:rtl/>
        </w:rPr>
      </w:pPr>
      <w:r w:rsidRPr="00D53379">
        <w:rPr>
          <w:rtl/>
        </w:rPr>
        <w:t>ולב"ה:</w:t>
      </w:r>
    </w:p>
    <w:p w14:paraId="37F228FE" w14:textId="3703C2DC" w:rsidR="00183BFF" w:rsidRPr="006F178A" w:rsidRDefault="00183BFF" w:rsidP="009C5F5B">
      <w:pPr>
        <w:spacing w:after="60"/>
        <w:rPr>
          <w:rtl/>
        </w:rPr>
      </w:pPr>
      <w:r w:rsidRPr="006F178A">
        <w:rPr>
          <w:rtl/>
        </w:rPr>
        <w:t>אף משימות המת.</w:t>
      </w:r>
      <w:r>
        <w:rPr>
          <w:rFonts w:hint="cs"/>
          <w:rtl/>
        </w:rPr>
        <w:t xml:space="preserve"> [דיש ברירה]</w:t>
      </w:r>
    </w:p>
    <w:p w14:paraId="064429C9" w14:textId="77777777" w:rsidR="00D53379" w:rsidRPr="00D53379" w:rsidRDefault="00244D0D" w:rsidP="00D53379">
      <w:pPr>
        <w:pStyle w:val="36"/>
        <w:framePr w:wrap="notBeside"/>
        <w:rPr>
          <w:rtl/>
        </w:rPr>
      </w:pPr>
      <w:r w:rsidRPr="00D53379">
        <w:rPr>
          <w:rFonts w:hint="cs"/>
          <w:rtl/>
        </w:rPr>
        <w:lastRenderedPageBreak/>
        <w:t xml:space="preserve">א. </w:t>
      </w:r>
      <w:r w:rsidR="00183BFF" w:rsidRPr="00D53379">
        <w:rPr>
          <w:rtl/>
        </w:rPr>
        <w:t>רבה:</w:t>
      </w:r>
    </w:p>
    <w:p w14:paraId="2CAAF852" w14:textId="77777777" w:rsidR="00D53379" w:rsidRDefault="00244D0D" w:rsidP="00A52423">
      <w:pPr>
        <w:rPr>
          <w:rtl/>
        </w:rPr>
      </w:pPr>
      <w:r>
        <w:rPr>
          <w:rtl/>
        </w:rPr>
        <w:t>לטהר</w:t>
      </w:r>
      <w:r w:rsidR="00183BFF" w:rsidRPr="006F178A">
        <w:rPr>
          <w:rtl/>
        </w:rPr>
        <w:t xml:space="preserve"> הפתחים מכאן ולהבא. </w:t>
      </w:r>
      <w:r>
        <w:rPr>
          <w:rFonts w:hint="cs"/>
          <w:rtl/>
        </w:rPr>
        <w:t>ול</w:t>
      </w:r>
      <w:r w:rsidR="00183BFF">
        <w:rPr>
          <w:rFonts w:hint="cs"/>
          <w:rtl/>
        </w:rPr>
        <w:t xml:space="preserve">מפרע </w:t>
      </w:r>
      <w:r>
        <w:rPr>
          <w:rFonts w:hint="cs"/>
          <w:rtl/>
        </w:rPr>
        <w:t>אין ברירה.</w:t>
      </w:r>
    </w:p>
    <w:p w14:paraId="428A3E9F" w14:textId="77777777" w:rsidR="00D53379" w:rsidRPr="00D53379" w:rsidRDefault="00244D0D" w:rsidP="00D53379">
      <w:pPr>
        <w:pStyle w:val="36"/>
        <w:framePr w:wrap="notBeside"/>
        <w:rPr>
          <w:rtl/>
        </w:rPr>
      </w:pPr>
      <w:r w:rsidRPr="00D53379">
        <w:rPr>
          <w:rFonts w:hint="cs"/>
          <w:rtl/>
        </w:rPr>
        <w:t xml:space="preserve">ב. </w:t>
      </w:r>
      <w:r w:rsidR="00183BFF" w:rsidRPr="00D53379">
        <w:rPr>
          <w:rtl/>
        </w:rPr>
        <w:t>רבא:</w:t>
      </w:r>
    </w:p>
    <w:p w14:paraId="6834D1D8" w14:textId="77777777" w:rsidR="00D53379" w:rsidRDefault="00183BFF" w:rsidP="00D53379">
      <w:pPr>
        <w:rPr>
          <w:rtl/>
        </w:rPr>
      </w:pPr>
      <w:r>
        <w:rPr>
          <w:rtl/>
        </w:rPr>
        <w:t>לעולם למפרע, ו</w:t>
      </w:r>
      <w:r>
        <w:rPr>
          <w:rFonts w:hint="cs"/>
          <w:rtl/>
        </w:rPr>
        <w:t>כאן הטעם</w:t>
      </w:r>
      <w:r w:rsidRPr="006F178A">
        <w:rPr>
          <w:rtl/>
        </w:rPr>
        <w:t xml:space="preserve">: </w:t>
      </w:r>
      <w:r>
        <w:rPr>
          <w:rtl/>
        </w:rPr>
        <w:t xml:space="preserve">שמא </w:t>
      </w:r>
      <w:r>
        <w:rPr>
          <w:rFonts w:hint="cs"/>
          <w:rtl/>
        </w:rPr>
        <w:t>י</w:t>
      </w:r>
      <w:r w:rsidRPr="006F178A">
        <w:rPr>
          <w:rtl/>
        </w:rPr>
        <w:t>טלטל ו</w:t>
      </w:r>
      <w:r w:rsidR="00244D0D">
        <w:rPr>
          <w:rFonts w:hint="cs"/>
          <w:rtl/>
        </w:rPr>
        <w:t>יעזוב</w:t>
      </w:r>
      <w:r w:rsidR="00A52423">
        <w:rPr>
          <w:rFonts w:hint="cs"/>
          <w:rtl/>
        </w:rPr>
        <w:t>,</w:t>
      </w:r>
      <w:r w:rsidR="00244D0D">
        <w:rPr>
          <w:rFonts w:hint="cs"/>
          <w:rtl/>
        </w:rPr>
        <w:t xml:space="preserve"> </w:t>
      </w:r>
    </w:p>
    <w:p w14:paraId="601B5770" w14:textId="2AE9D8F4" w:rsidR="00183BFF" w:rsidRDefault="00244D0D" w:rsidP="009C5F5B">
      <w:pPr>
        <w:spacing w:after="60"/>
        <w:rPr>
          <w:rtl/>
        </w:rPr>
      </w:pPr>
      <w:r>
        <w:rPr>
          <w:rFonts w:hint="cs"/>
          <w:rtl/>
        </w:rPr>
        <w:t>ונמצא מטלטל דבר שאינו</w:t>
      </w:r>
      <w:r w:rsidR="00183BFF">
        <w:rPr>
          <w:rFonts w:hint="cs"/>
          <w:rtl/>
        </w:rPr>
        <w:t xml:space="preserve"> ראוי ל</w:t>
      </w:r>
      <w:r>
        <w:rPr>
          <w:rFonts w:hint="cs"/>
          <w:rtl/>
        </w:rPr>
        <w:t>ו</w:t>
      </w:r>
      <w:r w:rsidR="00183BFF" w:rsidRPr="006F178A">
        <w:rPr>
          <w:rtl/>
        </w:rPr>
        <w:t>.</w:t>
      </w:r>
    </w:p>
    <w:p w14:paraId="13765F89" w14:textId="77777777" w:rsidR="00D53379" w:rsidRPr="00D53379" w:rsidRDefault="00183BFF" w:rsidP="00D53379">
      <w:pPr>
        <w:pStyle w:val="36"/>
        <w:framePr w:wrap="notBeside"/>
        <w:rPr>
          <w:rtl/>
        </w:rPr>
      </w:pPr>
      <w:r w:rsidRPr="00D53379">
        <w:rPr>
          <w:rtl/>
        </w:rPr>
        <w:t>והך</w:t>
      </w:r>
    </w:p>
    <w:p w14:paraId="13F64240" w14:textId="3B1D1871" w:rsidR="00183BFF" w:rsidRPr="006B7C09" w:rsidRDefault="00244D0D" w:rsidP="00D730F8">
      <w:pPr>
        <w:rPr>
          <w:rtl/>
        </w:rPr>
      </w:pPr>
      <w:r>
        <w:rPr>
          <w:rtl/>
        </w:rPr>
        <w:t>דסגי</w:t>
      </w:r>
      <w:r w:rsidR="00183BFF" w:rsidRPr="006B7C09">
        <w:rPr>
          <w:rtl/>
        </w:rPr>
        <w:t xml:space="preserve"> בעומד ואומר זה וזה אני נוטל</w:t>
      </w:r>
      <w:r>
        <w:rPr>
          <w:rFonts w:hint="cs"/>
          <w:rtl/>
        </w:rPr>
        <w:t xml:space="preserve"> ואפי' שלא בדק,</w:t>
      </w:r>
    </w:p>
    <w:p w14:paraId="69584D91" w14:textId="77777777" w:rsidR="00183BFF" w:rsidRDefault="00183BFF" w:rsidP="00183BFF">
      <w:pPr>
        <w:pStyle w:val="afff2"/>
        <w:framePr w:wrap="around"/>
        <w:rPr>
          <w:rtl/>
        </w:rPr>
      </w:pPr>
      <w:r>
        <w:rPr>
          <w:rFonts w:hint="cs"/>
          <w:rtl/>
        </w:rPr>
        <w:t>י:</w:t>
      </w:r>
    </w:p>
    <w:p w14:paraId="766E7D47" w14:textId="598393EE" w:rsidR="00D53379" w:rsidRPr="00D53379" w:rsidRDefault="00D53379" w:rsidP="00D53379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- </w:t>
      </w:r>
      <w:r w:rsidR="00244D0D" w:rsidRPr="00D53379">
        <w:rPr>
          <w:rFonts w:hint="cs"/>
          <w:rtl/>
        </w:rPr>
        <w:t>ה</w:t>
      </w:r>
      <w:r w:rsidR="005933DE" w:rsidRPr="00D53379">
        <w:rPr>
          <w:rtl/>
        </w:rPr>
        <w:t>"</w:t>
      </w:r>
      <w:r w:rsidR="00244D0D" w:rsidRPr="00D53379">
        <w:rPr>
          <w:rFonts w:hint="cs"/>
          <w:rtl/>
        </w:rPr>
        <w:t xml:space="preserve">מ </w:t>
      </w:r>
    </w:p>
    <w:p w14:paraId="741AA402" w14:textId="28AD7FBD" w:rsidR="00183BFF" w:rsidRPr="00244D0D" w:rsidRDefault="00D53379" w:rsidP="009C5F5B">
      <w:pPr>
        <w:rPr>
          <w:rtl/>
        </w:rPr>
      </w:pPr>
      <w:r w:rsidRPr="009C5F5B">
        <w:rPr>
          <w:rFonts w:hint="cs"/>
          <w:rtl/>
        </w:rPr>
        <w:t>מ</w:t>
      </w:r>
      <w:r w:rsidR="00244D0D" w:rsidRPr="009C5F5B">
        <w:rPr>
          <w:rFonts w:hint="cs"/>
          <w:rtl/>
        </w:rPr>
        <w:t>עיו</w:t>
      </w:r>
      <w:r w:rsidR="005933DE" w:rsidRPr="009C5F5B">
        <w:rPr>
          <w:rtl/>
        </w:rPr>
        <w:t>"</w:t>
      </w:r>
      <w:r w:rsidR="00244D0D" w:rsidRPr="009C5F5B">
        <w:rPr>
          <w:rFonts w:hint="cs"/>
          <w:rtl/>
        </w:rPr>
        <w:t xml:space="preserve">ט, </w:t>
      </w:r>
      <w:r w:rsidR="00183BFF" w:rsidRPr="009C5F5B">
        <w:rPr>
          <w:rtl/>
        </w:rPr>
        <w:t xml:space="preserve">אבל ביו"ט אסור, דפעמים </w:t>
      </w:r>
      <w:r w:rsidR="00183BFF" w:rsidRPr="009C5F5B">
        <w:rPr>
          <w:rFonts w:hint="cs"/>
          <w:rtl/>
        </w:rPr>
        <w:t>שימצאו</w:t>
      </w:r>
      <w:r w:rsidR="00183BFF" w:rsidRPr="009C5F5B">
        <w:rPr>
          <w:rtl/>
        </w:rPr>
        <w:t xml:space="preserve"> שמנים כחושים, </w:t>
      </w:r>
      <w:r w:rsidR="00183BFF" w:rsidRPr="00244D0D">
        <w:rPr>
          <w:rtl/>
        </w:rPr>
        <w:t xml:space="preserve">וכחושים שמנים, </w:t>
      </w:r>
      <w:r w:rsidR="00183BFF" w:rsidRPr="00244D0D">
        <w:rPr>
          <w:rFonts w:hint="cs"/>
          <w:rtl/>
        </w:rPr>
        <w:t>ויטלטל דבר שאין ראוי לו,</w:t>
      </w:r>
    </w:p>
    <w:p w14:paraId="6EF86AF0" w14:textId="757DA49D" w:rsidR="00D53379" w:rsidRPr="00D53379" w:rsidRDefault="00183BFF" w:rsidP="00D53379">
      <w:pPr>
        <w:pStyle w:val="36"/>
        <w:framePr w:wrap="notBeside"/>
        <w:rPr>
          <w:rtl/>
        </w:rPr>
      </w:pPr>
      <w:r w:rsidRPr="00D53379">
        <w:rPr>
          <w:rtl/>
        </w:rPr>
        <w:t>א"נ</w:t>
      </w:r>
      <w:r w:rsidR="004E6073">
        <w:rPr>
          <w:rFonts w:hint="cs"/>
          <w:rtl/>
        </w:rPr>
        <w:t>:</w:t>
      </w:r>
    </w:p>
    <w:p w14:paraId="3D12DB3C" w14:textId="5BFFDA78" w:rsidR="00183BFF" w:rsidRDefault="00183BFF" w:rsidP="00C72500">
      <w:pPr>
        <w:spacing w:after="60"/>
        <w:rPr>
          <w:spacing w:val="-2"/>
          <w:rtl/>
        </w:rPr>
      </w:pPr>
      <w:r w:rsidRPr="006E0CBD">
        <w:rPr>
          <w:rtl/>
        </w:rPr>
        <w:t xml:space="preserve">פעמים </w:t>
      </w:r>
      <w:r w:rsidRPr="006E0CBD">
        <w:rPr>
          <w:rFonts w:hint="cs"/>
          <w:rtl/>
        </w:rPr>
        <w:t>שימצאו כולם כחושים</w:t>
      </w:r>
      <w:r w:rsidR="00244D0D" w:rsidRPr="006E0CBD">
        <w:rPr>
          <w:rFonts w:hint="cs"/>
          <w:rtl/>
        </w:rPr>
        <w:t>,</w:t>
      </w:r>
      <w:r w:rsidRPr="006E0CBD">
        <w:rPr>
          <w:rFonts w:hint="cs"/>
          <w:rtl/>
        </w:rPr>
        <w:t xml:space="preserve"> ויעזבם</w:t>
      </w:r>
      <w:r w:rsidR="004E6073">
        <w:rPr>
          <w:rFonts w:hint="cs"/>
          <w:rtl/>
        </w:rPr>
        <w:t>,</w:t>
      </w:r>
      <w:r w:rsidRPr="006E0CBD">
        <w:rPr>
          <w:rFonts w:hint="cs"/>
          <w:rtl/>
        </w:rPr>
        <w:t xml:space="preserve"> וימנע משמחת יו</w:t>
      </w:r>
      <w:r w:rsidR="0001190A" w:rsidRPr="006E0CBD">
        <w:rPr>
          <w:rtl/>
        </w:rPr>
        <w:t>"</w:t>
      </w:r>
      <w:r w:rsidRPr="006E0CBD">
        <w:rPr>
          <w:rFonts w:hint="cs"/>
          <w:rtl/>
        </w:rPr>
        <w:t>ט</w:t>
      </w:r>
      <w:r w:rsidR="009C5F5B">
        <w:rPr>
          <w:rFonts w:hint="cs"/>
          <w:spacing w:val="-2"/>
          <w:rtl/>
        </w:rPr>
        <w:t>.</w:t>
      </w:r>
      <w:r w:rsidRPr="007C5E14">
        <w:rPr>
          <w:rFonts w:hint="cs"/>
          <w:spacing w:val="-2"/>
          <w:rtl/>
        </w:rPr>
        <w:t xml:space="preserve"> </w:t>
      </w:r>
    </w:p>
    <w:p w14:paraId="362B7DD2" w14:textId="6F797BEB" w:rsidR="004E6073" w:rsidRPr="007C5E14" w:rsidRDefault="00F86BDB" w:rsidP="00F86BDB">
      <w:pPr>
        <w:pStyle w:val="afff0"/>
        <w:rPr>
          <w:rtl/>
        </w:rPr>
      </w:pPr>
      <w:r>
        <w:rPr>
          <w:rFonts w:hint="cs"/>
          <w:rtl/>
        </w:rPr>
        <w:t>****</w:t>
      </w:r>
    </w:p>
    <w:p>
      <w:pPr>
        <w:pStyle w:val="MishnaBatzad"/>
        <w:rPr>
          <w:ins w:id="20017" w:author="קלוד" w:date="2026-10-06T10:08:13Z"/>
        </w:rPr>
      </w:pPr>
      <w:ins w:id="20016" w:author="קלוד" w:date="2026-10-06T10:08:13Z">
        <w:r>
          <w:t xml:space="preserve">משנה ד</w:t>
        </w:r>
      </w:ins>
    </w:p>
    <w:p w14:paraId="1771660A" w14:textId="5B513979" w:rsidR="00183BFF" w:rsidRDefault="00183BFF" w:rsidP="004E6073">
      <w:pPr>
        <w:pStyle w:val="afff8"/>
        <w:spacing w:before="120"/>
        <w:jc w:val="center"/>
        <w:rPr>
          <w:rtl/>
        </w:rPr>
        <w:pPrChange w:id="90004" w:author="קלוד" w:date="2026-10-08T12:08:16Z">
          <w:pPr>
            <w:pStyle w:val="afff8"/>
            <w:jc w:val="center"/>
          </w:pPr>
        </w:pPrChange>
      </w:pPr>
      <w:r w:rsidRPr="00D57EAC">
        <w:rPr>
          <w:rtl/>
        </w:rPr>
        <w:t>ז</w:t>
      </w:r>
      <w:r w:rsidR="006E0CBD">
        <w:rPr>
          <w:rFonts w:hint="cs"/>
          <w:rtl/>
        </w:rPr>
        <w:t>י</w:t>
      </w:r>
      <w:r w:rsidRPr="00D57EAC">
        <w:rPr>
          <w:rtl/>
        </w:rPr>
        <w:t>מן שחורים ומצא לבנים, לבנים ומצא שחורים,</w:t>
      </w:r>
    </w:p>
    <w:p w14:paraId="470E2ABB" w14:textId="6F896BBE" w:rsidR="00183BFF" w:rsidRPr="006F178A" w:rsidRDefault="00183BFF" w:rsidP="004E6073">
      <w:pPr>
        <w:pStyle w:val="afff8"/>
        <w:rPr>
          <w:rtl/>
        </w:rPr>
      </w:pPr>
      <w:r w:rsidRPr="00D57EAC">
        <w:rPr>
          <w:rtl/>
        </w:rPr>
        <w:t>שנים ומצא שלשה - אסורים.</w:t>
      </w:r>
      <w:r w:rsidR="004E6073">
        <w:rPr>
          <w:rFonts w:hint="cs"/>
          <w:rtl/>
        </w:rPr>
        <w:t xml:space="preserve"> </w:t>
      </w:r>
      <w:r w:rsidRPr="006F178A">
        <w:rPr>
          <w:rtl/>
        </w:rPr>
        <w:t>שלשה ומצא שנים - מותרים.</w:t>
      </w:r>
    </w:p>
    <w:p w14:paraId="058A133E" w14:textId="77777777" w:rsidR="00183BFF" w:rsidRDefault="00183BFF" w:rsidP="00183BFF">
      <w:pPr>
        <w:pStyle w:val="afff8"/>
        <w:rPr>
          <w:rtl/>
        </w:rPr>
      </w:pPr>
      <w:r w:rsidRPr="00D57EAC">
        <w:rPr>
          <w:rtl/>
        </w:rPr>
        <w:t xml:space="preserve">בתוך הקן ומצא לפני הקן - אסורין, </w:t>
      </w:r>
    </w:p>
    <w:p w14:paraId="1D10D3B1" w14:textId="77777777" w:rsidR="00183BFF" w:rsidRPr="00D57EAC" w:rsidRDefault="00183BFF" w:rsidP="00183BFF">
      <w:pPr>
        <w:pStyle w:val="afff8"/>
        <w:rPr>
          <w:rtl/>
        </w:rPr>
      </w:pPr>
      <w:r w:rsidRPr="00D57EAC">
        <w:rPr>
          <w:rtl/>
        </w:rPr>
        <w:t>ואם אין שם אלא הם - הרי אלו מותרים.</w:t>
      </w:r>
    </w:p>
    <w:p w14:paraId="2996008C" w14:textId="77777777" w:rsidR="00C72500" w:rsidRPr="006E0CBD" w:rsidRDefault="00244D0D" w:rsidP="007325C7">
      <w:pPr>
        <w:pStyle w:val="afffffe"/>
        <w:rPr>
          <w:spacing w:val="-4"/>
          <w:rtl/>
        </w:rPr>
      </w:pPr>
      <w:r w:rsidRPr="006E0CBD">
        <w:rPr>
          <w:rFonts w:hint="cs"/>
          <w:spacing w:val="-4"/>
          <w:rtl/>
        </w:rPr>
        <w:t xml:space="preserve">מיירי כשמצא לבנים במקום שחורים, </w:t>
      </w:r>
      <w:r w:rsidR="00C72500" w:rsidRPr="006E0CBD">
        <w:rPr>
          <w:rFonts w:hint="cs"/>
          <w:spacing w:val="-4"/>
          <w:rtl/>
        </w:rPr>
        <w:t xml:space="preserve">ולהיפך וקמ''ל דאחרים הם </w:t>
      </w:r>
    </w:p>
    <w:p w14:paraId="72CD940D" w14:textId="50837290" w:rsidR="006E0CBD" w:rsidRPr="006E0CBD" w:rsidRDefault="00183BFF" w:rsidP="006E0CBD">
      <w:pPr>
        <w:pStyle w:val="36"/>
        <w:framePr w:wrap="notBeside"/>
        <w:rPr>
          <w:rtl/>
        </w:rPr>
      </w:pPr>
      <w:r w:rsidRPr="006E0CBD">
        <w:rPr>
          <w:rtl/>
        </w:rPr>
        <w:t>אין להוכיח</w:t>
      </w:r>
      <w:r w:rsidR="004E6073">
        <w:rPr>
          <w:rFonts w:hint="cs"/>
          <w:rtl/>
        </w:rPr>
        <w:t>:</w:t>
      </w:r>
    </w:p>
    <w:p w14:paraId="7A9FCD21" w14:textId="3DE4661E" w:rsidR="00183BFF" w:rsidRDefault="00183BFF" w:rsidP="00183BFF">
      <w:pPr>
        <w:rPr>
          <w:rtl/>
        </w:rPr>
      </w:pPr>
      <w:r w:rsidRPr="00994C61">
        <w:rPr>
          <w:rStyle w:val="afffff3"/>
          <w:rtl/>
        </w:rPr>
        <w:t>כר"ח</w:t>
      </w:r>
      <w:r>
        <w:rPr>
          <w:rStyle w:val="afffff3"/>
          <w:rFonts w:hint="cs"/>
          <w:rtl/>
        </w:rPr>
        <w:t>:</w:t>
      </w:r>
      <w:r w:rsidRPr="006F178A">
        <w:rPr>
          <w:rtl/>
        </w:rPr>
        <w:t xml:space="preserve"> ד</w:t>
      </w:r>
      <w:r w:rsidR="00244D0D">
        <w:rPr>
          <w:rFonts w:hint="cs"/>
          <w:rtl/>
        </w:rPr>
        <w:t xml:space="preserve">רוב וקרוב </w:t>
      </w:r>
      <w:r w:rsidRPr="006F178A">
        <w:rPr>
          <w:rtl/>
        </w:rPr>
        <w:t>הלך אחר הרוב</w:t>
      </w:r>
      <w:r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="00A924B6">
        <w:rPr>
          <w:rFonts w:hint="cs"/>
          <w:rtl/>
        </w:rPr>
        <w:t xml:space="preserve">- </w:t>
      </w:r>
      <w:r w:rsidRPr="006F178A">
        <w:rPr>
          <w:rtl/>
        </w:rPr>
        <w:t>דמיירי בדף.</w:t>
      </w:r>
    </w:p>
    <w:p w14:paraId="0555396C" w14:textId="77777777" w:rsidR="00A924B6" w:rsidRPr="004F1F81" w:rsidRDefault="00A924B6" w:rsidP="00A924B6">
      <w:pPr>
        <w:pStyle w:val="afff0"/>
        <w:rPr>
          <w:del w:id="90020" w:author="מנוע עיצוב" w:date="2026-10-08T11:01:28Z"/>
          <w:rtl/>
        </w:rPr>
      </w:pPr>
      <w:del w:id="90019" w:author="מנוע עיצוב" w:date="2026-10-08T11:01:28Z">
        <w:r w:rsidRPr="004F1F81">
          <w:rPr>
            <w:rFonts w:hint="cs"/>
            <w:rtl/>
          </w:rPr>
          <w:delText xml:space="preserve">****</w:delText>
        </w:r>
      </w:del>
    </w:p>
    <w:p w14:paraId="5F8D55C2" w14:textId="77777777" w:rsidR="00183BFF" w:rsidRPr="006F178A" w:rsidRDefault="00183BFF" w:rsidP="00661948">
      <w:pPr>
        <w:pStyle w:val="affff0"/>
        <w:rPr>
          <w:rtl/>
        </w:rPr>
      </w:pPr>
      <w:ins w:id="9808" w:author="מספור קטעי משנה" w:date="2026-10-06T06:45:12Z">
        <w:r>
          <w:rPr>
            <w:rStyle w:val="MisparKeta"/>
          </w:rPr>
          <w:t xml:space="preserve">ג. </w:t>
        </w:r>
      </w:ins>
      <w:r w:rsidRPr="00C4622C">
        <w:rPr>
          <w:rStyle w:val="affff1"/>
          <w:rtl/>
          <w:rPrChange w:id="40008" w:author="Claude" w:date="2026-10-06T13:34:26Z">
            <w:rPr>
              <w:rStyle w:val="affff1"/>
              <w:sz w:val="18"/>
              <w:rtl/>
            </w:rPr>
          </w:rPrChange>
        </w:rPr>
        <w:t>שנים ומצא שלשה אסורין</w:t>
      </w:r>
      <w:r w:rsidRPr="006F178A">
        <w:rPr>
          <w:rFonts w:ascii="Fb Fontext" w:hAnsi="Fb Fontext"/>
          <w:rtl/>
        </w:rPr>
        <w:t>.</w:t>
      </w:r>
    </w:p>
    <w:p w14:paraId="4C1FED89" w14:textId="5C74E5EC" w:rsidR="00183BFF" w:rsidRPr="006F178A" w:rsidRDefault="00244D0D" w:rsidP="00244D0D">
      <w:pPr>
        <w:rPr>
          <w:rtl/>
        </w:rPr>
      </w:pPr>
      <w:r>
        <w:rPr>
          <w:rFonts w:hint="cs"/>
          <w:rtl/>
        </w:rPr>
        <w:t xml:space="preserve">או </w:t>
      </w:r>
      <w:r w:rsidR="00F86BDB">
        <w:rPr>
          <w:rFonts w:hint="cs"/>
          <w:rtl/>
        </w:rPr>
        <w:t>ש</w:t>
      </w:r>
      <w:r>
        <w:rPr>
          <w:rFonts w:hint="cs"/>
          <w:rtl/>
        </w:rPr>
        <w:t xml:space="preserve">אחרים הם, ואי אותם הם, </w:t>
      </w:r>
      <w:r w:rsidR="00183BFF">
        <w:rPr>
          <w:rFonts w:hint="cs"/>
          <w:rtl/>
        </w:rPr>
        <w:t>ה</w:t>
      </w:r>
      <w:r>
        <w:rPr>
          <w:rFonts w:hint="cs"/>
          <w:rtl/>
        </w:rPr>
        <w:t>א יש אחד דמערב ב</w:t>
      </w:r>
      <w:r w:rsidR="00183BFF">
        <w:rPr>
          <w:rFonts w:hint="cs"/>
          <w:rtl/>
        </w:rPr>
        <w:t>ה</w:t>
      </w:r>
      <w:r>
        <w:rPr>
          <w:rFonts w:hint="cs"/>
          <w:rtl/>
        </w:rPr>
        <w:t>ם</w:t>
      </w:r>
      <w:r w:rsidR="00183BFF" w:rsidRPr="006F178A">
        <w:rPr>
          <w:rtl/>
        </w:rPr>
        <w:t>.</w:t>
      </w:r>
    </w:p>
    <w:p w14:paraId="0B587FA7" w14:textId="2B4F7E09" w:rsidR="004F1F81" w:rsidRPr="004F1F81" w:rsidRDefault="004F1F81" w:rsidP="004F1F81">
      <w:pPr>
        <w:pStyle w:val="afff0"/>
        <w:rPr>
          <w:del w:id="90022" w:author="מנוע עיצוב" w:date="2026-10-08T11:01:28Z"/>
          <w:rtl/>
        </w:rPr>
      </w:pPr>
      <w:del w:id="90021" w:author="מנוע עיצוב" w:date="2026-10-08T11:01:28Z">
        <w:r w:rsidRPr="004F1F81">
          <w:rPr>
            <w:rFonts w:hint="cs"/>
            <w:rtl/>
          </w:rPr>
          <w:delText xml:space="preserve">****</w:delText>
        </w:r>
      </w:del>
    </w:p>
    <w:p w14:paraId="7FE8767C" w14:textId="4CA90603" w:rsidR="00183BFF" w:rsidRPr="006F178A" w:rsidRDefault="00183BFF" w:rsidP="00661948">
      <w:pPr>
        <w:pStyle w:val="affff0"/>
        <w:rPr>
          <w:rtl/>
        </w:rPr>
      </w:pPr>
      <w:ins w:id="9809" w:author="מספור קטעי משנה" w:date="2026-10-06T06:45:12Z">
        <w:r>
          <w:rPr>
            <w:rStyle w:val="MisparKeta"/>
          </w:rPr>
          <w:t xml:space="preserve">ג. </w:t>
        </w:r>
      </w:ins>
      <w:r w:rsidRPr="00C4622C">
        <w:rPr>
          <w:rStyle w:val="affff1"/>
          <w:rtl/>
          <w:rPrChange w:id="40009" w:author="Claude" w:date="2026-10-06T13:34:26Z">
            <w:rPr>
              <w:rStyle w:val="affff1"/>
              <w:sz w:val="18"/>
              <w:rtl/>
            </w:rPr>
          </w:rPrChange>
        </w:rPr>
        <w:t>שלשה ומצא שנים מותרין</w:t>
      </w:r>
      <w:r w:rsidRPr="006F178A">
        <w:rPr>
          <w:rFonts w:ascii="Fb Fontext" w:hAnsi="Fb Fontext"/>
          <w:rtl/>
        </w:rPr>
        <w:t>.</w:t>
      </w:r>
    </w:p>
    <w:p w14:paraId="2894DEE8" w14:textId="77777777" w:rsidR="00661948" w:rsidRDefault="00183BFF" w:rsidP="00197143">
      <w:pPr>
        <w:rPr>
          <w:rtl/>
        </w:rPr>
      </w:pPr>
      <w:r w:rsidRPr="006F178A">
        <w:rPr>
          <w:rtl/>
        </w:rPr>
        <w:t>דהני</w:t>
      </w:r>
      <w:r>
        <w:rPr>
          <w:rFonts w:hint="cs"/>
          <w:rtl/>
        </w:rPr>
        <w:t xml:space="preserve"> הם, ואחד מהם הלך</w:t>
      </w:r>
      <w:r w:rsidR="00661948">
        <w:rPr>
          <w:rFonts w:hint="cs"/>
          <w:rtl/>
        </w:rPr>
        <w:t>,</w:t>
      </w:r>
      <w:r w:rsidR="00197143">
        <w:rPr>
          <w:rFonts w:hint="cs"/>
          <w:rtl/>
        </w:rPr>
        <w:t xml:space="preserve"> </w:t>
      </w:r>
    </w:p>
    <w:p w14:paraId="71CB7DED" w14:textId="77777777" w:rsidR="00661948" w:rsidRPr="00661948" w:rsidRDefault="00244D0D" w:rsidP="00661948">
      <w:pPr>
        <w:pStyle w:val="36"/>
        <w:framePr w:wrap="notBeside"/>
        <w:rPr>
          <w:rtl/>
        </w:rPr>
      </w:pPr>
      <w:r w:rsidRPr="00661948">
        <w:rPr>
          <w:rFonts w:hint="cs"/>
          <w:rtl/>
        </w:rPr>
        <w:t xml:space="preserve">לימא </w:t>
      </w:r>
      <w:r w:rsidR="00183BFF" w:rsidRPr="00661948">
        <w:rPr>
          <w:rtl/>
        </w:rPr>
        <w:t xml:space="preserve">מתני' </w:t>
      </w:r>
      <w:r w:rsidR="00197143" w:rsidRPr="00661948">
        <w:rPr>
          <w:rFonts w:hint="cs"/>
          <w:rtl/>
        </w:rPr>
        <w:t>כ</w:t>
      </w:r>
      <w:r w:rsidR="00183BFF" w:rsidRPr="00661948">
        <w:rPr>
          <w:rtl/>
        </w:rPr>
        <w:t>רבי</w:t>
      </w:r>
    </w:p>
    <w:p w14:paraId="3B253D73" w14:textId="77777777" w:rsidR="00197143" w:rsidRDefault="00183BFF" w:rsidP="00187776">
      <w:pPr>
        <w:rPr>
          <w:rtl/>
        </w:rPr>
      </w:pPr>
      <w:r w:rsidRPr="00994C61">
        <w:rPr>
          <w:rtl/>
        </w:rPr>
        <w:t>דהניח מנה ומצא מאתים</w:t>
      </w:r>
      <w:r>
        <w:rPr>
          <w:rFonts w:hint="cs"/>
          <w:rtl/>
        </w:rPr>
        <w:t>,</w:t>
      </w:r>
    </w:p>
    <w:p w14:paraId="1EB3255E" w14:textId="77777777" w:rsidR="00183BFF" w:rsidRPr="006F178A" w:rsidRDefault="00197143" w:rsidP="00197143">
      <w:pPr>
        <w:rPr>
          <w:rtl/>
        </w:rPr>
      </w:pPr>
      <w:r w:rsidRPr="00197143">
        <w:rPr>
          <w:rStyle w:val="afffff3"/>
          <w:rFonts w:hint="cs"/>
          <w:rtl/>
        </w:rPr>
        <w:t>רבי:</w:t>
      </w:r>
      <w:r>
        <w:rPr>
          <w:rFonts w:hint="cs"/>
          <w:rtl/>
        </w:rPr>
        <w:t xml:space="preserve"> </w:t>
      </w:r>
      <w:r w:rsidR="00183BFF" w:rsidRPr="00994C61">
        <w:rPr>
          <w:rtl/>
        </w:rPr>
        <w:t>חולין ומעשר שני מעורבין זה בזה.</w:t>
      </w:r>
      <w:r>
        <w:rPr>
          <w:rStyle w:val="afffff3"/>
          <w:rtl/>
        </w:rPr>
        <w:tab/>
      </w:r>
      <w:r w:rsidR="00183BFF" w:rsidRPr="00A146BE">
        <w:rPr>
          <w:rStyle w:val="afffff3"/>
          <w:rtl/>
        </w:rPr>
        <w:t>וחכ</w:t>
      </w:r>
      <w:r w:rsidR="00183BFF">
        <w:rPr>
          <w:rStyle w:val="afffff3"/>
          <w:rFonts w:hint="cs"/>
          <w:rtl/>
        </w:rPr>
        <w:t>"א:</w:t>
      </w:r>
      <w:r w:rsidR="00183BFF" w:rsidRPr="006F178A">
        <w:rPr>
          <w:rFonts w:ascii="Fb Fontext" w:hAnsi="Fb Fontext"/>
          <w:rtl/>
        </w:rPr>
        <w:t xml:space="preserve"> הכל חולין.</w:t>
      </w:r>
    </w:p>
    <w:p w14:paraId="59AD50A7" w14:textId="77777777" w:rsidR="00197143" w:rsidRDefault="00183BFF" w:rsidP="00187776">
      <w:pPr>
        <w:rPr>
          <w:rStyle w:val="afffff3"/>
          <w:rtl/>
        </w:rPr>
      </w:pPr>
      <w:r w:rsidRPr="006F178A">
        <w:rPr>
          <w:rtl/>
        </w:rPr>
        <w:t>הניח מאתים ומצא מנה</w:t>
      </w:r>
      <w:r>
        <w:rPr>
          <w:rFonts w:hint="cs"/>
          <w:rtl/>
        </w:rPr>
        <w:t>,</w:t>
      </w:r>
    </w:p>
    <w:p w14:paraId="68FBF7C6" w14:textId="77777777" w:rsidR="00183BFF" w:rsidRPr="006F178A" w:rsidRDefault="00183BFF" w:rsidP="00197143">
      <w:pPr>
        <w:rPr>
          <w:rFonts w:cs="Guttman Vilna"/>
          <w:b/>
          <w:bCs/>
          <w:rtl/>
        </w:rPr>
      </w:pPr>
      <w:r w:rsidRPr="00A146BE">
        <w:rPr>
          <w:rStyle w:val="afffff3"/>
          <w:rtl/>
        </w:rPr>
        <w:t>רבי:</w:t>
      </w:r>
      <w:r w:rsidRPr="006F178A">
        <w:rPr>
          <w:rtl/>
        </w:rPr>
        <w:t xml:space="preserve"> מנה מונח ומנה מוטל</w:t>
      </w:r>
      <w:r w:rsidRPr="006F178A">
        <w:rPr>
          <w:rFonts w:hint="cs"/>
          <w:rtl/>
        </w:rPr>
        <w:t>.</w:t>
      </w:r>
      <w:r>
        <w:rPr>
          <w:rStyle w:val="afffff3"/>
          <w:rFonts w:hint="cs"/>
          <w:rtl/>
        </w:rPr>
        <w:t xml:space="preserve">  </w:t>
      </w:r>
      <w:r w:rsidR="00197143">
        <w:rPr>
          <w:rStyle w:val="afffff3"/>
          <w:rtl/>
        </w:rPr>
        <w:tab/>
      </w:r>
      <w:r w:rsidR="00197143">
        <w:rPr>
          <w:rStyle w:val="afffff3"/>
          <w:rtl/>
        </w:rPr>
        <w:tab/>
      </w:r>
      <w:r w:rsidR="00197143">
        <w:rPr>
          <w:rStyle w:val="afffff3"/>
          <w:rtl/>
        </w:rPr>
        <w:tab/>
      </w:r>
      <w:r w:rsidR="00197143">
        <w:rPr>
          <w:rStyle w:val="afffff3"/>
          <w:rtl/>
        </w:rPr>
        <w:tab/>
      </w:r>
      <w:r w:rsidR="00197143">
        <w:rPr>
          <w:rStyle w:val="afffff3"/>
          <w:rtl/>
        </w:rPr>
        <w:tab/>
      </w:r>
      <w:r w:rsidRPr="00A170A0">
        <w:rPr>
          <w:rStyle w:val="afffff3"/>
          <w:rtl/>
        </w:rPr>
        <w:t>וחכ"א:</w:t>
      </w:r>
      <w:r w:rsidRPr="006F178A">
        <w:rPr>
          <w:rtl/>
        </w:rPr>
        <w:t xml:space="preserve"> הכל חולין.</w:t>
      </w:r>
    </w:p>
    <w:p w14:paraId="7C0D6EBD" w14:textId="73DB7AE5" w:rsidR="00661948" w:rsidRPr="00661948" w:rsidRDefault="00661948" w:rsidP="00661948">
      <w:pPr>
        <w:pStyle w:val="36"/>
        <w:framePr w:wrap="notBeside"/>
        <w:rPr>
          <w:rtl/>
        </w:rPr>
      </w:pPr>
      <w:r w:rsidRPr="00661948">
        <w:rPr>
          <w:rFonts w:hint="cs"/>
          <w:rtl/>
        </w:rPr>
        <w:t xml:space="preserve">- </w:t>
      </w:r>
      <w:r w:rsidR="00187776">
        <w:rPr>
          <w:rFonts w:hint="cs"/>
          <w:rtl/>
        </w:rPr>
        <w:t>ודחי' ד</w:t>
      </w:r>
      <w:r w:rsidR="00183BFF" w:rsidRPr="00661948">
        <w:rPr>
          <w:rtl/>
        </w:rPr>
        <w:t xml:space="preserve">אפי' </w:t>
      </w:r>
      <w:r w:rsidR="00183BFF" w:rsidRPr="00661948">
        <w:rPr>
          <w:rFonts w:hint="cs"/>
          <w:rtl/>
        </w:rPr>
        <w:t>כ</w:t>
      </w:r>
      <w:r w:rsidR="00183BFF" w:rsidRPr="00661948">
        <w:rPr>
          <w:rtl/>
        </w:rPr>
        <w:t>רבנן</w:t>
      </w:r>
    </w:p>
    <w:p w14:paraId="2E831EB7" w14:textId="77777777" w:rsidR="00187776" w:rsidRDefault="00183BFF" w:rsidP="00197143">
      <w:pPr>
        <w:rPr>
          <w:rFonts w:ascii="Fb Fontext" w:hAnsi="Fb Fontext"/>
          <w:spacing w:val="-2"/>
          <w:sz w:val="20"/>
          <w:rtl/>
        </w:rPr>
      </w:pPr>
      <w:r w:rsidRPr="006B7C09">
        <w:rPr>
          <w:rStyle w:val="afffff3"/>
          <w:spacing w:val="-2"/>
          <w:rtl/>
        </w:rPr>
        <w:t>רי"ו ור"א</w:t>
      </w:r>
      <w:r w:rsidRPr="006B7C09">
        <w:rPr>
          <w:rFonts w:ascii="Fb Fontext" w:hAnsi="Fb Fontext"/>
          <w:spacing w:val="-2"/>
          <w:sz w:val="20"/>
          <w:rtl/>
        </w:rPr>
        <w:t>: שאני גוזלות הואיל ועשויין לדדות.</w:t>
      </w:r>
    </w:p>
    <w:p w14:paraId="6EEB9F1A" w14:textId="77777777" w:rsidR="00187776" w:rsidRPr="00187776" w:rsidRDefault="00183BFF" w:rsidP="00187776">
      <w:pPr>
        <w:pStyle w:val="36"/>
        <w:framePr w:wrap="notBeside"/>
        <w:rPr>
          <w:rtl/>
        </w:rPr>
      </w:pPr>
      <w:r w:rsidRPr="00187776">
        <w:rPr>
          <w:rtl/>
        </w:rPr>
        <w:t>וא</w:t>
      </w:r>
      <w:r w:rsidR="00EF4577" w:rsidRPr="00187776">
        <w:rPr>
          <w:rFonts w:hint="cs"/>
          <w:rtl/>
        </w:rPr>
        <w:t xml:space="preserve">ף </w:t>
      </w:r>
      <w:r w:rsidR="00187776" w:rsidRPr="00187776">
        <w:rPr>
          <w:rFonts w:hint="cs"/>
          <w:rtl/>
        </w:rPr>
        <w:t>שחלקו</w:t>
      </w:r>
    </w:p>
    <w:p w14:paraId="255D505B" w14:textId="7E6DA786" w:rsidR="00183BFF" w:rsidRPr="00EF4577" w:rsidRDefault="00183BFF" w:rsidP="00197143">
      <w:pPr>
        <w:rPr>
          <w:spacing w:val="-4"/>
          <w:rtl/>
        </w:rPr>
      </w:pPr>
      <w:r w:rsidRPr="00EF4577">
        <w:rPr>
          <w:rStyle w:val="afffff3"/>
          <w:rtl/>
        </w:rPr>
        <w:t>רי"ו ור"א</w:t>
      </w:r>
      <w:r w:rsidR="00184C6E">
        <w:rPr>
          <w:rStyle w:val="afffff3"/>
          <w:rFonts w:hint="cs"/>
          <w:rtl/>
        </w:rPr>
        <w:t xml:space="preserve">: </w:t>
      </w:r>
      <w:r w:rsidRPr="00EF4577">
        <w:rPr>
          <w:rStyle w:val="afffff3"/>
          <w:rtl/>
        </w:rPr>
        <w:t xml:space="preserve"> </w:t>
      </w:r>
      <w:r w:rsidR="00EF4577" w:rsidRPr="00EF4577">
        <w:rPr>
          <w:rFonts w:ascii="Fb Fontext" w:hAnsi="Fb Fontext" w:hint="cs"/>
          <w:spacing w:val="-4"/>
          <w:rtl/>
        </w:rPr>
        <w:t xml:space="preserve">בההיא דמעשר </w:t>
      </w:r>
      <w:r w:rsidR="00EF4577" w:rsidRPr="00EF4577">
        <w:rPr>
          <w:rStyle w:val="afffff3"/>
          <w:rFonts w:hint="cs"/>
          <w:rtl/>
        </w:rPr>
        <w:t>אי בכיס אחד או בשני כיסים,</w:t>
      </w:r>
    </w:p>
    <w:p w14:paraId="07E07C58" w14:textId="77777777" w:rsidR="00183BFF" w:rsidRDefault="00EF4577" w:rsidP="00EF4577">
      <w:pPr>
        <w:rPr>
          <w:spacing w:val="-4"/>
          <w:rtl/>
        </w:rPr>
      </w:pPr>
      <w:r w:rsidRPr="00EF4577">
        <w:rPr>
          <w:rStyle w:val="afffff3"/>
          <w:rFonts w:hint="cs"/>
          <w:rtl/>
        </w:rPr>
        <w:lastRenderedPageBreak/>
        <w:t>ולמ</w:t>
      </w:r>
      <w:r w:rsidR="005933DE">
        <w:rPr>
          <w:rStyle w:val="afffff3"/>
          <w:rtl/>
        </w:rPr>
        <w:t>"</w:t>
      </w:r>
      <w:r w:rsidRPr="00EF4577">
        <w:rPr>
          <w:rStyle w:val="afffff3"/>
          <w:rFonts w:hint="cs"/>
          <w:rtl/>
        </w:rPr>
        <w:t xml:space="preserve">ד מחלוקת </w:t>
      </w:r>
      <w:r w:rsidRPr="00EF4577">
        <w:rPr>
          <w:rFonts w:hint="cs"/>
          <w:spacing w:val="-4"/>
          <w:rtl/>
        </w:rPr>
        <w:t xml:space="preserve">בכיס אחד, </w:t>
      </w:r>
      <w:r w:rsidR="00183BFF" w:rsidRPr="00EF4577">
        <w:rPr>
          <w:spacing w:val="-4"/>
          <w:rtl/>
        </w:rPr>
        <w:t xml:space="preserve">בשני כיסין </w:t>
      </w:r>
      <w:r w:rsidR="00183BFF" w:rsidRPr="00EE6043">
        <w:rPr>
          <w:rFonts w:cs="PFT_Frank"/>
          <w:b/>
          <w:bCs/>
          <w:spacing w:val="-4"/>
          <w:szCs w:val="14"/>
          <w:rtl/>
        </w:rPr>
        <w:t>לכו"ע</w:t>
      </w:r>
      <w:r w:rsidR="00183BFF" w:rsidRPr="00EF4577">
        <w:rPr>
          <w:spacing w:val="-4"/>
          <w:rtl/>
        </w:rPr>
        <w:t xml:space="preserve"> מנה מונח ומנה מוטל. </w:t>
      </w:r>
      <w:r w:rsidRPr="00EF4577">
        <w:rPr>
          <w:rFonts w:hint="cs"/>
          <w:spacing w:val="-4"/>
          <w:rtl/>
        </w:rPr>
        <w:t>- מה שהוצרכו לתרץ שאני גוזלות שעשויין לדדות</w:t>
      </w:r>
      <w:r w:rsidR="00183BFF" w:rsidRPr="00EF4577">
        <w:rPr>
          <w:spacing w:val="-4"/>
          <w:rtl/>
        </w:rPr>
        <w:t>.</w:t>
      </w:r>
    </w:p>
    <w:p w14:paraId="25C8EB4E" w14:textId="77777777" w:rsidR="00184C6E" w:rsidRPr="00184C6E" w:rsidRDefault="00F06B41" w:rsidP="00184C6E">
      <w:pPr>
        <w:pStyle w:val="36"/>
        <w:framePr w:wrap="notBeside"/>
        <w:rPr>
          <w:rtl/>
        </w:rPr>
      </w:pPr>
      <w:r w:rsidRPr="00184C6E">
        <w:rPr>
          <w:rFonts w:hint="cs"/>
          <w:rtl/>
        </w:rPr>
        <w:t>מתרצינן</w:t>
      </w:r>
    </w:p>
    <w:p w14:paraId="284421F7" w14:textId="77777777" w:rsidR="00184C6E" w:rsidRDefault="00F06B41" w:rsidP="00197143">
      <w:pPr>
        <w:rPr>
          <w:rtl/>
        </w:rPr>
      </w:pPr>
      <w:r w:rsidRPr="00F06B41">
        <w:rPr>
          <w:rFonts w:hint="cs"/>
          <w:rtl/>
        </w:rPr>
        <w:t xml:space="preserve">דמחלוקת </w:t>
      </w:r>
      <w:r>
        <w:rPr>
          <w:rFonts w:hint="cs"/>
          <w:rtl/>
        </w:rPr>
        <w:t>ב</w:t>
      </w:r>
      <w:r w:rsidRPr="00F06B41">
        <w:rPr>
          <w:rFonts w:hint="cs"/>
          <w:rtl/>
        </w:rPr>
        <w:t>שני כיסים כעין כיס אחד דמקו</w:t>
      </w:r>
      <w:r>
        <w:rPr>
          <w:rFonts w:hint="cs"/>
          <w:rtl/>
        </w:rPr>
        <w:t>שרין,</w:t>
      </w:r>
    </w:p>
    <w:p w14:paraId="4A0EE1CF" w14:textId="38F6B7B2" w:rsidR="00F06B41" w:rsidRPr="00197143" w:rsidRDefault="00F06B41" w:rsidP="00197143">
      <w:pPr>
        <w:rPr>
          <w:spacing w:val="-6"/>
          <w:rtl/>
        </w:rPr>
      </w:pPr>
      <w:r w:rsidRPr="00197143">
        <w:rPr>
          <w:rStyle w:val="afffff3"/>
          <w:rFonts w:hint="cs"/>
          <w:spacing w:val="-6"/>
          <w:rtl/>
        </w:rPr>
        <w:t xml:space="preserve">דלרבנן </w:t>
      </w:r>
      <w:r w:rsidRPr="00197143">
        <w:rPr>
          <w:rFonts w:hint="cs"/>
          <w:spacing w:val="-6"/>
          <w:rtl/>
        </w:rPr>
        <w:t>הכל חולין,</w:t>
      </w:r>
      <w:r w:rsidR="00197143">
        <w:rPr>
          <w:rFonts w:hint="cs"/>
          <w:spacing w:val="-6"/>
          <w:rtl/>
        </w:rPr>
        <w:t xml:space="preserve"> </w:t>
      </w:r>
      <w:r w:rsidRPr="00197143">
        <w:rPr>
          <w:rStyle w:val="afffff3"/>
          <w:rFonts w:hint="cs"/>
          <w:spacing w:val="-6"/>
          <w:rtl/>
        </w:rPr>
        <w:t>ולרבי</w:t>
      </w:r>
      <w:r w:rsidRPr="00197143">
        <w:rPr>
          <w:rFonts w:hint="cs"/>
          <w:spacing w:val="-6"/>
          <w:rtl/>
        </w:rPr>
        <w:t xml:space="preserve"> מנה מו</w:t>
      </w:r>
      <w:r w:rsidR="00197143">
        <w:rPr>
          <w:rFonts w:hint="cs"/>
          <w:spacing w:val="-6"/>
          <w:rtl/>
        </w:rPr>
        <w:t>נח ומנה מוטל דפעמים שניתק הקשר</w:t>
      </w:r>
    </w:p>
    <w:p w14:paraId="37F991A0" w14:textId="6526BA19" w:rsidR="00F06B41" w:rsidRPr="008B38D5" w:rsidRDefault="00197143" w:rsidP="008B38D5">
      <w:pPr>
        <w:rPr>
          <w:spacing w:val="-8"/>
          <w:rtl/>
        </w:rPr>
      </w:pPr>
      <w:r w:rsidRPr="001039A5">
        <w:rPr>
          <w:rFonts w:hint="cs"/>
          <w:rtl/>
        </w:rPr>
        <w:t>אבל ב</w:t>
      </w:r>
      <w:r w:rsidR="008B38D5" w:rsidRPr="001039A5">
        <w:rPr>
          <w:rFonts w:hint="cs"/>
          <w:rtl/>
        </w:rPr>
        <w:t>מקושרים</w:t>
      </w:r>
      <w:r w:rsidR="00F06B41" w:rsidRPr="001039A5">
        <w:rPr>
          <w:rFonts w:hint="cs"/>
          <w:rtl/>
        </w:rPr>
        <w:t xml:space="preserve"> </w:t>
      </w:r>
      <w:r w:rsidR="00F06B41" w:rsidRPr="001039A5">
        <w:rPr>
          <w:rStyle w:val="afffff3"/>
          <w:rFonts w:hint="cs"/>
          <w:rtl/>
        </w:rPr>
        <w:t>מודים</w:t>
      </w:r>
      <w:r w:rsidR="00F06B41" w:rsidRPr="008B38D5">
        <w:rPr>
          <w:rStyle w:val="afffff3"/>
          <w:rFonts w:hint="cs"/>
          <w:spacing w:val="-8"/>
          <w:rtl/>
        </w:rPr>
        <w:t xml:space="preserve"> </w:t>
      </w:r>
      <w:r w:rsidR="00F06B41" w:rsidRPr="00184C6E">
        <w:rPr>
          <w:rFonts w:hint="cs"/>
          <w:rtl/>
        </w:rPr>
        <w:t>דה</w:t>
      </w:r>
      <w:r w:rsidRPr="00184C6E">
        <w:rPr>
          <w:rFonts w:hint="cs"/>
          <w:rtl/>
        </w:rPr>
        <w:t>ן</w:t>
      </w:r>
      <w:r w:rsidR="00F06B41" w:rsidRPr="00184C6E">
        <w:rPr>
          <w:rFonts w:hint="cs"/>
          <w:rtl/>
        </w:rPr>
        <w:t xml:space="preserve"> ה</w:t>
      </w:r>
      <w:r w:rsidR="001039A5">
        <w:rPr>
          <w:rFonts w:hint="cs"/>
          <w:rtl/>
        </w:rPr>
        <w:t>ן</w:t>
      </w:r>
      <w:r w:rsidR="00F06B41" w:rsidRPr="00184C6E">
        <w:rPr>
          <w:rFonts w:hint="cs"/>
          <w:rtl/>
        </w:rPr>
        <w:t xml:space="preserve"> כ</w:t>
      </w:r>
      <w:r w:rsidR="008B38D5" w:rsidRPr="00184C6E">
        <w:rPr>
          <w:rFonts w:hint="cs"/>
          <w:rtl/>
        </w:rPr>
        <w:t>יון שעשוים לדדות מתנתקים.</w:t>
      </w:r>
    </w:p>
    <w:p w14:paraId="0506813A" w14:textId="77777777" w:rsidR="001039A5" w:rsidRPr="001039A5" w:rsidRDefault="00183BFF" w:rsidP="001039A5">
      <w:pPr>
        <w:pStyle w:val="36"/>
        <w:framePr w:wrap="notBeside"/>
        <w:rPr>
          <w:rtl/>
        </w:rPr>
      </w:pPr>
      <w:r w:rsidRPr="001039A5">
        <w:rPr>
          <w:rtl/>
        </w:rPr>
        <w:t>כר"א:</w:t>
      </w:r>
    </w:p>
    <w:p w14:paraId="7C546F47" w14:textId="5DC0669B" w:rsidR="00183BFF" w:rsidRPr="007C5E14" w:rsidRDefault="00183BFF" w:rsidP="00D730F8">
      <w:pPr>
        <w:rPr>
          <w:rFonts w:cs="Guttman Vilna"/>
          <w:b/>
          <w:bCs/>
          <w:spacing w:val="-2"/>
          <w:rtl/>
        </w:rPr>
      </w:pPr>
      <w:r w:rsidRPr="007C5E14">
        <w:rPr>
          <w:spacing w:val="-2"/>
          <w:rtl/>
        </w:rPr>
        <w:t xml:space="preserve">דבגוזלות מקושרים </w:t>
      </w:r>
      <w:r w:rsidRPr="007C5E14">
        <w:rPr>
          <w:rFonts w:hint="cs"/>
          <w:spacing w:val="-2"/>
          <w:rtl/>
        </w:rPr>
        <w:t>ונפרדים האחד מהשני משא</w:t>
      </w:r>
      <w:r w:rsidR="0001190A" w:rsidRPr="007C5E14">
        <w:rPr>
          <w:spacing w:val="-2"/>
          <w:rtl/>
        </w:rPr>
        <w:t>"</w:t>
      </w:r>
      <w:r w:rsidRPr="007C5E14">
        <w:rPr>
          <w:rFonts w:hint="cs"/>
          <w:spacing w:val="-2"/>
          <w:rtl/>
        </w:rPr>
        <w:t xml:space="preserve">כ כיסין, </w:t>
      </w:r>
    </w:p>
    <w:p w14:paraId="54BAE814" w14:textId="77777777" w:rsidR="001039A5" w:rsidRPr="001039A5" w:rsidRDefault="00183BFF" w:rsidP="001039A5">
      <w:pPr>
        <w:pStyle w:val="36"/>
        <w:framePr w:wrap="notBeside"/>
        <w:rPr>
          <w:rtl/>
        </w:rPr>
      </w:pPr>
      <w:r w:rsidRPr="001039A5">
        <w:rPr>
          <w:rtl/>
        </w:rPr>
        <w:t>ולרבי:</w:t>
      </w:r>
    </w:p>
    <w:p w14:paraId="4E3DF3EC" w14:textId="42044F74" w:rsidR="00183BFF" w:rsidRPr="006F178A" w:rsidRDefault="00183BFF" w:rsidP="00183BFF">
      <w:pPr>
        <w:rPr>
          <w:rFonts w:cs="Guttman Vilna"/>
          <w:b/>
          <w:bCs/>
          <w:rtl/>
        </w:rPr>
      </w:pPr>
      <w:r w:rsidRPr="006F178A">
        <w:rPr>
          <w:rtl/>
        </w:rPr>
        <w:t xml:space="preserve">ס"ל דכיסין נמי, </w:t>
      </w:r>
      <w:r>
        <w:rPr>
          <w:rFonts w:hint="cs"/>
          <w:rtl/>
        </w:rPr>
        <w:t>פעמים שניתק הקשר ביניהם.</w:t>
      </w:r>
    </w:p>
    <w:p w14:paraId="39C38BC3" w14:textId="043CE660" w:rsidR="00183BFF" w:rsidRPr="006F178A" w:rsidRDefault="00B35974" w:rsidP="00B35974">
      <w:pPr>
        <w:pStyle w:val="afff0"/>
        <w:rPr>
          <w:del w:id="90024" w:author="מנוע עיצוב" w:date="2026-10-08T11:01:28Z"/>
          <w:rtl/>
        </w:rPr>
      </w:pPr>
      <w:del w:id="90023" w:author="מנוע עיצוב" w:date="2026-10-08T11:01:28Z">
        <w:r>
          <w:rPr>
            <w:rFonts w:ascii="BA TM • Vilna Extra-Bold" w:hAnsi="BA TM • Vilna Extra-Bold" w:hint="cs"/>
            <w:rtl/>
          </w:rPr>
          <w:delText xml:space="preserve">****</w:delText>
        </w:r>
      </w:del>
    </w:p>
    <w:p w14:paraId="1DD58851" w14:textId="77777777" w:rsidR="00183BFF" w:rsidRPr="006F178A" w:rsidRDefault="00183BFF" w:rsidP="00183BFF">
      <w:pPr>
        <w:pStyle w:val="afff2"/>
        <w:framePr w:wrap="around"/>
        <w:rPr>
          <w:rtl/>
        </w:rPr>
      </w:pPr>
      <w:r w:rsidRPr="006F178A">
        <w:rPr>
          <w:rtl/>
        </w:rPr>
        <w:t>יא.</w:t>
      </w:r>
    </w:p>
    <w:p w14:paraId="23DB420D" w14:textId="77777777" w:rsidR="00183BFF" w:rsidRPr="00C4622C" w:rsidRDefault="00183BFF" w:rsidP="00183BFF">
      <w:pPr>
        <w:pStyle w:val="affff0"/>
        <w:rPr>
          <w:sz w:val="18"/>
          <w:rtl/>
        </w:rPr>
      </w:pPr>
      <w:ins w:id="9810" w:author="מספור קטעי משנה" w:date="2026-10-06T06:45:12Z">
        <w:r>
          <w:rPr>
            <w:rStyle w:val="MisparKeta"/>
          </w:rPr>
          <w:t xml:space="preserve">א. </w:t>
        </w:r>
      </w:ins>
      <w:r w:rsidRPr="00C4622C">
        <w:rPr>
          <w:rtl/>
          <w:rPrChange w:id="40010" w:author="Claude" w:date="2026-10-06T13:34:26Z">
            <w:rPr>
              <w:sz w:val="18"/>
              <w:rtl/>
            </w:rPr>
          </w:rPrChange>
        </w:rPr>
        <w:t>בתוך הקן ומצא לפני הקן אסורין.</w:t>
      </w:r>
    </w:p>
    <w:p w14:paraId="6897D207" w14:textId="77777777" w:rsidR="00A47AD9" w:rsidRPr="00A47AD9" w:rsidRDefault="00183BFF" w:rsidP="00A47AD9">
      <w:pPr>
        <w:pStyle w:val="36"/>
        <w:framePr w:wrap="notBeside"/>
        <w:rPr>
          <w:rtl/>
        </w:rPr>
      </w:pPr>
      <w:r w:rsidRPr="00A47AD9">
        <w:rPr>
          <w:rtl/>
        </w:rPr>
        <w:t>אין להוכיח</w:t>
      </w:r>
    </w:p>
    <w:p w14:paraId="5A79052F" w14:textId="77777777" w:rsidR="006E6751" w:rsidRDefault="00183BFF" w:rsidP="00A47AD9">
      <w:pPr>
        <w:rPr>
          <w:rStyle w:val="afffff3"/>
          <w:rtl/>
        </w:rPr>
      </w:pPr>
      <w:r w:rsidRPr="00A170A0">
        <w:rPr>
          <w:rStyle w:val="afffff3"/>
          <w:rtl/>
        </w:rPr>
        <w:t>כר"ח</w:t>
      </w:r>
      <w:r w:rsidRPr="006F178A">
        <w:rPr>
          <w:rtl/>
        </w:rPr>
        <w:t xml:space="preserve"> דרוב וקרוב - הלך אחר הרוב.</w:t>
      </w:r>
      <w:r w:rsidR="00A47AD9">
        <w:rPr>
          <w:rStyle w:val="afffff3"/>
          <w:rFonts w:hint="cs"/>
          <w:rtl/>
        </w:rPr>
        <w:t xml:space="preserve"> </w:t>
      </w:r>
    </w:p>
    <w:p w14:paraId="098416A2" w14:textId="4C755744" w:rsidR="00183BFF" w:rsidRPr="006F178A" w:rsidRDefault="00183BFF" w:rsidP="006E6751">
      <w:pPr>
        <w:rPr>
          <w:rtl/>
        </w:rPr>
      </w:pPr>
      <w:r w:rsidRPr="00A146BE">
        <w:rPr>
          <w:rStyle w:val="afffff3"/>
          <w:rtl/>
        </w:rPr>
        <w:t>לאביי:</w:t>
      </w:r>
      <w:r w:rsidRPr="006F178A">
        <w:rPr>
          <w:rtl/>
        </w:rPr>
        <w:t xml:space="preserve"> </w:t>
      </w:r>
      <w:r>
        <w:rPr>
          <w:rFonts w:hint="cs"/>
          <w:rtl/>
        </w:rPr>
        <w:t xml:space="preserve"> </w:t>
      </w:r>
      <w:r>
        <w:rPr>
          <w:rtl/>
        </w:rPr>
        <w:t xml:space="preserve">דמיירי בדף </w:t>
      </w:r>
      <w:r w:rsidRPr="00A47AD9">
        <w:rPr>
          <w:rStyle w:val="afffffc"/>
          <w:rtl/>
        </w:rPr>
        <w:t>[</w:t>
      </w:r>
      <w:r w:rsidRPr="00A47AD9">
        <w:rPr>
          <w:rStyle w:val="afffffc"/>
          <w:rFonts w:hint="cs"/>
          <w:rtl/>
        </w:rPr>
        <w:t>והכל</w:t>
      </w:r>
      <w:r w:rsidRPr="00A47AD9">
        <w:rPr>
          <w:rStyle w:val="afffffc"/>
          <w:rtl/>
        </w:rPr>
        <w:t xml:space="preserve"> קרוב] </w:t>
      </w:r>
      <w:r w:rsidR="006E6751">
        <w:rPr>
          <w:rStyle w:val="afffffc"/>
          <w:rtl/>
        </w:rPr>
        <w:tab/>
      </w:r>
      <w:r w:rsidRPr="00A146BE">
        <w:rPr>
          <w:rStyle w:val="afffff3"/>
          <w:rtl/>
        </w:rPr>
        <w:t xml:space="preserve">רבא: </w:t>
      </w:r>
      <w:r w:rsidRPr="006F178A">
        <w:rPr>
          <w:rFonts w:ascii="Fb Fontext" w:hAnsi="Fb Fontext"/>
          <w:sz w:val="20"/>
          <w:rtl/>
        </w:rPr>
        <w:t>בשני קנין זו למעלה מזו</w:t>
      </w:r>
      <w:r w:rsidR="006E6751">
        <w:rPr>
          <w:rFonts w:ascii="Fb Fontext" w:hAnsi="Fb Fontext" w:hint="cs"/>
          <w:sz w:val="20"/>
          <w:rtl/>
        </w:rPr>
        <w:t>,</w:t>
      </w:r>
    </w:p>
    <w:p w14:paraId="373C2D29" w14:textId="77777777" w:rsidR="00A47AD9" w:rsidRPr="00A47AD9" w:rsidRDefault="00183BFF" w:rsidP="00A47AD9">
      <w:pPr>
        <w:pStyle w:val="36"/>
        <w:framePr w:wrap="notBeside"/>
        <w:rPr>
          <w:rtl/>
        </w:rPr>
      </w:pPr>
      <w:r w:rsidRPr="00A47AD9">
        <w:rPr>
          <w:rtl/>
        </w:rPr>
        <w:t>ולא מבעיא</w:t>
      </w:r>
    </w:p>
    <w:p w14:paraId="2B64EFC9" w14:textId="06E85127" w:rsidR="00183BFF" w:rsidRPr="006E6751" w:rsidRDefault="00183BFF" w:rsidP="00183BFF">
      <w:r w:rsidRPr="006F178A">
        <w:rPr>
          <w:rFonts w:ascii="Fb Fontext" w:hAnsi="Fb Fontext"/>
          <w:rtl/>
        </w:rPr>
        <w:t>ז</w:t>
      </w:r>
      <w:r>
        <w:rPr>
          <w:rFonts w:ascii="Fb Fontext" w:hAnsi="Fb Fontext" w:hint="cs"/>
          <w:rtl/>
        </w:rPr>
        <w:t>י</w:t>
      </w:r>
      <w:r w:rsidRPr="006F178A">
        <w:rPr>
          <w:rFonts w:ascii="Fb Fontext" w:hAnsi="Fb Fontext"/>
          <w:rtl/>
        </w:rPr>
        <w:t>מן בתחתונה ולא בעליונה, ומצא בתחתונה</w:t>
      </w:r>
      <w:r w:rsidR="00B979D6">
        <w:rPr>
          <w:rFonts w:ascii="Fb Fontext" w:hAnsi="Fb Fontext" w:hint="cs"/>
          <w:rtl/>
        </w:rPr>
        <w:t xml:space="preserve"> לפני </w:t>
      </w:r>
      <w:r w:rsidR="00B979D6" w:rsidRPr="007C5E14">
        <w:rPr>
          <w:rFonts w:ascii="Fb Fontext" w:hAnsi="Fb Fontext" w:hint="cs"/>
          <w:spacing w:val="-2"/>
          <w:rtl/>
        </w:rPr>
        <w:t>הקן,</w:t>
      </w:r>
      <w:r w:rsidRPr="007C5E14">
        <w:rPr>
          <w:rFonts w:ascii="Fb Fontext" w:hAnsi="Fb Fontext"/>
          <w:spacing w:val="-2"/>
          <w:rtl/>
        </w:rPr>
        <w:t xml:space="preserve"> </w:t>
      </w:r>
      <w:r w:rsidRPr="007C5E14">
        <w:rPr>
          <w:rFonts w:ascii="Fb Fontext" w:hAnsi="Fb Fontext" w:hint="cs"/>
          <w:spacing w:val="-2"/>
          <w:rtl/>
        </w:rPr>
        <w:t xml:space="preserve">ולא </w:t>
      </w:r>
      <w:r w:rsidRPr="006E6751">
        <w:rPr>
          <w:rFonts w:hint="cs"/>
          <w:rtl/>
        </w:rPr>
        <w:t>בעליונה דאסורות</w:t>
      </w:r>
      <w:r w:rsidR="00B979D6" w:rsidRPr="006E6751">
        <w:rPr>
          <w:rFonts w:hint="cs"/>
          <w:rtl/>
        </w:rPr>
        <w:t>,</w:t>
      </w:r>
      <w:r w:rsidRPr="006E6751">
        <w:rPr>
          <w:rFonts w:hint="cs"/>
          <w:rtl/>
        </w:rPr>
        <w:t xml:space="preserve"> דאמרי שהן הלכו, ואלו זחלו למטה</w:t>
      </w:r>
    </w:p>
    <w:p w14:paraId="0D025B7A" w14:textId="77777777" w:rsidR="00A924B6" w:rsidRPr="00A924B6" w:rsidRDefault="009245CE" w:rsidP="00A924B6">
      <w:pPr>
        <w:pStyle w:val="36"/>
        <w:framePr w:wrap="notBeside"/>
        <w:rPr>
          <w:rtl/>
        </w:rPr>
      </w:pPr>
      <w:r w:rsidRPr="00A924B6">
        <w:rPr>
          <w:rtl/>
        </w:rPr>
        <w:t>אלא אפי</w:t>
      </w:r>
      <w:r w:rsidRPr="00A924B6">
        <w:rPr>
          <w:rFonts w:hint="cs"/>
          <w:rtl/>
        </w:rPr>
        <w:t>'</w:t>
      </w:r>
    </w:p>
    <w:p w14:paraId="42C2634B" w14:textId="5FFEBD18" w:rsidR="00183BFF" w:rsidRPr="00F6612A" w:rsidRDefault="00183BFF" w:rsidP="006E6751">
      <w:pPr>
        <w:rPr>
          <w:rtl/>
        </w:rPr>
      </w:pPr>
      <w:r w:rsidRPr="006E6751">
        <w:rPr>
          <w:rtl/>
        </w:rPr>
        <w:t xml:space="preserve">זמן בעליונה ולא בתחתונה, ומצא בעליונה ולא </w:t>
      </w:r>
      <w:r w:rsidRPr="006E6751">
        <w:rPr>
          <w:spacing w:val="-4"/>
          <w:rtl/>
        </w:rPr>
        <w:t>בתחתונה</w:t>
      </w:r>
      <w:r w:rsidR="006E6751" w:rsidRPr="006E6751">
        <w:rPr>
          <w:rFonts w:hint="cs"/>
          <w:spacing w:val="-4"/>
          <w:rtl/>
        </w:rPr>
        <w:t>-</w:t>
      </w:r>
      <w:r w:rsidRPr="006E6751">
        <w:rPr>
          <w:spacing w:val="-4"/>
          <w:rtl/>
        </w:rPr>
        <w:t xml:space="preserve"> </w:t>
      </w:r>
      <w:r w:rsidRPr="00F6612A">
        <w:rPr>
          <w:rtl/>
        </w:rPr>
        <w:t>אס</w:t>
      </w:r>
      <w:r w:rsidR="009245CE" w:rsidRPr="00F6612A">
        <w:rPr>
          <w:rFonts w:hint="cs"/>
          <w:rtl/>
        </w:rPr>
        <w:t>ורים</w:t>
      </w:r>
      <w:r w:rsidRPr="00F6612A">
        <w:rPr>
          <w:rtl/>
        </w:rPr>
        <w:t>.</w:t>
      </w:r>
      <w:r w:rsidRPr="00F6612A">
        <w:rPr>
          <w:rFonts w:hint="cs"/>
          <w:rtl/>
        </w:rPr>
        <w:t xml:space="preserve"> </w:t>
      </w:r>
      <w:r w:rsidRPr="00F6612A">
        <w:rPr>
          <w:rtl/>
        </w:rPr>
        <w:t>דאמרי' ה</w:t>
      </w:r>
      <w:r w:rsidRPr="00F6612A">
        <w:rPr>
          <w:rFonts w:hint="cs"/>
          <w:rtl/>
        </w:rPr>
        <w:t>ן הלכו, ואלו שמצא טיפסו למעלה.</w:t>
      </w:r>
    </w:p>
    <w:p w14:paraId="3667FE20" w14:textId="5DC277A2" w:rsidR="00183BFF" w:rsidRPr="006F178A" w:rsidRDefault="00B35974" w:rsidP="00B35974">
      <w:pPr>
        <w:pStyle w:val="afff0"/>
        <w:rPr>
          <w:del w:id="90026" w:author="מנוע עיצוב" w:date="2026-10-08T11:01:28Z"/>
          <w:rtl/>
        </w:rPr>
      </w:pPr>
      <w:del w:id="90025" w:author="מנוע עיצוב" w:date="2026-10-08T11:01:28Z">
        <w:r>
          <w:rPr>
            <w:rFonts w:ascii="BA TM • Vilna Extra-Bold" w:hAnsi="BA TM • Vilna Extra-Bold" w:hint="cs"/>
            <w:rtl/>
          </w:rPr>
          <w:delText xml:space="preserve">****</w:delText>
        </w:r>
      </w:del>
    </w:p>
    <w:p w14:paraId="4E8CEF36" w14:textId="77777777" w:rsidR="00183BFF" w:rsidRPr="00C4622C" w:rsidRDefault="00183BFF" w:rsidP="00183BFF">
      <w:pPr>
        <w:pStyle w:val="affff0"/>
        <w:rPr>
          <w:b w:val="0"/>
          <w:sz w:val="18"/>
          <w:rtl/>
        </w:rPr>
      </w:pPr>
      <w:ins w:id="9811" w:author="מספור קטעי משנה" w:date="2026-10-06T06:45:12Z">
        <w:r>
          <w:rPr>
            <w:rStyle w:val="MisparKeta"/>
          </w:rPr>
          <w:t xml:space="preserve">א. </w:t>
        </w:r>
      </w:ins>
      <w:r w:rsidRPr="00C4622C">
        <w:rPr>
          <w:rtl/>
          <w:rPrChange w:id="40011" w:author="Claude" w:date="2026-10-06T13:34:26Z">
            <w:rPr>
              <w:sz w:val="18"/>
              <w:rtl/>
            </w:rPr>
          </w:rPrChange>
        </w:rPr>
        <w:t>ואם אין שם אלא הן הרי אלו מותרין.</w:t>
      </w:r>
    </w:p>
    <w:p w14:paraId="6179EEB1" w14:textId="77777777" w:rsidR="00C10B82" w:rsidRPr="00C10B82" w:rsidRDefault="00183BFF" w:rsidP="00C10B82">
      <w:pPr>
        <w:pStyle w:val="36"/>
        <w:framePr w:wrap="notBeside"/>
        <w:rPr>
          <w:rtl/>
        </w:rPr>
      </w:pPr>
      <w:r w:rsidRPr="00C10B82">
        <w:rPr>
          <w:rtl/>
        </w:rPr>
        <w:t>ומיירי</w:t>
      </w:r>
    </w:p>
    <w:p w14:paraId="376E66CB" w14:textId="77777777" w:rsidR="00C10B82" w:rsidRDefault="00183BFF" w:rsidP="009245CE">
      <w:pPr>
        <w:rPr>
          <w:rtl/>
        </w:rPr>
      </w:pPr>
      <w:r w:rsidRPr="00994C61">
        <w:rPr>
          <w:rtl/>
        </w:rPr>
        <w:t>במדדין</w:t>
      </w:r>
      <w:r w:rsidRPr="00994C61">
        <w:rPr>
          <w:rFonts w:hint="cs"/>
          <w:rtl/>
        </w:rPr>
        <w:t>,</w:t>
      </w:r>
      <w:r w:rsidRPr="00994C61">
        <w:rPr>
          <w:rtl/>
        </w:rPr>
        <w:t xml:space="preserve"> וב</w:t>
      </w:r>
      <w:r w:rsidRPr="00994C61">
        <w:rPr>
          <w:rFonts w:hint="cs"/>
          <w:rtl/>
        </w:rPr>
        <w:t xml:space="preserve">יש </w:t>
      </w:r>
      <w:r w:rsidRPr="00994C61">
        <w:rPr>
          <w:rtl/>
        </w:rPr>
        <w:t>קן בתוך נ' אמה</w:t>
      </w:r>
      <w:r w:rsidRPr="00994C61">
        <w:rPr>
          <w:rFonts w:hint="cs"/>
          <w:rtl/>
        </w:rPr>
        <w:t>,</w:t>
      </w:r>
      <w:r w:rsidRPr="00994C61">
        <w:rPr>
          <w:rtl/>
        </w:rPr>
        <w:t xml:space="preserve"> וקיימא בקרן זווית</w:t>
      </w:r>
      <w:r w:rsidRPr="00994C61">
        <w:rPr>
          <w:rFonts w:hint="cs"/>
          <w:rtl/>
        </w:rPr>
        <w:t>,</w:t>
      </w:r>
    </w:p>
    <w:p w14:paraId="177FFDF4" w14:textId="77777777" w:rsidR="00F6612A" w:rsidRPr="00F6612A" w:rsidRDefault="00B979D6" w:rsidP="00F6612A">
      <w:pPr>
        <w:pStyle w:val="36"/>
        <w:framePr w:wrap="notBeside"/>
        <w:rPr>
          <w:rtl/>
        </w:rPr>
      </w:pPr>
      <w:r w:rsidRPr="00F6612A">
        <w:rPr>
          <w:rtl/>
        </w:rPr>
        <w:t xml:space="preserve">וקמ"ל </w:t>
      </w:r>
    </w:p>
    <w:p w14:paraId="0FC1BF70" w14:textId="13D93DF0" w:rsidR="00183BFF" w:rsidRPr="00994C61" w:rsidRDefault="00F6612A" w:rsidP="009245CE">
      <w:pPr>
        <w:rPr>
          <w:rtl/>
        </w:rPr>
      </w:pPr>
      <w:r>
        <w:rPr>
          <w:rFonts w:hint="cs"/>
          <w:rtl/>
        </w:rPr>
        <w:t>ש</w:t>
      </w:r>
      <w:r w:rsidR="00183BFF" w:rsidRPr="00994C61">
        <w:rPr>
          <w:rtl/>
        </w:rPr>
        <w:t>א</w:t>
      </w:r>
      <w:r>
        <w:rPr>
          <w:rFonts w:hint="cs"/>
          <w:rtl/>
        </w:rPr>
        <w:t>ם</w:t>
      </w:r>
      <w:r w:rsidR="00183BFF" w:rsidRPr="00994C61">
        <w:rPr>
          <w:rtl/>
        </w:rPr>
        <w:t xml:space="preserve"> </w:t>
      </w:r>
      <w:r w:rsidR="00B979D6">
        <w:rPr>
          <w:rFonts w:hint="cs"/>
          <w:rtl/>
        </w:rPr>
        <w:t>אינו רואה</w:t>
      </w:r>
      <w:r>
        <w:rPr>
          <w:rFonts w:hint="cs"/>
          <w:rtl/>
        </w:rPr>
        <w:t>,</w:t>
      </w:r>
      <w:r w:rsidR="00B979D6">
        <w:rPr>
          <w:rFonts w:hint="cs"/>
          <w:rtl/>
        </w:rPr>
        <w:t xml:space="preserve"> לקן </w:t>
      </w:r>
      <w:r w:rsidR="00183BFF" w:rsidRPr="00994C61">
        <w:rPr>
          <w:rtl/>
        </w:rPr>
        <w:t>אינו מדדה.</w:t>
      </w:r>
    </w:p>
    <w:p w14:paraId="16D9F6D8" w14:textId="7358C22F" w:rsidR="00183BFF" w:rsidRPr="006F178A" w:rsidRDefault="00B35974" w:rsidP="00B35974">
      <w:pPr>
        <w:pStyle w:val="afff0"/>
        <w:rPr>
          <w:rtl/>
        </w:rPr>
      </w:pPr>
      <w:r>
        <w:rPr>
          <w:rFonts w:ascii="BA TM • Vilna Extra-Bold" w:hAnsi="BA TM • Vilna Extra-Bold" w:hint="cs"/>
          <w:rtl/>
        </w:rPr>
        <w:t>****</w:t>
      </w:r>
    </w:p>
    <w:p>
      <w:pPr>
        <w:pStyle w:val="MishnaBatzad"/>
        <w:rPr>
          <w:ins w:id="20019" w:author="קלוד" w:date="2026-10-06T10:08:13Z"/>
        </w:rPr>
      </w:pPr>
      <w:ins w:id="20018" w:author="קלוד" w:date="2026-10-06T10:08:13Z">
        <w:r>
          <w:t xml:space="preserve">משנה ה</w:t>
        </w:r>
      </w:ins>
    </w:p>
    <w:p w14:paraId="42DF7710" w14:textId="77777777" w:rsidR="00183BFF" w:rsidRPr="006F178A" w:rsidRDefault="00A37BD3" w:rsidP="009245CE">
      <w:pPr>
        <w:pStyle w:val="afff8"/>
        <w:spacing w:before="120"/>
        <w:rPr>
          <w:rtl/>
        </w:rPr>
        <w:pPrChange w:id="90005" w:author="קלוד" w:date="2026-10-08T12:08:16Z">
          <w:pPr>
            <w:pStyle w:val="afff8"/>
          </w:pPr>
        </w:pPrChange>
      </w:pPr>
      <w:r>
        <w:rPr>
          <w:rStyle w:val="afffff1"/>
          <w:rtl/>
        </w:rPr>
        <w:t>ב"ש</w:t>
      </w:r>
      <w:r w:rsidR="00183BFF" w:rsidRPr="00A37BD3">
        <w:rPr>
          <w:rStyle w:val="afffff1"/>
          <w:rtl/>
        </w:rPr>
        <w:t>:</w:t>
      </w:r>
      <w:r w:rsidR="00183BFF" w:rsidRPr="006F178A">
        <w:rPr>
          <w:rtl/>
        </w:rPr>
        <w:t xml:space="preserve"> אין נוטלים את העלי לקצב עליו בשר, </w:t>
      </w:r>
      <w:r w:rsidR="00183BFF" w:rsidRPr="00A37BD3">
        <w:rPr>
          <w:rStyle w:val="afffff1"/>
          <w:rtl/>
        </w:rPr>
        <w:t>וב"ה</w:t>
      </w:r>
      <w:r>
        <w:rPr>
          <w:rStyle w:val="afffff1"/>
          <w:rFonts w:hint="cs"/>
          <w:rtl/>
        </w:rPr>
        <w:t>:</w:t>
      </w:r>
      <w:r w:rsidR="00183BFF" w:rsidRPr="00A37BD3">
        <w:rPr>
          <w:rStyle w:val="afffff1"/>
          <w:rtl/>
        </w:rPr>
        <w:t xml:space="preserve"> </w:t>
      </w:r>
      <w:r w:rsidR="00183BFF" w:rsidRPr="00A37BD3">
        <w:rPr>
          <w:rtl/>
        </w:rPr>
        <w:t>מתירין.</w:t>
      </w:r>
    </w:p>
    <w:p w14:paraId="11E77C4E" w14:textId="77777777" w:rsidR="00183BFF" w:rsidRPr="00D57EAC" w:rsidRDefault="00183BFF" w:rsidP="009245CE">
      <w:pPr>
        <w:pStyle w:val="afff8"/>
        <w:rPr>
          <w:rtl/>
        </w:rPr>
      </w:pPr>
      <w:r w:rsidRPr="00A37BD3">
        <w:rPr>
          <w:rStyle w:val="afffff1"/>
          <w:rtl/>
        </w:rPr>
        <w:t>ב"ש:</w:t>
      </w:r>
      <w:r w:rsidR="009245CE">
        <w:rPr>
          <w:rtl/>
        </w:rPr>
        <w:t xml:space="preserve"> אין נותנין</w:t>
      </w:r>
      <w:r w:rsidRPr="00D57EAC">
        <w:rPr>
          <w:rtl/>
        </w:rPr>
        <w:t xml:space="preserve"> העור לפני הדורסן, </w:t>
      </w:r>
      <w:r w:rsidR="009245CE">
        <w:rPr>
          <w:rFonts w:hint="cs"/>
          <w:rtl/>
        </w:rPr>
        <w:t>ו</w:t>
      </w:r>
      <w:r w:rsidRPr="00D57EAC">
        <w:rPr>
          <w:rtl/>
        </w:rPr>
        <w:t xml:space="preserve">לא יגביהנו, </w:t>
      </w:r>
      <w:r w:rsidR="009245CE" w:rsidRPr="009245CE">
        <w:rPr>
          <w:rStyle w:val="HesberMishna"/>
          <w:rFonts w:hint="cs"/>
          <w:rtl/>
          <w:rPrChange w:id="20002" w:author="קלוד" w:date="2026-10-06T10:08:13Z">
            <w:rPr>
              <w:rStyle w:val="afffffc"/>
              <w:rFonts w:hint="cs"/>
              <w:rtl/>
            </w:rPr>
          </w:rPrChange>
        </w:rPr>
        <w:t>באין עמו כזית</w:t>
      </w:r>
      <w:r w:rsidR="009245CE">
        <w:rPr>
          <w:rFonts w:hint="cs"/>
          <w:rtl/>
        </w:rPr>
        <w:t xml:space="preserve"> </w:t>
      </w:r>
    </w:p>
    <w:p w14:paraId="7898677E" w14:textId="77777777" w:rsidR="00183BFF" w:rsidRPr="006F178A" w:rsidRDefault="00183BFF" w:rsidP="00A37BD3">
      <w:pPr>
        <w:pStyle w:val="afffff"/>
        <w:rPr>
          <w:rtl/>
        </w:rPr>
      </w:pPr>
      <w:r w:rsidRPr="006F178A">
        <w:rPr>
          <w:rtl/>
        </w:rPr>
        <w:t>וב"ה</w:t>
      </w:r>
      <w:r w:rsidR="00A37BD3">
        <w:rPr>
          <w:rFonts w:hint="cs"/>
          <w:rtl/>
        </w:rPr>
        <w:t>:</w:t>
      </w:r>
      <w:r w:rsidRPr="006F178A">
        <w:rPr>
          <w:rtl/>
        </w:rPr>
        <w:t xml:space="preserve"> </w:t>
      </w:r>
      <w:r w:rsidRPr="00D730F8">
        <w:rPr>
          <w:rStyle w:val="afff9"/>
          <w:rtl/>
        </w:rPr>
        <w:t>מתירין.</w:t>
      </w:r>
    </w:p>
    <w:p w14:paraId="09C73E98" w14:textId="77777777" w:rsidR="00183BFF" w:rsidRPr="006F178A" w:rsidRDefault="00183BFF" w:rsidP="007325C7">
      <w:pPr>
        <w:pStyle w:val="afffffe"/>
        <w:rPr>
          <w:rtl/>
        </w:rPr>
      </w:pPr>
      <w:r w:rsidRPr="00D977D1">
        <w:rPr>
          <w:rFonts w:cs="PFT_Frank"/>
          <w:b/>
          <w:bCs/>
          <w:szCs w:val="14"/>
          <w:rtl/>
        </w:rPr>
        <w:t>ושוין</w:t>
      </w:r>
      <w:r w:rsidRPr="006F178A">
        <w:rPr>
          <w:rtl/>
        </w:rPr>
        <w:t xml:space="preserve"> ש</w:t>
      </w:r>
      <w:r w:rsidRPr="00BF5D9E">
        <w:rPr>
          <w:rtl/>
        </w:rPr>
        <w:t xml:space="preserve">אם </w:t>
      </w:r>
      <w:r w:rsidRPr="006F178A">
        <w:rPr>
          <w:rtl/>
        </w:rPr>
        <w:t>קצב עליו בשר</w:t>
      </w:r>
      <w:r>
        <w:rPr>
          <w:rFonts w:hint="cs"/>
          <w:rtl/>
        </w:rPr>
        <w:t>,</w:t>
      </w:r>
      <w:r w:rsidRPr="006F178A">
        <w:rPr>
          <w:rtl/>
        </w:rPr>
        <w:t xml:space="preserve"> שאסור לטלטלו.</w:t>
      </w:r>
    </w:p>
    <w:p w14:paraId="0E952B1F" w14:textId="77777777" w:rsidR="00F6612A" w:rsidRPr="00F6612A" w:rsidRDefault="00183BFF" w:rsidP="00F6612A">
      <w:pPr>
        <w:pStyle w:val="36"/>
        <w:framePr w:wrap="notBeside"/>
        <w:rPr>
          <w:rtl/>
        </w:rPr>
      </w:pPr>
      <w:r w:rsidRPr="00F6612A">
        <w:rPr>
          <w:rtl/>
        </w:rPr>
        <w:t xml:space="preserve">אביי: </w:t>
      </w:r>
    </w:p>
    <w:p w14:paraId="3BB8FD66" w14:textId="798D3AE8" w:rsidR="00183BFF" w:rsidRPr="001F19F5" w:rsidRDefault="00183BFF" w:rsidP="00BF5D9E">
      <w:pPr>
        <w:rPr>
          <w:rtl/>
        </w:rPr>
      </w:pPr>
      <w:r w:rsidRPr="001F19F5">
        <w:rPr>
          <w:rtl/>
        </w:rPr>
        <w:t xml:space="preserve">במיוחדת לקצוב בשר- </w:t>
      </w:r>
      <w:r w:rsidRPr="00EE6043">
        <w:rPr>
          <w:rFonts w:cs="PFT_Frank"/>
          <w:b/>
          <w:bCs/>
          <w:szCs w:val="14"/>
          <w:rtl/>
        </w:rPr>
        <w:t>לכו"ע</w:t>
      </w:r>
      <w:r w:rsidRPr="001F19F5">
        <w:rPr>
          <w:rtl/>
        </w:rPr>
        <w:t xml:space="preserve"> מותר.</w:t>
      </w:r>
    </w:p>
    <w:p w14:paraId="32990388" w14:textId="411E75F7" w:rsidR="00F6612A" w:rsidRPr="00F6612A" w:rsidRDefault="00183BFF" w:rsidP="00F6612A">
      <w:pPr>
        <w:pStyle w:val="36"/>
        <w:framePr w:wrap="notBeside"/>
        <w:rPr>
          <w:rtl/>
        </w:rPr>
      </w:pPr>
      <w:r w:rsidRPr="00F6612A">
        <w:rPr>
          <w:rtl/>
        </w:rPr>
        <w:t>וקמ"ל</w:t>
      </w:r>
      <w:r w:rsidR="00E74547">
        <w:rPr>
          <w:rFonts w:hint="cs"/>
          <w:rtl/>
        </w:rPr>
        <w:t>:</w:t>
      </w:r>
    </w:p>
    <w:p w14:paraId="42DE0407" w14:textId="6FB5C188" w:rsidR="00183BFF" w:rsidRPr="006F178A" w:rsidRDefault="00183BFF" w:rsidP="00F6612A">
      <w:pPr>
        <w:rPr>
          <w:rtl/>
        </w:rPr>
      </w:pPr>
      <w:r w:rsidRPr="006F178A">
        <w:rPr>
          <w:rFonts w:ascii="Fb Fontext" w:hAnsi="Fb Fontext"/>
          <w:sz w:val="20"/>
          <w:rtl/>
        </w:rPr>
        <w:t xml:space="preserve">דאפי' </w:t>
      </w:r>
      <w:r w:rsidRPr="00A146BE">
        <w:rPr>
          <w:rStyle w:val="afffff3"/>
          <w:rtl/>
        </w:rPr>
        <w:t>לב"ה</w:t>
      </w:r>
      <w:r>
        <w:rPr>
          <w:rStyle w:val="afffff3"/>
          <w:rFonts w:hint="cs"/>
          <w:rtl/>
        </w:rPr>
        <w:t>:</w:t>
      </w:r>
      <w:r w:rsidRPr="006F178A">
        <w:rPr>
          <w:rFonts w:ascii="Fb Fontext" w:hAnsi="Fb Fontext"/>
          <w:sz w:val="20"/>
          <w:rtl/>
        </w:rPr>
        <w:t xml:space="preserve"> דבר שמלאכתו לאיסור</w:t>
      </w:r>
      <w:r w:rsidR="00E74547">
        <w:rPr>
          <w:rFonts w:ascii="Fb Fontext" w:hAnsi="Fb Fontext" w:hint="cs"/>
          <w:sz w:val="20"/>
          <w:rtl/>
        </w:rPr>
        <w:t>,</w:t>
      </w:r>
      <w:r w:rsidRPr="006F178A">
        <w:rPr>
          <w:rFonts w:ascii="Fb Fontext" w:hAnsi="Fb Fontext"/>
          <w:sz w:val="20"/>
          <w:rtl/>
        </w:rPr>
        <w:t xml:space="preserve"> </w:t>
      </w:r>
      <w:r w:rsidR="003B198D">
        <w:rPr>
          <w:rFonts w:ascii="Fb Fontext" w:hAnsi="Fb Fontext" w:hint="cs"/>
          <w:sz w:val="20"/>
          <w:rtl/>
        </w:rPr>
        <w:t>כאן</w:t>
      </w:r>
      <w:r w:rsidR="00E74547">
        <w:rPr>
          <w:rFonts w:ascii="Fb Fontext" w:hAnsi="Fb Fontext" w:hint="cs"/>
          <w:sz w:val="20"/>
          <w:rtl/>
        </w:rPr>
        <w:t xml:space="preserve"> מותר</w:t>
      </w:r>
      <w:r w:rsidRPr="006F178A">
        <w:rPr>
          <w:rFonts w:ascii="Fb Fontext" w:hAnsi="Fb Fontext"/>
          <w:sz w:val="20"/>
          <w:rtl/>
        </w:rPr>
        <w:t>.</w:t>
      </w:r>
    </w:p>
    <w:p w14:paraId="4E7C7528" w14:textId="77777777" w:rsidR="00E74547" w:rsidRPr="00E74547" w:rsidRDefault="00183BFF" w:rsidP="00E74547">
      <w:pPr>
        <w:pStyle w:val="36"/>
        <w:framePr w:wrap="notBeside"/>
        <w:rPr>
          <w:rtl/>
        </w:rPr>
      </w:pPr>
      <w:r w:rsidRPr="00E74547">
        <w:rPr>
          <w:rtl/>
        </w:rPr>
        <w:t>א"ד אביי:</w:t>
      </w:r>
    </w:p>
    <w:p w14:paraId="5A4D4F71" w14:textId="366DFF56" w:rsidR="00183BFF" w:rsidRDefault="00183BFF" w:rsidP="00183BFF">
      <w:pPr>
        <w:rPr>
          <w:rFonts w:ascii="Fb Fontext" w:hAnsi="Fb Fontext"/>
          <w:rtl/>
        </w:rPr>
      </w:pPr>
      <w:r w:rsidRPr="006F178A">
        <w:rPr>
          <w:rFonts w:ascii="Fb Fontext" w:hAnsi="Fb Fontext"/>
          <w:rtl/>
        </w:rPr>
        <w:t xml:space="preserve">אפילו </w:t>
      </w:r>
      <w:r>
        <w:rPr>
          <w:rFonts w:ascii="Fb Fontext" w:hAnsi="Fb Fontext" w:hint="cs"/>
          <w:rtl/>
        </w:rPr>
        <w:t>'קרש לשבירת עצמות' חדש</w:t>
      </w:r>
      <w:r w:rsidRPr="006F178A">
        <w:rPr>
          <w:rFonts w:ascii="Fb Fontext" w:hAnsi="Fb Fontext"/>
          <w:rtl/>
        </w:rPr>
        <w:t xml:space="preserve">. </w:t>
      </w:r>
    </w:p>
    <w:p w14:paraId="5782D9AF" w14:textId="77777777" w:rsidR="00E74547" w:rsidRPr="00E74547" w:rsidRDefault="00183BFF" w:rsidP="00E74547">
      <w:pPr>
        <w:pStyle w:val="36"/>
        <w:framePr w:wrap="notBeside"/>
        <w:rPr>
          <w:rtl/>
        </w:rPr>
      </w:pPr>
      <w:r w:rsidRPr="00E74547">
        <w:rPr>
          <w:rFonts w:hint="cs"/>
          <w:rtl/>
        </w:rPr>
        <w:lastRenderedPageBreak/>
        <w:t>וקמ</w:t>
      </w:r>
      <w:r w:rsidR="0001190A" w:rsidRPr="00E74547">
        <w:rPr>
          <w:rtl/>
        </w:rPr>
        <w:t>"</w:t>
      </w:r>
      <w:r w:rsidRPr="00E74547">
        <w:rPr>
          <w:rFonts w:hint="cs"/>
          <w:rtl/>
        </w:rPr>
        <w:t>ל</w:t>
      </w:r>
    </w:p>
    <w:p w14:paraId="62ED8627" w14:textId="6624F623" w:rsidR="00183BFF" w:rsidRPr="006F178A" w:rsidRDefault="00183BFF" w:rsidP="00E74547">
      <w:pPr>
        <w:spacing w:after="60"/>
        <w:rPr>
          <w:rtl/>
        </w:rPr>
      </w:pPr>
      <w:r>
        <w:rPr>
          <w:rFonts w:ascii="Fb Fontext" w:hAnsi="Fb Fontext" w:hint="cs"/>
          <w:rtl/>
        </w:rPr>
        <w:t>ד</w:t>
      </w:r>
      <w:r w:rsidRPr="006F178A">
        <w:rPr>
          <w:rFonts w:ascii="Fb Fontext" w:hAnsi="Fb Fontext"/>
          <w:rtl/>
        </w:rPr>
        <w:t>לא אמרי' דחס עליה ו</w:t>
      </w:r>
      <w:r>
        <w:rPr>
          <w:rFonts w:ascii="Fb Fontext" w:hAnsi="Fb Fontext" w:hint="cs"/>
          <w:rtl/>
        </w:rPr>
        <w:t>נמלך ולא שובר ע</w:t>
      </w:r>
      <w:r w:rsidR="0001190A">
        <w:rPr>
          <w:rFonts w:ascii="Fb Fontext" w:hAnsi="Fb Fontext"/>
          <w:rtl/>
        </w:rPr>
        <w:t>"</w:t>
      </w:r>
      <w:r>
        <w:rPr>
          <w:rFonts w:ascii="Fb Fontext" w:hAnsi="Fb Fontext" w:hint="cs"/>
          <w:rtl/>
        </w:rPr>
        <w:t>ז</w:t>
      </w:r>
      <w:r w:rsidRPr="006F178A">
        <w:rPr>
          <w:rFonts w:ascii="Fb Fontext" w:hAnsi="Fb Fontext"/>
          <w:rtl/>
        </w:rPr>
        <w:t>.</w:t>
      </w:r>
    </w:p>
    <w:p w14:paraId="58895A62" w14:textId="77777777" w:rsidR="00E74547" w:rsidRPr="00E74547" w:rsidRDefault="00183BFF" w:rsidP="00E74547">
      <w:pPr>
        <w:pStyle w:val="36"/>
        <w:framePr w:wrap="notBeside"/>
        <w:rPr>
          <w:rtl/>
        </w:rPr>
      </w:pPr>
      <w:r w:rsidRPr="00E74547">
        <w:rPr>
          <w:rtl/>
        </w:rPr>
        <w:t>והך דלב"ש</w:t>
      </w:r>
    </w:p>
    <w:p w14:paraId="3D8CD1E9" w14:textId="61983B65" w:rsidR="00183BFF" w:rsidRPr="00E74547" w:rsidRDefault="00183BFF" w:rsidP="00395203">
      <w:pPr>
        <w:pStyle w:val="afffffe"/>
        <w:spacing w:before="0"/>
        <w:rPr>
          <w:rtl/>
        </w:rPr>
      </w:pPr>
      <w:r w:rsidRPr="00E74547">
        <w:rPr>
          <w:rtl/>
        </w:rPr>
        <w:t>אין מוליכין טבח וסכין אצל בהמה,</w:t>
      </w:r>
      <w:r w:rsidR="009245CE" w:rsidRPr="00E74547">
        <w:rPr>
          <w:rFonts w:hint="cs"/>
          <w:rtl/>
        </w:rPr>
        <w:t xml:space="preserve"> ובהמה אצל טבח וסכין</w:t>
      </w:r>
      <w:r w:rsidR="00395203">
        <w:rPr>
          <w:rtl/>
        </w:rPr>
        <w:br/>
      </w:r>
      <w:r w:rsidR="009245CE" w:rsidRPr="00E74547">
        <w:rPr>
          <w:rFonts w:hint="cs"/>
          <w:rtl/>
        </w:rPr>
        <w:t>ולא</w:t>
      </w:r>
      <w:r w:rsidRPr="00E74547">
        <w:rPr>
          <w:rtl/>
        </w:rPr>
        <w:t xml:space="preserve"> תבלין ומדוך אצל מדוכה, </w:t>
      </w:r>
      <w:r w:rsidR="009245CE" w:rsidRPr="00E74547">
        <w:rPr>
          <w:rFonts w:hint="cs"/>
          <w:rtl/>
        </w:rPr>
        <w:t>ומדוכה אצל תבלין ומדוך</w:t>
      </w:r>
    </w:p>
    <w:p w14:paraId="0815133F" w14:textId="77777777" w:rsidR="00E74547" w:rsidRPr="00E74547" w:rsidRDefault="00183BFF" w:rsidP="00E74547">
      <w:pPr>
        <w:pStyle w:val="36"/>
        <w:framePr w:wrap="notBeside"/>
        <w:rPr>
          <w:rtl/>
        </w:rPr>
      </w:pPr>
      <w:r w:rsidRPr="00E74547">
        <w:rPr>
          <w:rtl/>
        </w:rPr>
        <w:t>ולב"ה:</w:t>
      </w:r>
    </w:p>
    <w:p w14:paraId="5E5DB2D5" w14:textId="6434DCBA" w:rsidR="00183BFF" w:rsidRPr="006F178A" w:rsidRDefault="00183BFF" w:rsidP="00E74547">
      <w:pPr>
        <w:rPr>
          <w:rtl/>
        </w:rPr>
      </w:pPr>
      <w:r w:rsidRPr="006F178A">
        <w:rPr>
          <w:rtl/>
        </w:rPr>
        <w:t>מוליכין זה אצל זה.</w:t>
      </w:r>
    </w:p>
    <w:p w14:paraId="425E13A1" w14:textId="65B12ECF" w:rsidR="00E74547" w:rsidRPr="00E74547" w:rsidRDefault="009245CE" w:rsidP="00E74547">
      <w:pPr>
        <w:pStyle w:val="36"/>
        <w:framePr w:wrap="notBeside"/>
        <w:rPr>
          <w:rtl/>
        </w:rPr>
      </w:pPr>
      <w:r w:rsidRPr="00E74547">
        <w:rPr>
          <w:rFonts w:hint="cs"/>
          <w:rtl/>
        </w:rPr>
        <w:t>-</w:t>
      </w:r>
      <w:r w:rsidR="00E74547">
        <w:rPr>
          <w:rFonts w:hint="cs"/>
          <w:rtl/>
        </w:rPr>
        <w:t>דחי'</w:t>
      </w:r>
    </w:p>
    <w:p w14:paraId="31E4E544" w14:textId="2DE85A78" w:rsidR="00183BFF" w:rsidRPr="006F178A" w:rsidRDefault="009245CE" w:rsidP="00E74547">
      <w:pPr>
        <w:rPr>
          <w:rtl/>
        </w:rPr>
      </w:pPr>
      <w:r>
        <w:rPr>
          <w:rFonts w:hint="cs"/>
          <w:rtl/>
        </w:rPr>
        <w:t xml:space="preserve"> </w:t>
      </w:r>
      <w:r w:rsidR="00183BFF" w:rsidRPr="006F178A">
        <w:rPr>
          <w:rFonts w:hint="cs"/>
          <w:rtl/>
        </w:rPr>
        <w:t xml:space="preserve">תבלין </w:t>
      </w:r>
      <w:r w:rsidR="00183BFF">
        <w:rPr>
          <w:rFonts w:hint="cs"/>
          <w:rtl/>
        </w:rPr>
        <w:t>יכול להימלך,</w:t>
      </w:r>
      <w:r w:rsidR="00183BFF" w:rsidRPr="006F178A">
        <w:rPr>
          <w:rtl/>
        </w:rPr>
        <w:t xml:space="preserve"> </w:t>
      </w:r>
      <w:r w:rsidR="00E74547">
        <w:rPr>
          <w:rFonts w:hint="cs"/>
          <w:rtl/>
        </w:rPr>
        <w:t>אבל</w:t>
      </w:r>
      <w:r w:rsidR="00183BFF" w:rsidRPr="006F178A">
        <w:rPr>
          <w:rtl/>
        </w:rPr>
        <w:t xml:space="preserve"> </w:t>
      </w:r>
      <w:r w:rsidR="00183BFF" w:rsidRPr="006F178A">
        <w:rPr>
          <w:rFonts w:hint="cs"/>
          <w:rtl/>
        </w:rPr>
        <w:t>בהמה</w:t>
      </w:r>
      <w:r w:rsidR="00183BFF" w:rsidRPr="006F178A">
        <w:rPr>
          <w:rtl/>
        </w:rPr>
        <w:t xml:space="preserve"> </w:t>
      </w:r>
      <w:r w:rsidR="00E74547">
        <w:rPr>
          <w:rFonts w:hint="cs"/>
          <w:rtl/>
        </w:rPr>
        <w:t>מ</w:t>
      </w:r>
      <w:r w:rsidR="00183BFF" w:rsidRPr="006F178A">
        <w:rPr>
          <w:rtl/>
        </w:rPr>
        <w:t xml:space="preserve">שנשחטה לתבירא </w:t>
      </w:r>
      <w:r w:rsidR="00E74547">
        <w:rPr>
          <w:rFonts w:hint="cs"/>
          <w:rtl/>
        </w:rPr>
        <w:t>עומדת</w:t>
      </w:r>
      <w:r w:rsidR="00183BFF" w:rsidRPr="006F178A">
        <w:rPr>
          <w:rtl/>
        </w:rPr>
        <w:t>.</w:t>
      </w:r>
    </w:p>
    <w:p w14:paraId="353C36AC" w14:textId="40FFE5B6" w:rsidR="00183BFF" w:rsidRPr="006F178A" w:rsidRDefault="00B35974" w:rsidP="00B35974">
      <w:pPr>
        <w:pStyle w:val="afff0"/>
        <w:rPr>
          <w:del w:id="90028" w:author="מנוע עיצוב" w:date="2026-10-08T11:01:28Z"/>
          <w:rtl/>
        </w:rPr>
      </w:pPr>
      <w:del w:id="90027" w:author="מנוע עיצוב" w:date="2026-10-08T11:01:28Z">
        <w:r>
          <w:rPr>
            <w:rFonts w:ascii="BA TM • Vilna Extra-Bold" w:hAnsi="BA TM • Vilna Extra-Bold" w:hint="cs"/>
            <w:rtl/>
          </w:rPr>
          <w:delText xml:space="preserve">****</w:delText>
        </w:r>
      </w:del>
    </w:p>
    <w:p w14:paraId="620A3D93" w14:textId="77777777" w:rsidR="00183BFF" w:rsidRPr="00C4622C" w:rsidRDefault="00183BFF" w:rsidP="00183BFF">
      <w:pPr>
        <w:pStyle w:val="affff0"/>
        <w:rPr>
          <w:sz w:val="18"/>
          <w:rtl/>
        </w:rPr>
      </w:pPr>
      <w:ins w:id="9813" w:author="מספור קטעי משנה" w:date="2026-10-06T06:45:12Z">
        <w:r>
          <w:rPr>
            <w:rStyle w:val="MisparKeta"/>
          </w:rPr>
          <w:t xml:space="preserve">ה. </w:t>
        </w:r>
      </w:ins>
      <w:r w:rsidRPr="00C4622C">
        <w:rPr>
          <w:rtl/>
          <w:rPrChange w:id="40012" w:author="Claude" w:date="2026-10-06T13:34:26Z">
            <w:rPr>
              <w:sz w:val="18"/>
              <w:rtl/>
            </w:rPr>
          </w:rPrChange>
        </w:rPr>
        <w:t>ב"ש אין נותנין את העור.</w:t>
      </w:r>
    </w:p>
    <w:p w14:paraId="7AD0B204" w14:textId="77777777" w:rsidR="00395203" w:rsidRPr="00395203" w:rsidRDefault="00183BFF" w:rsidP="00395203">
      <w:pPr>
        <w:pStyle w:val="36"/>
        <w:framePr w:wrap="notBeside"/>
        <w:rPr>
          <w:rtl/>
        </w:rPr>
      </w:pPr>
      <w:r w:rsidRPr="00395203">
        <w:rPr>
          <w:rtl/>
        </w:rPr>
        <w:t xml:space="preserve">תנא: </w:t>
      </w:r>
    </w:p>
    <w:p w14:paraId="3DE9091E" w14:textId="25E2C712" w:rsidR="00183BFF" w:rsidRPr="006F178A" w:rsidRDefault="00183BFF" w:rsidP="00183BFF">
      <w:pPr>
        <w:rPr>
          <w:rtl/>
        </w:rPr>
      </w:pPr>
      <w:r w:rsidRPr="006F178A">
        <w:rPr>
          <w:rtl/>
        </w:rPr>
        <w:t>שוין שמולחין עליו בשר לצלי.</w:t>
      </w:r>
    </w:p>
    <w:p w14:paraId="3FDCAFCD" w14:textId="77777777" w:rsidR="00395203" w:rsidRPr="00395203" w:rsidRDefault="00183BFF" w:rsidP="00395203">
      <w:pPr>
        <w:pStyle w:val="36"/>
        <w:framePr w:wrap="notBeside"/>
        <w:rPr>
          <w:rtl/>
        </w:rPr>
      </w:pPr>
      <w:r w:rsidRPr="00395203">
        <w:rPr>
          <w:rtl/>
        </w:rPr>
        <w:t>אביי:</w:t>
      </w:r>
    </w:p>
    <w:p w14:paraId="300FA023" w14:textId="79BCF3C8" w:rsidR="00183BFF" w:rsidRPr="00395203" w:rsidRDefault="00183BFF" w:rsidP="009245CE">
      <w:pPr>
        <w:rPr>
          <w:spacing w:val="-2"/>
          <w:rtl/>
        </w:rPr>
      </w:pPr>
      <w:r w:rsidRPr="00395203">
        <w:rPr>
          <w:rFonts w:hint="cs"/>
          <w:spacing w:val="-2"/>
          <w:rtl/>
        </w:rPr>
        <w:t xml:space="preserve">דווקא </w:t>
      </w:r>
      <w:r w:rsidR="009245CE" w:rsidRPr="00395203">
        <w:rPr>
          <w:spacing w:val="-2"/>
          <w:rtl/>
        </w:rPr>
        <w:t xml:space="preserve">לצלי, אבל לקדרה </w:t>
      </w:r>
      <w:r w:rsidRPr="00395203">
        <w:rPr>
          <w:spacing w:val="-2"/>
          <w:rtl/>
        </w:rPr>
        <w:t xml:space="preserve">לא. </w:t>
      </w:r>
      <w:r w:rsidR="009245CE" w:rsidRPr="00395203">
        <w:rPr>
          <w:rStyle w:val="afffff3"/>
          <w:rFonts w:hint="cs"/>
          <w:rtl/>
        </w:rPr>
        <w:t>וקמ''ל</w:t>
      </w:r>
      <w:r w:rsidR="00395203">
        <w:rPr>
          <w:rFonts w:hint="cs"/>
          <w:spacing w:val="-2"/>
          <w:rtl/>
        </w:rPr>
        <w:t>:</w:t>
      </w:r>
      <w:r w:rsidR="009245CE" w:rsidRPr="00395203">
        <w:rPr>
          <w:rFonts w:hint="cs"/>
          <w:spacing w:val="-2"/>
          <w:rtl/>
        </w:rPr>
        <w:t xml:space="preserve"> אפי' צלי כעין קדרה אסור</w:t>
      </w:r>
    </w:p>
    <w:p w14:paraId="627F2931" w14:textId="77777777" w:rsidR="00183BFF" w:rsidRPr="006F178A" w:rsidRDefault="00183BFF" w:rsidP="009245CE">
      <w:pPr>
        <w:pStyle w:val="afffffe"/>
        <w:rPr>
          <w:rtl/>
        </w:rPr>
      </w:pPr>
      <w:r w:rsidRPr="00301662">
        <w:rPr>
          <w:rStyle w:val="afffff9"/>
          <w:rtl/>
        </w:rPr>
        <w:t>אין מולחין את החלבים ואין מהפכין בהן</w:t>
      </w:r>
      <w:r>
        <w:rPr>
          <w:rFonts w:hint="cs"/>
          <w:rtl/>
        </w:rPr>
        <w:t xml:space="preserve"> </w:t>
      </w:r>
      <w:r w:rsidRPr="00F14EA3">
        <w:rPr>
          <w:rFonts w:hint="cs"/>
          <w:sz w:val="16"/>
          <w:szCs w:val="15"/>
          <w:rtl/>
        </w:rPr>
        <w:t>[עיבוד]</w:t>
      </w:r>
      <w:r w:rsidRPr="006F178A">
        <w:rPr>
          <w:rtl/>
        </w:rPr>
        <w:t>.</w:t>
      </w:r>
    </w:p>
    <w:p w14:paraId="3A6674BA" w14:textId="77777777" w:rsidR="009515D0" w:rsidRPr="009515D0" w:rsidRDefault="00183BFF" w:rsidP="009515D0">
      <w:pPr>
        <w:pStyle w:val="36"/>
        <w:framePr w:wrap="notBeside"/>
        <w:rPr>
          <w:rtl/>
        </w:rPr>
      </w:pPr>
      <w:r w:rsidRPr="009515D0">
        <w:rPr>
          <w:rtl/>
        </w:rPr>
        <w:t>רבי יהושע:</w:t>
      </w:r>
    </w:p>
    <w:p w14:paraId="435C2BC5" w14:textId="2F30575F" w:rsidR="00183BFF" w:rsidRPr="006F178A" w:rsidRDefault="00183BFF" w:rsidP="00183BFF">
      <w:pPr>
        <w:rPr>
          <w:rtl/>
        </w:rPr>
      </w:pPr>
      <w:r w:rsidRPr="006F178A">
        <w:rPr>
          <w:rtl/>
        </w:rPr>
        <w:t>שוטחן ברוח על גבי יתדות.</w:t>
      </w:r>
    </w:p>
    <w:p w14:paraId="7AFC9DEA" w14:textId="77777777" w:rsidR="009515D0" w:rsidRPr="009515D0" w:rsidRDefault="00183BFF" w:rsidP="009515D0">
      <w:pPr>
        <w:pStyle w:val="36"/>
        <w:framePr w:wrap="notBeside"/>
        <w:rPr>
          <w:rtl/>
        </w:rPr>
      </w:pPr>
      <w:r w:rsidRPr="009515D0">
        <w:rPr>
          <w:rFonts w:hint="cs"/>
          <w:rtl/>
        </w:rPr>
        <w:t>ר"מ</w:t>
      </w:r>
      <w:r w:rsidRPr="009515D0">
        <w:rPr>
          <w:rtl/>
        </w:rPr>
        <w:t>:</w:t>
      </w:r>
    </w:p>
    <w:p w14:paraId="4207FEC8" w14:textId="49AC2C8F" w:rsidR="00183BFF" w:rsidRPr="006F178A" w:rsidRDefault="00183BFF" w:rsidP="009515D0">
      <w:pPr>
        <w:rPr>
          <w:rFonts w:cs="Guttman Vilna"/>
          <w:b/>
          <w:bCs/>
          <w:rtl/>
        </w:rPr>
      </w:pPr>
      <w:r w:rsidRPr="006F178A">
        <w:rPr>
          <w:rtl/>
        </w:rPr>
        <w:t>הלכה כרבי יהושע. וקמ"ל דהלכה כיחיד.</w:t>
      </w:r>
    </w:p>
    <w:p w14:paraId="520AF4AD" w14:textId="77777777" w:rsidR="009515D0" w:rsidRPr="009515D0" w:rsidRDefault="00183BFF" w:rsidP="009515D0">
      <w:pPr>
        <w:pStyle w:val="36"/>
        <w:framePr w:wrap="notBeside"/>
        <w:rPr>
          <w:rtl/>
        </w:rPr>
      </w:pPr>
      <w:r w:rsidRPr="009515D0">
        <w:rPr>
          <w:rtl/>
        </w:rPr>
        <w:t xml:space="preserve">א"ד </w:t>
      </w:r>
      <w:r w:rsidRPr="009515D0">
        <w:rPr>
          <w:rFonts w:hint="cs"/>
          <w:rtl/>
        </w:rPr>
        <w:t>מר"מ</w:t>
      </w:r>
      <w:r w:rsidRPr="009515D0">
        <w:rPr>
          <w:rtl/>
        </w:rPr>
        <w:t>:</w:t>
      </w:r>
    </w:p>
    <w:p w14:paraId="47C60CCE" w14:textId="4CAE4665" w:rsidR="00183BFF" w:rsidRPr="006F178A" w:rsidRDefault="00183BFF" w:rsidP="00183BFF">
      <w:pPr>
        <w:rPr>
          <w:rtl/>
        </w:rPr>
      </w:pPr>
      <w:r w:rsidRPr="006F178A">
        <w:rPr>
          <w:rtl/>
        </w:rPr>
        <w:t>אין הלכה כרבי יהושע.</w:t>
      </w:r>
      <w:r>
        <w:rPr>
          <w:rFonts w:hint="cs"/>
          <w:rtl/>
        </w:rPr>
        <w:t xml:space="preserve"> </w:t>
      </w:r>
      <w:r w:rsidRPr="006F178A">
        <w:rPr>
          <w:rtl/>
        </w:rPr>
        <w:t>וקמ"ל דלא אמרי דמסתבר טעמ</w:t>
      </w:r>
      <w:r>
        <w:rPr>
          <w:rFonts w:hint="cs"/>
          <w:rtl/>
        </w:rPr>
        <w:t>ו,</w:t>
      </w:r>
      <w:r w:rsidRPr="006F178A">
        <w:rPr>
          <w:rtl/>
        </w:rPr>
        <w:t xml:space="preserve"> </w:t>
      </w:r>
      <w:r>
        <w:rPr>
          <w:rFonts w:hint="cs"/>
          <w:rtl/>
        </w:rPr>
        <w:t>שאם</w:t>
      </w:r>
      <w:r w:rsidRPr="006F178A">
        <w:rPr>
          <w:rtl/>
        </w:rPr>
        <w:t xml:space="preserve"> לא </w:t>
      </w:r>
      <w:r>
        <w:rPr>
          <w:rFonts w:hint="cs"/>
          <w:rtl/>
        </w:rPr>
        <w:t>תתיר</w:t>
      </w:r>
      <w:r w:rsidRPr="006F178A">
        <w:rPr>
          <w:rtl/>
        </w:rPr>
        <w:t xml:space="preserve"> ימנע ולא </w:t>
      </w:r>
      <w:r>
        <w:rPr>
          <w:rFonts w:hint="cs"/>
          <w:rtl/>
        </w:rPr>
        <w:t>י</w:t>
      </w:r>
      <w:r w:rsidRPr="006F178A">
        <w:rPr>
          <w:rtl/>
        </w:rPr>
        <w:t>שחט.</w:t>
      </w:r>
    </w:p>
    <w:p w14:paraId="13E625FD" w14:textId="77777777" w:rsidR="00183BFF" w:rsidRPr="006F178A" w:rsidRDefault="00183BFF" w:rsidP="00183BFF">
      <w:pPr>
        <w:pStyle w:val="afff2"/>
        <w:framePr w:wrap="around"/>
        <w:rPr>
          <w:rtl/>
        </w:rPr>
      </w:pPr>
      <w:r w:rsidRPr="006F178A">
        <w:rPr>
          <w:rtl/>
        </w:rPr>
        <w:t>יא:</w:t>
      </w:r>
    </w:p>
    <w:p w14:paraId="7F4C04A4" w14:textId="77777777" w:rsidR="00183BFF" w:rsidRPr="00175E4E" w:rsidRDefault="00D730F8" w:rsidP="00183BFF">
      <w:pPr>
        <w:rPr>
          <w:rFonts w:ascii="Fb Fontext" w:hAnsi="Fb Fontext"/>
          <w:rtl/>
        </w:rPr>
      </w:pPr>
      <w:r>
        <w:rPr>
          <w:rFonts w:ascii="Fb Fontext" w:hAnsi="Fb Fontext"/>
          <w:rtl/>
        </w:rPr>
        <w:t>ובעור שלפני הדורסן לא מוכח</w:t>
      </w:r>
      <w:r w:rsidR="00183BFF" w:rsidRPr="006F178A">
        <w:rPr>
          <w:rFonts w:ascii="Fb Fontext" w:hAnsi="Fb Fontext"/>
          <w:rtl/>
        </w:rPr>
        <w:t>, משום שראוי להשען עליו</w:t>
      </w:r>
      <w:r w:rsidR="00183BFF">
        <w:rPr>
          <w:rFonts w:ascii="Fb Fontext" w:hAnsi="Fb Fontext" w:hint="cs"/>
          <w:rtl/>
        </w:rPr>
        <w:t>,</w:t>
      </w:r>
      <w:r w:rsidR="00183BFF" w:rsidRPr="006F178A">
        <w:rPr>
          <w:rFonts w:ascii="Fb Fontext" w:hAnsi="Fb Fontext"/>
          <w:rtl/>
        </w:rPr>
        <w:t xml:space="preserve"> </w:t>
      </w:r>
      <w:r w:rsidR="00183BFF">
        <w:rPr>
          <w:rFonts w:ascii="Fb Fontext" w:hAnsi="Fb Fontext" w:hint="cs"/>
          <w:rtl/>
        </w:rPr>
        <w:t xml:space="preserve"> </w:t>
      </w:r>
      <w:r w:rsidR="00183BFF" w:rsidRPr="006F178A">
        <w:rPr>
          <w:rFonts w:ascii="Fb Fontext" w:hAnsi="Fb Fontext"/>
          <w:rtl/>
        </w:rPr>
        <w:t xml:space="preserve">אבל כאן יאמר שהתירו רבנן רק כדי </w:t>
      </w:r>
      <w:r w:rsidR="00183BFF">
        <w:rPr>
          <w:rFonts w:ascii="Fb Fontext" w:hAnsi="Fb Fontext" w:hint="cs"/>
          <w:rtl/>
        </w:rPr>
        <w:t>ש</w:t>
      </w:r>
      <w:r w:rsidR="00183BFF" w:rsidRPr="006F178A">
        <w:rPr>
          <w:rFonts w:ascii="Fb Fontext" w:hAnsi="Fb Fontext"/>
          <w:rtl/>
        </w:rPr>
        <w:t xml:space="preserve">לא </w:t>
      </w:r>
      <w:r w:rsidR="00183BFF">
        <w:rPr>
          <w:rFonts w:ascii="Fb Fontext" w:hAnsi="Fb Fontext" w:hint="cs"/>
          <w:rtl/>
        </w:rPr>
        <w:t>י</w:t>
      </w:r>
      <w:r w:rsidR="00183BFF" w:rsidRPr="006F178A">
        <w:rPr>
          <w:rFonts w:ascii="Fb Fontext" w:hAnsi="Fb Fontext"/>
          <w:rtl/>
        </w:rPr>
        <w:t>סר</w:t>
      </w:r>
      <w:r w:rsidR="00183BFF">
        <w:rPr>
          <w:rFonts w:ascii="Fb Fontext" w:hAnsi="Fb Fontext" w:hint="cs"/>
          <w:rtl/>
        </w:rPr>
        <w:t>י</w:t>
      </w:r>
      <w:r w:rsidR="00183BFF" w:rsidRPr="006F178A">
        <w:rPr>
          <w:rFonts w:ascii="Fb Fontext" w:hAnsi="Fb Fontext"/>
          <w:rtl/>
        </w:rPr>
        <w:t>ח</w:t>
      </w:r>
      <w:r w:rsidR="00183BFF">
        <w:rPr>
          <w:rFonts w:ascii="Fb Fontext" w:hAnsi="Fb Fontext" w:hint="cs"/>
          <w:rtl/>
        </w:rPr>
        <w:t>, ומ</w:t>
      </w:r>
      <w:r w:rsidR="0001190A">
        <w:rPr>
          <w:rFonts w:ascii="Fb Fontext" w:hAnsi="Fb Fontext"/>
          <w:rtl/>
        </w:rPr>
        <w:t>"</w:t>
      </w:r>
      <w:r w:rsidR="00183BFF">
        <w:rPr>
          <w:rFonts w:ascii="Fb Fontext" w:hAnsi="Fb Fontext" w:hint="cs"/>
          <w:rtl/>
        </w:rPr>
        <w:t>ל שחיטה ומ</w:t>
      </w:r>
      <w:r w:rsidR="0001190A">
        <w:rPr>
          <w:rFonts w:ascii="Fb Fontext" w:hAnsi="Fb Fontext"/>
          <w:rtl/>
        </w:rPr>
        <w:t>"</w:t>
      </w:r>
      <w:r w:rsidR="00183BFF">
        <w:rPr>
          <w:rFonts w:ascii="Fb Fontext" w:hAnsi="Fb Fontext" w:hint="cs"/>
          <w:rtl/>
        </w:rPr>
        <w:t>ל מליחה</w:t>
      </w:r>
      <w:r w:rsidR="00183BFF" w:rsidRPr="006F178A">
        <w:rPr>
          <w:rFonts w:ascii="Fb Fontext" w:hAnsi="Fb Fontext"/>
          <w:rtl/>
        </w:rPr>
        <w:t>.</w:t>
      </w:r>
    </w:p>
    <w:p w14:paraId="0702D0CC" w14:textId="77777777" w:rsidR="009515D0" w:rsidRPr="009515D0" w:rsidRDefault="00183BFF" w:rsidP="009515D0">
      <w:pPr>
        <w:pStyle w:val="36"/>
        <w:framePr w:wrap="notBeside"/>
        <w:rPr>
          <w:rtl/>
        </w:rPr>
      </w:pPr>
      <w:r w:rsidRPr="009515D0">
        <w:rPr>
          <w:rFonts w:hint="cs"/>
          <w:rtl/>
        </w:rPr>
        <w:t>שמואל</w:t>
      </w:r>
      <w:r w:rsidRPr="009515D0">
        <w:rPr>
          <w:rtl/>
        </w:rPr>
        <w:t>:</w:t>
      </w:r>
    </w:p>
    <w:p w14:paraId="225B0E74" w14:textId="56806F77" w:rsidR="00183BFF" w:rsidRPr="009515D0" w:rsidRDefault="009515D0" w:rsidP="009245CE">
      <w:pPr>
        <w:rPr>
          <w:rtl/>
        </w:rPr>
      </w:pPr>
      <w:r w:rsidRPr="009515D0">
        <w:rPr>
          <w:rFonts w:hint="cs"/>
          <w:rtl/>
        </w:rPr>
        <w:t>מ</w:t>
      </w:r>
      <w:r w:rsidR="00183BFF" w:rsidRPr="009515D0">
        <w:rPr>
          <w:rtl/>
        </w:rPr>
        <w:t>ולח אדם כמה חתיכות בשר בב"א, א</w:t>
      </w:r>
      <w:r w:rsidR="00183BFF" w:rsidRPr="009515D0">
        <w:rPr>
          <w:rFonts w:hint="cs"/>
          <w:rtl/>
        </w:rPr>
        <w:t>פי'</w:t>
      </w:r>
      <w:r w:rsidR="00183BFF" w:rsidRPr="009515D0">
        <w:rPr>
          <w:rtl/>
        </w:rPr>
        <w:t xml:space="preserve"> ש</w:t>
      </w:r>
      <w:r w:rsidR="009245CE" w:rsidRPr="009515D0">
        <w:rPr>
          <w:rFonts w:hint="cs"/>
          <w:rtl/>
        </w:rPr>
        <w:t>צריך רק אחת</w:t>
      </w:r>
      <w:r w:rsidR="00183BFF" w:rsidRPr="009515D0">
        <w:rPr>
          <w:rtl/>
        </w:rPr>
        <w:t>.</w:t>
      </w:r>
    </w:p>
    <w:p w14:paraId="2D0D328C" w14:textId="77777777" w:rsidR="00430D43" w:rsidRPr="00430D43" w:rsidRDefault="00183BFF" w:rsidP="00430D43">
      <w:pPr>
        <w:pStyle w:val="36"/>
        <w:framePr w:wrap="notBeside"/>
        <w:rPr>
          <w:rtl/>
        </w:rPr>
      </w:pPr>
      <w:r w:rsidRPr="00430D43">
        <w:rPr>
          <w:rFonts w:hint="cs"/>
          <w:rtl/>
        </w:rPr>
        <w:t>ראב"א:</w:t>
      </w:r>
    </w:p>
    <w:p w14:paraId="1A4629D2" w14:textId="3D2D138E" w:rsidR="00183BFF" w:rsidRDefault="00183BFF" w:rsidP="00C26A45">
      <w:pPr>
        <w:spacing w:after="60"/>
        <w:rPr>
          <w:rtl/>
        </w:rPr>
      </w:pPr>
      <w:r w:rsidRPr="006F178A">
        <w:rPr>
          <w:rtl/>
        </w:rPr>
        <w:t>מערים ומ</w:t>
      </w:r>
      <w:r>
        <w:rPr>
          <w:rFonts w:hint="cs"/>
          <w:rtl/>
        </w:rPr>
        <w:t>ו</w:t>
      </w:r>
      <w:r w:rsidRPr="006F178A">
        <w:rPr>
          <w:rtl/>
        </w:rPr>
        <w:t>לח</w:t>
      </w:r>
      <w:r>
        <w:rPr>
          <w:rFonts w:hint="cs"/>
          <w:rtl/>
        </w:rPr>
        <w:t>,</w:t>
      </w:r>
      <w:r w:rsidRPr="006F178A">
        <w:rPr>
          <w:rtl/>
        </w:rPr>
        <w:t xml:space="preserve"> </w:t>
      </w:r>
      <w:r>
        <w:rPr>
          <w:rFonts w:hint="cs"/>
          <w:rtl/>
        </w:rPr>
        <w:t>אח</w:t>
      </w:r>
      <w:r w:rsidRPr="00C26A45">
        <w:rPr>
          <w:rStyle w:val="affffff1"/>
          <w:rFonts w:hint="cs"/>
          <w:rtl/>
        </w:rPr>
        <w:t xml:space="preserve">ת </w:t>
      </w:r>
      <w:r>
        <w:rPr>
          <w:rFonts w:hint="cs"/>
          <w:rtl/>
        </w:rPr>
        <w:t>אחת</w:t>
      </w:r>
      <w:r w:rsidRPr="006F178A">
        <w:rPr>
          <w:rtl/>
        </w:rPr>
        <w:t xml:space="preserve">. </w:t>
      </w:r>
    </w:p>
    <w:p w14:paraId="339E08CD" w14:textId="550B7A9C" w:rsidR="00B01E5B" w:rsidRPr="006F178A" w:rsidRDefault="00B01E5B" w:rsidP="00B01E5B">
      <w:pPr>
        <w:pStyle w:val="afff0"/>
        <w:rPr>
          <w:rtl/>
        </w:rPr>
      </w:pPr>
      <w:r>
        <w:rPr>
          <w:rFonts w:hint="cs"/>
          <w:rtl/>
        </w:rPr>
        <w:t>****</w:t>
      </w:r>
    </w:p>
    <w:p>
      <w:pPr>
        <w:pStyle w:val="MishnaBatzad"/>
        <w:rPr>
          <w:ins w:id="20021" w:author="קלוד" w:date="2026-10-06T10:08:13Z"/>
        </w:rPr>
      </w:pPr>
      <w:ins w:id="20020" w:author="קלוד" w:date="2026-10-06T10:08:13Z">
        <w:r>
          <w:t xml:space="preserve">משנה ה</w:t>
        </w:r>
      </w:ins>
    </w:p>
    <w:p w14:paraId="10BF212D" w14:textId="77777777" w:rsidR="00183BFF" w:rsidRPr="006F178A" w:rsidRDefault="00183BFF" w:rsidP="00C26A45">
      <w:pPr>
        <w:pStyle w:val="afff8"/>
        <w:spacing w:before="120"/>
        <w:rPr>
          <w:rtl/>
        </w:rPr>
        <w:pPrChange w:id="90006" w:author="קלוד" w:date="2026-10-08T12:08:16Z">
          <w:pPr>
            <w:pStyle w:val="afff8"/>
          </w:pPr>
        </w:pPrChange>
      </w:pPr>
      <w:r w:rsidRPr="00A37BD3">
        <w:rPr>
          <w:rStyle w:val="afffff1"/>
          <w:rtl/>
        </w:rPr>
        <w:t>ב"ש</w:t>
      </w:r>
      <w:r w:rsidRPr="006F178A">
        <w:rPr>
          <w:rtl/>
        </w:rPr>
        <w:t>: אין מסלקין את התריסין ביו"ט,</w:t>
      </w:r>
      <w:r w:rsidR="00C26A45">
        <w:rPr>
          <w:rFonts w:hint="cs"/>
          <w:rtl/>
        </w:rPr>
        <w:t xml:space="preserve"> </w:t>
      </w:r>
      <w:r w:rsidRPr="00A37BD3">
        <w:rPr>
          <w:rStyle w:val="afffff1"/>
          <w:rtl/>
        </w:rPr>
        <w:t>וב"ה</w:t>
      </w:r>
      <w:r w:rsidR="00A37BD3">
        <w:rPr>
          <w:rStyle w:val="afffff1"/>
          <w:rFonts w:hint="cs"/>
          <w:rtl/>
        </w:rPr>
        <w:t>:</w:t>
      </w:r>
      <w:r w:rsidRPr="006F178A">
        <w:rPr>
          <w:rtl/>
        </w:rPr>
        <w:t xml:space="preserve"> מתירין אף להחזיר.</w:t>
      </w:r>
    </w:p>
    <w:p w14:paraId="0F68848E" w14:textId="77777777" w:rsidR="00183BFF" w:rsidRPr="006F178A" w:rsidRDefault="00183BFF" w:rsidP="00183BFF">
      <w:pPr>
        <w:spacing w:before="60"/>
        <w:rPr>
          <w:rtl/>
        </w:rPr>
      </w:pPr>
      <w:r w:rsidRPr="006F178A">
        <w:rPr>
          <w:rFonts w:ascii="Fb Fontext" w:hAnsi="Fb Fontext"/>
          <w:rtl/>
        </w:rPr>
        <w:t>תריסין</w:t>
      </w:r>
      <w:r w:rsidRPr="006F178A">
        <w:rPr>
          <w:rFonts w:ascii="Fb Fontext" w:hAnsi="Fb Fontext" w:hint="cs"/>
          <w:rtl/>
        </w:rPr>
        <w:t>-</w:t>
      </w:r>
      <w:r w:rsidRPr="006F178A">
        <w:rPr>
          <w:rFonts w:ascii="Fb Fontext" w:hAnsi="Fb Fontext"/>
          <w:rtl/>
        </w:rPr>
        <w:t xml:space="preserve"> תריסי חנויות.</w:t>
      </w:r>
    </w:p>
    <w:p w14:paraId="37B200D2" w14:textId="77777777" w:rsidR="00183BFF" w:rsidRDefault="00183BFF" w:rsidP="00B01E5B">
      <w:pPr>
        <w:pStyle w:val="afffff8"/>
        <w:rPr>
          <w:rtl/>
        </w:rPr>
      </w:pPr>
      <w:r w:rsidRPr="00175E4E">
        <w:rPr>
          <w:rStyle w:val="afffff3"/>
          <w:rtl/>
        </w:rPr>
        <w:t>עולא</w:t>
      </w:r>
      <w:r w:rsidRPr="006F178A">
        <w:rPr>
          <w:rtl/>
        </w:rPr>
        <w:t xml:space="preserve">: </w:t>
      </w:r>
      <w:r w:rsidRPr="00D977D1">
        <w:rPr>
          <w:rtl/>
        </w:rPr>
        <w:t>שלשה דברים התירו סופן משום תחלתן,</w:t>
      </w:r>
    </w:p>
    <w:p w14:paraId="42D64BD6" w14:textId="77777777" w:rsidR="00183BFF" w:rsidRPr="006B7C09" w:rsidRDefault="00183BFF" w:rsidP="00BF5D9E">
      <w:pPr>
        <w:rPr>
          <w:rtl/>
        </w:rPr>
      </w:pPr>
      <w:r w:rsidRPr="00D05226">
        <w:rPr>
          <w:rStyle w:val="afffff3"/>
          <w:rtl/>
        </w:rPr>
        <w:t>א.</w:t>
      </w:r>
      <w:r w:rsidRPr="006B7C09">
        <w:rPr>
          <w:rtl/>
        </w:rPr>
        <w:t xml:space="preserve"> עור לפני הדורסן, </w:t>
      </w:r>
      <w:r w:rsidRPr="00D05226">
        <w:rPr>
          <w:rStyle w:val="afffff3"/>
          <w:rtl/>
        </w:rPr>
        <w:t>ב.</w:t>
      </w:r>
      <w:r w:rsidRPr="006B7C09">
        <w:rPr>
          <w:rStyle w:val="afffff7"/>
          <w:spacing w:val="-6"/>
          <w:rtl/>
        </w:rPr>
        <w:t xml:space="preserve"> </w:t>
      </w:r>
      <w:r w:rsidRPr="006B7C09">
        <w:rPr>
          <w:rtl/>
        </w:rPr>
        <w:t xml:space="preserve">תריסי חנויות, </w:t>
      </w:r>
      <w:r w:rsidRPr="00D05226">
        <w:rPr>
          <w:rStyle w:val="afffff3"/>
          <w:rtl/>
        </w:rPr>
        <w:t>ג.</w:t>
      </w:r>
      <w:r w:rsidR="00BF5D9E">
        <w:rPr>
          <w:rtl/>
        </w:rPr>
        <w:t xml:space="preserve"> </w:t>
      </w:r>
      <w:r w:rsidRPr="006B7C09">
        <w:rPr>
          <w:rtl/>
        </w:rPr>
        <w:t>חזרת רטיה במקדש.</w:t>
      </w:r>
    </w:p>
    <w:p w14:paraId="32281886" w14:textId="77777777" w:rsidR="00183BFF" w:rsidRPr="007C5E14" w:rsidRDefault="00183BFF" w:rsidP="00BF5D9E">
      <w:pPr>
        <w:rPr>
          <w:spacing w:val="-2"/>
          <w:rtl/>
        </w:rPr>
      </w:pPr>
      <w:r w:rsidRPr="007C5E14">
        <w:rPr>
          <w:rStyle w:val="afffff3"/>
          <w:spacing w:val="-2"/>
          <w:rtl/>
        </w:rPr>
        <w:t>ר"י:</w:t>
      </w:r>
      <w:r w:rsidR="00D74446" w:rsidRPr="007C5E14">
        <w:rPr>
          <w:rFonts w:hint="cs"/>
          <w:spacing w:val="-2"/>
          <w:rtl/>
        </w:rPr>
        <w:t xml:space="preserve"> </w:t>
      </w:r>
      <w:r w:rsidRPr="007C5E14">
        <w:rPr>
          <w:spacing w:val="-2"/>
          <w:rtl/>
        </w:rPr>
        <w:t xml:space="preserve">אף הפותח חביתו ומתחיל בעיסתו </w:t>
      </w:r>
      <w:r w:rsidR="00D74446" w:rsidRPr="007C5E14">
        <w:rPr>
          <w:rFonts w:hint="cs"/>
          <w:spacing w:val="-2"/>
          <w:rtl/>
        </w:rPr>
        <w:t>ע"ג</w:t>
      </w:r>
      <w:r w:rsidRPr="007C5E14">
        <w:rPr>
          <w:spacing w:val="-2"/>
          <w:rtl/>
        </w:rPr>
        <w:t xml:space="preserve"> הרגל,</w:t>
      </w:r>
      <w:r w:rsidR="00D74446" w:rsidRPr="007C5E14">
        <w:rPr>
          <w:rFonts w:hint="cs"/>
          <w:spacing w:val="-2"/>
          <w:rtl/>
        </w:rPr>
        <w:t xml:space="preserve"> </w:t>
      </w:r>
      <w:r w:rsidR="00D74446" w:rsidRPr="007C5E14">
        <w:rPr>
          <w:rStyle w:val="afffff3"/>
          <w:rFonts w:hint="cs"/>
          <w:spacing w:val="-2"/>
          <w:rtl/>
        </w:rPr>
        <w:t xml:space="preserve">וכר"י </w:t>
      </w:r>
      <w:r w:rsidR="00D74446" w:rsidRPr="007C5E14">
        <w:rPr>
          <w:rFonts w:hint="cs"/>
          <w:spacing w:val="-2"/>
          <w:rtl/>
        </w:rPr>
        <w:t>דיגמור</w:t>
      </w:r>
      <w:r w:rsidRPr="007C5E14">
        <w:rPr>
          <w:spacing w:val="-2"/>
          <w:rtl/>
        </w:rPr>
        <w:t>.</w:t>
      </w:r>
    </w:p>
    <w:p w14:paraId="4741A6F8" w14:textId="759718DD" w:rsidR="00DC31A7" w:rsidRDefault="00183BFF" w:rsidP="00254FDC">
      <w:pPr>
        <w:rPr>
          <w:rtl/>
        </w:rPr>
      </w:pPr>
      <w:r w:rsidRPr="00EE6043">
        <w:rPr>
          <w:rFonts w:cs="PFT_Frank"/>
          <w:b/>
          <w:bCs/>
          <w:szCs w:val="14"/>
          <w:rtl/>
        </w:rPr>
        <w:t>עור לפני הדורסן</w:t>
      </w:r>
      <w:r w:rsidRPr="006F178A">
        <w:rPr>
          <w:rtl/>
        </w:rPr>
        <w:t xml:space="preserve"> –</w:t>
      </w:r>
      <w:r w:rsidR="00254FDC">
        <w:rPr>
          <w:rtl/>
        </w:rPr>
        <w:t>לא</w:t>
      </w:r>
      <w:r w:rsidRPr="006F178A">
        <w:rPr>
          <w:rtl/>
        </w:rPr>
        <w:t xml:space="preserve"> מצד </w:t>
      </w:r>
      <w:r w:rsidR="00B01E5B">
        <w:rPr>
          <w:rFonts w:hint="cs"/>
          <w:rtl/>
        </w:rPr>
        <w:t>ש</w:t>
      </w:r>
      <w:r>
        <w:rPr>
          <w:rFonts w:hint="cs"/>
          <w:rtl/>
        </w:rPr>
        <w:t xml:space="preserve">ראוי להשען, </w:t>
      </w:r>
    </w:p>
    <w:p w14:paraId="108A8D2F" w14:textId="77777777" w:rsidR="00B01E5B" w:rsidRPr="00B01E5B" w:rsidRDefault="00254FDC" w:rsidP="00B01E5B">
      <w:pPr>
        <w:pStyle w:val="36"/>
        <w:framePr w:wrap="notBeside"/>
        <w:rPr>
          <w:rtl/>
        </w:rPr>
      </w:pPr>
      <w:r w:rsidRPr="00B01E5B">
        <w:rPr>
          <w:rFonts w:hint="cs"/>
          <w:rtl/>
        </w:rPr>
        <w:t>קמ"ל</w:t>
      </w:r>
    </w:p>
    <w:p w14:paraId="3CAF4D36" w14:textId="2F716E32" w:rsidR="00183BFF" w:rsidRPr="006F178A" w:rsidRDefault="00183BFF" w:rsidP="00B01E5B">
      <w:pPr>
        <w:rPr>
          <w:rtl/>
        </w:rPr>
      </w:pPr>
      <w:r w:rsidRPr="006F178A">
        <w:rPr>
          <w:rtl/>
        </w:rPr>
        <w:lastRenderedPageBreak/>
        <w:t>התירו סופן משום תחילתן דווקא ביו"ט ולא בעיו"ט.</w:t>
      </w:r>
    </w:p>
    <w:p w14:paraId="2C31F7A5" w14:textId="77777777" w:rsidR="00CB6E74" w:rsidRPr="00CB6E74" w:rsidRDefault="00183BFF" w:rsidP="00A31A46">
      <w:pPr>
        <w:rPr>
          <w:spacing w:val="-2"/>
          <w:rtl/>
        </w:rPr>
      </w:pPr>
      <w:r w:rsidRPr="00D159D1">
        <w:rPr>
          <w:rStyle w:val="afffd"/>
          <w:rFonts w:ascii="Fb Fontext" w:hAnsi="Fb Fontext" w:cs="PFT_Frank"/>
          <w:spacing w:val="-2"/>
          <w:szCs w:val="14"/>
          <w:rtl/>
        </w:rPr>
        <w:t>תריסי חנויות</w:t>
      </w:r>
      <w:r w:rsidRPr="00CB6E74">
        <w:rPr>
          <w:spacing w:val="-2"/>
          <w:rtl/>
        </w:rPr>
        <w:t>: בכלים</w:t>
      </w:r>
      <w:r w:rsidR="00A31A46">
        <w:rPr>
          <w:rFonts w:hint="cs"/>
          <w:spacing w:val="-2"/>
          <w:rtl/>
        </w:rPr>
        <w:t>,</w:t>
      </w:r>
      <w:r w:rsidRPr="00CB6E74">
        <w:rPr>
          <w:spacing w:val="-2"/>
          <w:rtl/>
        </w:rPr>
        <w:t xml:space="preserve"> דאין בנין וסתירה בכלים </w:t>
      </w:r>
    </w:p>
    <w:p w14:paraId="22F196FF" w14:textId="77777777" w:rsidR="00B01E5B" w:rsidRPr="00B01E5B" w:rsidRDefault="00183BFF" w:rsidP="00B01E5B">
      <w:pPr>
        <w:pStyle w:val="36"/>
        <w:framePr w:wrap="notBeside"/>
        <w:rPr>
          <w:rtl/>
        </w:rPr>
      </w:pPr>
      <w:r w:rsidRPr="00B01E5B">
        <w:rPr>
          <w:rtl/>
        </w:rPr>
        <w:t>וקמ"ל</w:t>
      </w:r>
    </w:p>
    <w:p w14:paraId="60920986" w14:textId="77777777" w:rsidR="00B01E5B" w:rsidRDefault="00183BFF" w:rsidP="00B01E5B">
      <w:pPr>
        <w:rPr>
          <w:rtl/>
        </w:rPr>
      </w:pPr>
      <w:r w:rsidRPr="006F178A">
        <w:rPr>
          <w:rtl/>
        </w:rPr>
        <w:t>התירו סופן משום תחילתן דחנויות</w:t>
      </w:r>
      <w:r w:rsidR="00CB6E74">
        <w:rPr>
          <w:rFonts w:hint="cs"/>
          <w:rtl/>
        </w:rPr>
        <w:t>, ולא דבתים</w:t>
      </w:r>
      <w:r w:rsidRPr="006F178A">
        <w:rPr>
          <w:rtl/>
        </w:rPr>
        <w:t>.</w:t>
      </w:r>
    </w:p>
    <w:p w14:paraId="13F6456B" w14:textId="16ADD0C5" w:rsidR="00A31A46" w:rsidRDefault="00183BFF" w:rsidP="00B01E5B">
      <w:pPr>
        <w:rPr>
          <w:rtl/>
        </w:rPr>
      </w:pPr>
      <w:r w:rsidRPr="00D159D1">
        <w:rPr>
          <w:rStyle w:val="afffd"/>
          <w:rFonts w:ascii="Fb Fontext" w:hAnsi="Fb Fontext" w:cs="PFT_Frank"/>
          <w:szCs w:val="14"/>
          <w:rtl/>
        </w:rPr>
        <w:t>חזרת רטיה במקדש</w:t>
      </w:r>
      <w:r w:rsidR="00A31A46">
        <w:rPr>
          <w:rtl/>
        </w:rPr>
        <w:t xml:space="preserve">: </w:t>
      </w:r>
    </w:p>
    <w:p w14:paraId="74D48251" w14:textId="58085755" w:rsidR="00B01E5B" w:rsidRDefault="00A31A46" w:rsidP="00B01E5B">
      <w:pPr>
        <w:rPr>
          <w:rtl/>
        </w:rPr>
      </w:pPr>
      <w:r w:rsidRPr="00D977D1">
        <w:rPr>
          <w:rFonts w:cs="PFT_Frank"/>
          <w:b/>
          <w:bCs/>
          <w:szCs w:val="14"/>
          <w:rtl/>
        </w:rPr>
        <w:t>לא</w:t>
      </w:r>
      <w:r w:rsidR="00183BFF" w:rsidRPr="00D977D1">
        <w:rPr>
          <w:rFonts w:cs="PFT_Frank"/>
          <w:b/>
          <w:bCs/>
          <w:szCs w:val="14"/>
          <w:rtl/>
        </w:rPr>
        <w:t xml:space="preserve"> מצד</w:t>
      </w:r>
      <w:r w:rsidR="00183BFF" w:rsidRPr="006F178A">
        <w:rPr>
          <w:rtl/>
        </w:rPr>
        <w:t xml:space="preserve"> דאין שבות במקדש</w:t>
      </w:r>
      <w:r w:rsidR="001233A1">
        <w:rPr>
          <w:rFonts w:hint="cs"/>
          <w:rtl/>
        </w:rPr>
        <w:t>,</w:t>
      </w:r>
      <w:r w:rsidR="00183BFF" w:rsidRPr="006F178A">
        <w:rPr>
          <w:rtl/>
        </w:rPr>
        <w:t xml:space="preserve"> ואפי' כהן </w:t>
      </w:r>
      <w:r w:rsidR="00CB6E74">
        <w:rPr>
          <w:rFonts w:hint="cs"/>
          <w:rtl/>
        </w:rPr>
        <w:t>ש</w:t>
      </w:r>
      <w:r w:rsidR="00BF5D9E">
        <w:rPr>
          <w:rFonts w:hint="cs"/>
          <w:rtl/>
        </w:rPr>
        <w:t>א</w:t>
      </w:r>
      <w:r w:rsidR="00CB6E74">
        <w:rPr>
          <w:rFonts w:hint="cs"/>
          <w:rtl/>
        </w:rPr>
        <w:t>ינו</w:t>
      </w:r>
      <w:r w:rsidR="00183BFF" w:rsidRPr="006F178A">
        <w:rPr>
          <w:rtl/>
        </w:rPr>
        <w:t xml:space="preserve"> בר עבודה</w:t>
      </w:r>
      <w:r w:rsidR="00CB6E74">
        <w:rPr>
          <w:rFonts w:hint="cs"/>
          <w:rtl/>
        </w:rPr>
        <w:t>,</w:t>
      </w:r>
      <w:r w:rsidR="00183BFF" w:rsidRPr="006F178A">
        <w:rPr>
          <w:rtl/>
        </w:rPr>
        <w:t xml:space="preserve"> </w:t>
      </w:r>
    </w:p>
    <w:p w14:paraId="2606B673" w14:textId="77777777" w:rsidR="00B01E5B" w:rsidRPr="00B01E5B" w:rsidRDefault="00183BFF" w:rsidP="00B01E5B">
      <w:pPr>
        <w:pStyle w:val="36"/>
        <w:framePr w:wrap="notBeside"/>
        <w:rPr>
          <w:rtl/>
        </w:rPr>
      </w:pPr>
      <w:r w:rsidRPr="00B01E5B">
        <w:rPr>
          <w:rtl/>
        </w:rPr>
        <w:t>קמ"ל</w:t>
      </w:r>
    </w:p>
    <w:p w14:paraId="2CE718BD" w14:textId="0E5547EE" w:rsidR="00B01E5B" w:rsidRDefault="00183BFF" w:rsidP="00895156">
      <w:pPr>
        <w:spacing w:after="60"/>
        <w:rPr>
          <w:rtl/>
        </w:rPr>
      </w:pPr>
      <w:r w:rsidRPr="006F178A">
        <w:rPr>
          <w:rtl/>
        </w:rPr>
        <w:t>דהתירו סופן משום תחילתן דדווקא בר עבודה.</w:t>
      </w:r>
    </w:p>
    <w:p w14:paraId="69D1D07E" w14:textId="5CEB5FAF" w:rsidR="00183BFF" w:rsidRPr="004176D6" w:rsidRDefault="00BF5D9E" w:rsidP="00B01E5B">
      <w:pPr>
        <w:rPr>
          <w:spacing w:val="-4"/>
          <w:rtl/>
        </w:rPr>
      </w:pPr>
      <w:r w:rsidRPr="004176D6">
        <w:rPr>
          <w:rStyle w:val="afffd"/>
          <w:rFonts w:ascii="Fb Fontext" w:hAnsi="Fb Fontext" w:cs="PFT_Frank"/>
          <w:spacing w:val="-4"/>
          <w:szCs w:val="14"/>
          <w:rtl/>
        </w:rPr>
        <w:t>פותח</w:t>
      </w:r>
      <w:r w:rsidR="00183BFF" w:rsidRPr="004176D6">
        <w:rPr>
          <w:rStyle w:val="afffd"/>
          <w:rFonts w:ascii="Fb Fontext" w:hAnsi="Fb Fontext" w:cs="PFT_Frank"/>
          <w:spacing w:val="-4"/>
          <w:szCs w:val="14"/>
          <w:rtl/>
        </w:rPr>
        <w:t xml:space="preserve"> חביתו</w:t>
      </w:r>
      <w:r w:rsidR="00183BFF" w:rsidRPr="004176D6">
        <w:rPr>
          <w:spacing w:val="-4"/>
          <w:rtl/>
        </w:rPr>
        <w:t xml:space="preserve">: וקמ"ל דדוקא מצד דהתירו </w:t>
      </w:r>
      <w:r w:rsidR="00A31A46" w:rsidRPr="004176D6">
        <w:rPr>
          <w:rFonts w:hint="cs"/>
          <w:spacing w:val="-4"/>
          <w:rtl/>
        </w:rPr>
        <w:t xml:space="preserve">סופן, </w:t>
      </w:r>
      <w:r w:rsidR="00183BFF" w:rsidRPr="004176D6">
        <w:rPr>
          <w:spacing w:val="-4"/>
          <w:rtl/>
        </w:rPr>
        <w:t xml:space="preserve">ודווקא בהתחיל </w:t>
      </w:r>
    </w:p>
    <w:p w14:paraId="31385B93" w14:textId="3823B176" w:rsidR="00183BFF" w:rsidRPr="006F178A" w:rsidRDefault="00A31A46" w:rsidP="00BF5D9E">
      <w:pPr>
        <w:pStyle w:val="afffffb"/>
        <w:rPr>
          <w:rtl/>
        </w:rPr>
      </w:pPr>
      <w:r>
        <w:rPr>
          <w:rFonts w:hint="cs"/>
          <w:rtl/>
        </w:rPr>
        <w:t xml:space="preserve">  </w:t>
      </w:r>
      <w:r w:rsidR="00183BFF" w:rsidRPr="006F178A">
        <w:rPr>
          <w:rtl/>
        </w:rPr>
        <w:t>[ולא אמרי' דשוויהו רבנן כטהרה [ד</w:t>
      </w:r>
      <w:r w:rsidR="00183BFF">
        <w:rPr>
          <w:rFonts w:hint="cs"/>
          <w:rtl/>
        </w:rPr>
        <w:t>חלקו</w:t>
      </w:r>
      <w:r w:rsidR="00183BFF" w:rsidRPr="006F178A">
        <w:rPr>
          <w:rtl/>
        </w:rPr>
        <w:t xml:space="preserve"> </w:t>
      </w:r>
      <w:r w:rsidR="00183BFF">
        <w:rPr>
          <w:rFonts w:hint="cs"/>
          <w:rtl/>
        </w:rPr>
        <w:t xml:space="preserve">על </w:t>
      </w:r>
      <w:r w:rsidR="00183BFF" w:rsidRPr="008D1EFB">
        <w:rPr>
          <w:rStyle w:val="afffff3"/>
          <w:rtl/>
        </w:rPr>
        <w:t>ר"י</w:t>
      </w:r>
      <w:r w:rsidR="00183BFF" w:rsidRPr="006F178A">
        <w:rPr>
          <w:rtl/>
        </w:rPr>
        <w:t xml:space="preserve">] </w:t>
      </w:r>
    </w:p>
    <w:p w14:paraId="38C77447" w14:textId="77777777" w:rsidR="001233A1" w:rsidRPr="001233A1" w:rsidRDefault="00183BFF" w:rsidP="001233A1">
      <w:pPr>
        <w:pStyle w:val="36"/>
        <w:framePr w:wrap="notBeside"/>
        <w:rPr>
          <w:rtl/>
        </w:rPr>
      </w:pPr>
      <w:r w:rsidRPr="001233A1">
        <w:rPr>
          <w:rtl/>
        </w:rPr>
        <w:t>עולא</w:t>
      </w:r>
      <w:r w:rsidRPr="001233A1">
        <w:rPr>
          <w:rFonts w:hint="cs"/>
          <w:rtl/>
        </w:rPr>
        <w:t>:</w:t>
      </w:r>
    </w:p>
    <w:p w14:paraId="5A1DDC29" w14:textId="14346691" w:rsidR="00183BFF" w:rsidRDefault="009E4C3E" w:rsidP="00354FA9">
      <w:pPr>
        <w:rPr>
          <w:spacing w:val="-6"/>
          <w:rtl/>
        </w:rPr>
      </w:pPr>
      <w:r w:rsidRPr="001233A1">
        <w:rPr>
          <w:rtl/>
        </w:rPr>
        <w:t xml:space="preserve">לא הזכיר </w:t>
      </w:r>
      <w:r w:rsidRPr="001233A1">
        <w:rPr>
          <w:rFonts w:hint="cs"/>
          <w:rtl/>
        </w:rPr>
        <w:t>לזה ד</w:t>
      </w:r>
      <w:r w:rsidR="00183BFF" w:rsidRPr="001233A1">
        <w:rPr>
          <w:rtl/>
        </w:rPr>
        <w:t>בפלוגתא לא מיירי.</w:t>
      </w:r>
      <w:r w:rsidRPr="009E4C3E">
        <w:rPr>
          <w:rFonts w:hint="cs"/>
          <w:spacing w:val="-6"/>
          <w:rtl/>
        </w:rPr>
        <w:t xml:space="preserve"> </w:t>
      </w:r>
      <w:r w:rsidRPr="009E4C3E">
        <w:rPr>
          <w:rStyle w:val="afffffc"/>
          <w:rFonts w:hint="cs"/>
          <w:spacing w:val="-6"/>
          <w:rtl/>
        </w:rPr>
        <w:t>וב''ש במקום ב''ה אינה משנה</w:t>
      </w:r>
      <w:r w:rsidR="00183BFF" w:rsidRPr="009E4C3E">
        <w:rPr>
          <w:rFonts w:hint="cs"/>
          <w:spacing w:val="-6"/>
          <w:rtl/>
        </w:rPr>
        <w:t xml:space="preserve"> </w:t>
      </w:r>
    </w:p>
    <w:p w14:paraId="49AACB97" w14:textId="7FDDB455" w:rsidR="00354FA9" w:rsidRPr="009E4C3E" w:rsidRDefault="00354FA9" w:rsidP="00354FA9">
      <w:pPr>
        <w:pStyle w:val="afff0"/>
        <w:spacing w:after="0"/>
        <w:rPr>
          <w:rtl/>
        </w:rPr>
      </w:pPr>
      <w:r>
        <w:rPr>
          <w:rFonts w:hint="cs"/>
          <w:rtl/>
        </w:rPr>
        <w:t>***</w:t>
      </w:r>
    </w:p>
    <w:p w14:paraId="3A11A423" w14:textId="77777777" w:rsidR="00895156" w:rsidRPr="00895156" w:rsidRDefault="00183BFF" w:rsidP="00895156">
      <w:pPr>
        <w:pStyle w:val="36"/>
        <w:framePr w:wrap="notBeside"/>
        <w:rPr>
          <w:rtl/>
        </w:rPr>
      </w:pPr>
      <w:r w:rsidRPr="00895156">
        <w:rPr>
          <w:rtl/>
        </w:rPr>
        <w:t>מתני' לא כרשב"א:</w:t>
      </w:r>
    </w:p>
    <w:p w14:paraId="4693EEDB" w14:textId="72925F2C" w:rsidR="00A31A46" w:rsidRDefault="00A31A46" w:rsidP="00354FA9">
      <w:pPr>
        <w:pStyle w:val="afffffe"/>
        <w:spacing w:before="0"/>
        <w:rPr>
          <w:rtl/>
        </w:rPr>
      </w:pPr>
      <w:r>
        <w:rPr>
          <w:rStyle w:val="afffff3"/>
          <w:rFonts w:hint="cs"/>
          <w:rtl/>
        </w:rPr>
        <w:t>ש</w:t>
      </w:r>
      <w:r w:rsidR="00183BFF" w:rsidRPr="00A31A46">
        <w:rPr>
          <w:rStyle w:val="afffff3"/>
          <w:rtl/>
        </w:rPr>
        <w:t>מודים</w:t>
      </w:r>
      <w:r w:rsidR="00183BFF" w:rsidRPr="006F178A">
        <w:rPr>
          <w:rtl/>
        </w:rPr>
        <w:t xml:space="preserve"> </w:t>
      </w:r>
      <w:r w:rsidR="00183BFF" w:rsidRPr="00A56D2B">
        <w:rPr>
          <w:rStyle w:val="afffff3"/>
          <w:rtl/>
        </w:rPr>
        <w:t>ב"ש</w:t>
      </w:r>
      <w:r w:rsidR="00183BFF" w:rsidRPr="006F178A">
        <w:rPr>
          <w:rtl/>
        </w:rPr>
        <w:t xml:space="preserve"> שמסלקין </w:t>
      </w:r>
      <w:r>
        <w:rPr>
          <w:rFonts w:hint="cs"/>
          <w:rtl/>
        </w:rPr>
        <w:t>ה</w:t>
      </w:r>
      <w:r w:rsidR="00183BFF" w:rsidRPr="006F178A">
        <w:rPr>
          <w:rtl/>
        </w:rPr>
        <w:t xml:space="preserve">תריסין ביו"ט, </w:t>
      </w:r>
    </w:p>
    <w:p w14:paraId="343F18DB" w14:textId="77777777" w:rsidR="00183BFF" w:rsidRPr="006F178A" w:rsidRDefault="009E4C3E" w:rsidP="009E4C3E">
      <w:pPr>
        <w:rPr>
          <w:rtl/>
        </w:rPr>
      </w:pPr>
      <w:r>
        <w:rPr>
          <w:rStyle w:val="afffff3"/>
          <w:rFonts w:hint="cs"/>
          <w:spacing w:val="-6"/>
          <w:rtl/>
        </w:rPr>
        <w:t xml:space="preserve"> </w:t>
      </w:r>
      <w:r w:rsidR="00183BFF" w:rsidRPr="006F178A">
        <w:rPr>
          <w:rtl/>
        </w:rPr>
        <w:t>בשיש ציר מהצד</w:t>
      </w:r>
      <w:r w:rsidR="00183BFF">
        <w:rPr>
          <w:rFonts w:hint="cs"/>
          <w:rtl/>
        </w:rPr>
        <w:t>-</w:t>
      </w:r>
      <w:r w:rsidR="00183BFF" w:rsidRPr="006F178A">
        <w:rPr>
          <w:rtl/>
        </w:rPr>
        <w:t xml:space="preserve"> </w:t>
      </w:r>
      <w:r w:rsidR="00183BFF" w:rsidRPr="00EE6043">
        <w:rPr>
          <w:rFonts w:cs="PFT_Frank"/>
          <w:b/>
          <w:bCs/>
          <w:szCs w:val="14"/>
          <w:rtl/>
        </w:rPr>
        <w:t>לכו"ע</w:t>
      </w:r>
      <w:r w:rsidR="00183BFF" w:rsidRPr="006F178A">
        <w:rPr>
          <w:rtl/>
        </w:rPr>
        <w:t xml:space="preserve"> אסור</w:t>
      </w:r>
      <w:r w:rsidR="00183BFF">
        <w:rPr>
          <w:rFonts w:hint="cs"/>
          <w:rtl/>
        </w:rPr>
        <w:t>,</w:t>
      </w:r>
      <w:r w:rsidR="00183BFF" w:rsidRPr="006F178A">
        <w:rPr>
          <w:rtl/>
        </w:rPr>
        <w:t xml:space="preserve"> </w:t>
      </w:r>
      <w:r w:rsidR="00A31A46">
        <w:rPr>
          <w:rFonts w:hint="cs"/>
          <w:rtl/>
        </w:rPr>
        <w:t xml:space="preserve"> וב</w:t>
      </w:r>
      <w:r w:rsidR="00A31A46">
        <w:rPr>
          <w:rtl/>
        </w:rPr>
        <w:t>אין</w:t>
      </w:r>
      <w:r w:rsidR="00A31A46">
        <w:rPr>
          <w:rFonts w:hint="cs"/>
          <w:rtl/>
        </w:rPr>
        <w:t xml:space="preserve"> ציר כלל</w:t>
      </w:r>
      <w:r w:rsidR="00183BFF">
        <w:rPr>
          <w:rFonts w:hint="cs"/>
          <w:rtl/>
        </w:rPr>
        <w:t>-</w:t>
      </w:r>
      <w:r w:rsidR="00183BFF" w:rsidRPr="006F178A">
        <w:rPr>
          <w:rtl/>
        </w:rPr>
        <w:t xml:space="preserve"> </w:t>
      </w:r>
      <w:r w:rsidR="00183BFF" w:rsidRPr="00EE6043">
        <w:rPr>
          <w:rFonts w:cs="PFT_Frank"/>
          <w:b/>
          <w:bCs/>
          <w:szCs w:val="14"/>
          <w:rtl/>
        </w:rPr>
        <w:t>לכו"ע</w:t>
      </w:r>
      <w:r w:rsidR="00183BFF" w:rsidRPr="006F178A">
        <w:rPr>
          <w:rtl/>
        </w:rPr>
        <w:t xml:space="preserve"> מותר.</w:t>
      </w:r>
    </w:p>
    <w:p w14:paraId="73A96678" w14:textId="77777777" w:rsidR="00183BFF" w:rsidRDefault="009E4C3E" w:rsidP="009E4C3E">
      <w:pPr>
        <w:pStyle w:val="affffff0"/>
        <w:rPr>
          <w:rtl/>
        </w:rPr>
      </w:pPr>
      <w:r>
        <w:rPr>
          <w:rFonts w:ascii="Fb Fontext" w:hAnsi="Fb Fontext" w:cs="PFT_Frank" w:hint="cs"/>
          <w:b/>
          <w:bCs/>
          <w:szCs w:val="14"/>
          <w:rtl/>
        </w:rPr>
        <w:t xml:space="preserve">ביש ציר באמצע - </w:t>
      </w:r>
      <w:r w:rsidRPr="00EE6043">
        <w:rPr>
          <w:rFonts w:ascii="Fb Fontext" w:hAnsi="Fb Fontext" w:cs="PFT_Frank" w:hint="cs"/>
          <w:b/>
          <w:bCs/>
          <w:szCs w:val="14"/>
          <w:rtl/>
        </w:rPr>
        <w:t>חלקו</w:t>
      </w:r>
      <w:r w:rsidRPr="006F178A">
        <w:rPr>
          <w:rFonts w:ascii="Fb Fontext" w:hAnsi="Fb Fontext"/>
          <w:rtl/>
        </w:rPr>
        <w:t xml:space="preserve"> </w:t>
      </w:r>
      <w:r w:rsidR="00183BFF" w:rsidRPr="006F178A">
        <w:rPr>
          <w:rtl/>
        </w:rPr>
        <w:t>אי גזרי' ציר באמצע</w:t>
      </w:r>
      <w:r w:rsidR="00183BFF">
        <w:rPr>
          <w:rFonts w:hint="cs"/>
          <w:rtl/>
        </w:rPr>
        <w:t>,</w:t>
      </w:r>
      <w:r w:rsidR="00183BFF" w:rsidRPr="006F178A">
        <w:rPr>
          <w:rtl/>
        </w:rPr>
        <w:t xml:space="preserve"> אטו ציר מן הצד.</w:t>
      </w:r>
    </w:p>
    <w:p w14:paraId="0583BF63" w14:textId="0EE9183D" w:rsidR="00895156" w:rsidRPr="006F178A" w:rsidRDefault="00895156" w:rsidP="00895156">
      <w:pPr>
        <w:pStyle w:val="afff0"/>
        <w:rPr>
          <w:rtl/>
        </w:rPr>
      </w:pPr>
      <w:r>
        <w:rPr>
          <w:rFonts w:hint="cs"/>
          <w:rtl/>
        </w:rPr>
        <w:t>****</w:t>
      </w:r>
    </w:p>
    <w:p w14:paraId="44CCEC6D" w14:textId="77777777" w:rsidR="00183BFF" w:rsidRPr="006F178A" w:rsidRDefault="00183BFF" w:rsidP="00183BFF">
      <w:pPr>
        <w:pStyle w:val="afff2"/>
        <w:framePr w:wrap="around"/>
        <w:rPr>
          <w:rtl/>
        </w:rPr>
      </w:pPr>
      <w:r w:rsidRPr="006F178A">
        <w:rPr>
          <w:rtl/>
        </w:rPr>
        <w:t>יב.</w:t>
      </w:r>
    </w:p>
    <w:p>
      <w:pPr>
        <w:pStyle w:val="MishnaBatzad"/>
        <w:rPr>
          <w:ins w:id="20023" w:author="קלוד" w:date="2026-10-06T10:08:13Z"/>
        </w:rPr>
      </w:pPr>
      <w:ins w:id="20022" w:author="קלוד" w:date="2026-10-06T10:08:13Z">
        <w:r>
          <w:t xml:space="preserve">משנה ה</w:t>
        </w:r>
      </w:ins>
    </w:p>
    <w:p w14:paraId="0496DB8E" w14:textId="77777777" w:rsidR="00183BFF" w:rsidRPr="006F178A" w:rsidRDefault="00183BFF" w:rsidP="009E4C3E">
      <w:pPr>
        <w:pStyle w:val="afff8"/>
        <w:spacing w:before="120"/>
        <w:rPr>
          <w:rStyle w:val="afffd"/>
          <w:rFonts w:ascii="Fb Fontext" w:hAnsi="Fb Fontext"/>
          <w:b/>
          <w:bCs w:val="0"/>
          <w:sz w:val="20"/>
          <w:rtl/>
        </w:rPr>
        <w:pPrChange w:id="90007" w:author="קלוד" w:date="2026-10-08T12:08:16Z">
          <w:pPr>
            <w:pStyle w:val="afff8"/>
          </w:pPr>
        </w:pPrChange>
      </w:pPr>
      <w:r w:rsidRPr="00A37BD3">
        <w:rPr>
          <w:rStyle w:val="afffff1"/>
          <w:rtl/>
        </w:rPr>
        <w:t>ב"ש</w:t>
      </w:r>
      <w:r w:rsidR="00A37BD3">
        <w:rPr>
          <w:rStyle w:val="afffff1"/>
          <w:rFonts w:hint="cs"/>
          <w:rtl/>
        </w:rPr>
        <w:t>:</w:t>
      </w:r>
      <w:r w:rsidR="004A0AE8">
        <w:rPr>
          <w:rtl/>
        </w:rPr>
        <w:t xml:space="preserve"> אין מוציאין </w:t>
      </w:r>
      <w:r w:rsidRPr="00CB6E74">
        <w:rPr>
          <w:rtl/>
        </w:rPr>
        <w:t>קטן,</w:t>
      </w:r>
      <w:r w:rsidR="004A0AE8">
        <w:rPr>
          <w:rFonts w:hint="cs"/>
          <w:rtl/>
        </w:rPr>
        <w:t xml:space="preserve"> </w:t>
      </w:r>
      <w:r w:rsidRPr="00CB6E74">
        <w:rPr>
          <w:rtl/>
        </w:rPr>
        <w:t>לולב, וס"</w:t>
      </w:r>
      <w:r w:rsidRPr="00CB6E74">
        <w:rPr>
          <w:rFonts w:hint="eastAsia"/>
          <w:rtl/>
        </w:rPr>
        <w:t>ת</w:t>
      </w:r>
      <w:r w:rsidRPr="00CB6E74">
        <w:rPr>
          <w:rtl/>
        </w:rPr>
        <w:t xml:space="preserve"> לר</w:t>
      </w:r>
      <w:r w:rsidRPr="00CB6E74">
        <w:rPr>
          <w:rFonts w:hint="eastAsia"/>
          <w:rtl/>
        </w:rPr>
        <w:t>ה</w:t>
      </w:r>
      <w:r w:rsidRPr="00CB6E74">
        <w:rPr>
          <w:rtl/>
        </w:rPr>
        <w:t>"</w:t>
      </w:r>
      <w:r w:rsidRPr="00CB6E74">
        <w:rPr>
          <w:rFonts w:hint="eastAsia"/>
          <w:rtl/>
        </w:rPr>
        <w:t>ר</w:t>
      </w:r>
      <w:r w:rsidRPr="00CB6E74">
        <w:rPr>
          <w:rtl/>
        </w:rPr>
        <w:t>.</w:t>
      </w:r>
      <w:r w:rsidR="009E4C3E">
        <w:rPr>
          <w:rStyle w:val="afffff1"/>
          <w:rFonts w:hint="cs"/>
          <w:rtl/>
        </w:rPr>
        <w:t xml:space="preserve"> </w:t>
      </w:r>
      <w:r w:rsidRPr="00A37BD3">
        <w:rPr>
          <w:rStyle w:val="afffff1"/>
          <w:rtl/>
        </w:rPr>
        <w:t>וב"ה</w:t>
      </w:r>
      <w:r w:rsidR="00A37BD3">
        <w:rPr>
          <w:rStyle w:val="afffff1"/>
          <w:rFonts w:hint="cs"/>
          <w:rtl/>
        </w:rPr>
        <w:t>:</w:t>
      </w:r>
      <w:r w:rsidRPr="00A56D2B">
        <w:rPr>
          <w:rtl/>
        </w:rPr>
        <w:t xml:space="preserve"> מתירין.</w:t>
      </w:r>
    </w:p>
    <w:p w14:paraId="2A7194C7" w14:textId="77777777" w:rsidR="005D495F" w:rsidRPr="00D977D1" w:rsidRDefault="005D495F" w:rsidP="009E4C3E">
      <w:pPr>
        <w:jc w:val="center"/>
        <w:rPr>
          <w:rFonts w:cs="PFT_Frank"/>
          <w:b/>
          <w:bCs/>
          <w:szCs w:val="14"/>
          <w:rtl/>
        </w:rPr>
      </w:pPr>
      <w:r w:rsidRPr="00D977D1">
        <w:rPr>
          <w:rFonts w:cs="PFT_Frank" w:hint="cs"/>
          <w:b/>
          <w:bCs/>
          <w:szCs w:val="14"/>
          <w:rtl/>
        </w:rPr>
        <w:t>יסוד מחלוקת ב</w:t>
      </w:r>
      <w:r w:rsidR="005933DE" w:rsidRPr="00D977D1">
        <w:rPr>
          <w:rFonts w:cs="PFT_Frank"/>
          <w:b/>
          <w:bCs/>
          <w:szCs w:val="14"/>
          <w:rtl/>
        </w:rPr>
        <w:t>"</w:t>
      </w:r>
      <w:r w:rsidRPr="00D977D1">
        <w:rPr>
          <w:rFonts w:cs="PFT_Frank" w:hint="cs"/>
          <w:b/>
          <w:bCs/>
          <w:szCs w:val="14"/>
          <w:rtl/>
        </w:rPr>
        <w:t>ש וב</w:t>
      </w:r>
      <w:r w:rsidR="005933DE" w:rsidRPr="00D977D1">
        <w:rPr>
          <w:rFonts w:cs="PFT_Frank"/>
          <w:b/>
          <w:bCs/>
          <w:szCs w:val="14"/>
          <w:rtl/>
        </w:rPr>
        <w:t>"</w:t>
      </w:r>
      <w:r w:rsidRPr="00D977D1">
        <w:rPr>
          <w:rFonts w:cs="PFT_Frank" w:hint="cs"/>
          <w:b/>
          <w:bCs/>
          <w:szCs w:val="14"/>
          <w:rtl/>
        </w:rPr>
        <w:t>ה</w:t>
      </w:r>
    </w:p>
    <w:p w14:paraId="626566FD" w14:textId="77777777" w:rsidR="00183BFF" w:rsidRPr="006F178A" w:rsidRDefault="00183BFF" w:rsidP="00DC31A7">
      <w:pPr>
        <w:rPr>
          <w:rtl/>
        </w:rPr>
      </w:pPr>
      <w:r w:rsidRPr="006F178A">
        <w:rPr>
          <w:rFonts w:hint="cs"/>
          <w:rtl/>
        </w:rPr>
        <w:t>הך ד</w:t>
      </w:r>
      <w:r w:rsidRPr="006F178A">
        <w:rPr>
          <w:rtl/>
        </w:rPr>
        <w:t>השוחט עולת נדבה ביו"ט לוקה.</w:t>
      </w:r>
    </w:p>
    <w:p w14:paraId="5E472099" w14:textId="77777777" w:rsidR="00354FA9" w:rsidRPr="00354FA9" w:rsidRDefault="005D495F" w:rsidP="00354FA9">
      <w:pPr>
        <w:pStyle w:val="36"/>
        <w:framePr w:wrap="notBeside"/>
        <w:rPr>
          <w:rtl/>
        </w:rPr>
      </w:pPr>
      <w:r w:rsidRPr="00354FA9">
        <w:rPr>
          <w:rFonts w:hint="cs"/>
          <w:rtl/>
        </w:rPr>
        <w:t xml:space="preserve">א. </w:t>
      </w:r>
      <w:r w:rsidR="00D74446" w:rsidRPr="00354FA9">
        <w:rPr>
          <w:rFonts w:hint="cs"/>
          <w:rtl/>
        </w:rPr>
        <w:t>מ</w:t>
      </w:r>
      <w:r w:rsidR="00183BFF" w:rsidRPr="00354FA9">
        <w:rPr>
          <w:rFonts w:hint="cs"/>
          <w:rtl/>
        </w:rPr>
        <w:t>וכח כב</w:t>
      </w:r>
      <w:r w:rsidR="00183BFF" w:rsidRPr="00354FA9">
        <w:rPr>
          <w:rtl/>
        </w:rPr>
        <w:t>"</w:t>
      </w:r>
      <w:r w:rsidR="00183BFF" w:rsidRPr="00354FA9">
        <w:rPr>
          <w:rFonts w:hint="cs"/>
          <w:rtl/>
        </w:rPr>
        <w:t>ש</w:t>
      </w:r>
      <w:r w:rsidR="00D74446" w:rsidRPr="00354FA9">
        <w:rPr>
          <w:rFonts w:hint="cs"/>
          <w:rtl/>
        </w:rPr>
        <w:t>:</w:t>
      </w:r>
      <w:r w:rsidR="00183BFF" w:rsidRPr="00354FA9">
        <w:rPr>
          <w:rFonts w:hint="cs"/>
          <w:rtl/>
        </w:rPr>
        <w:t xml:space="preserve"> </w:t>
      </w:r>
    </w:p>
    <w:p w14:paraId="672CE9CD" w14:textId="7C9DCBD9" w:rsidR="00183BFF" w:rsidRPr="006F178A" w:rsidRDefault="00183BFF" w:rsidP="00D74446">
      <w:pPr>
        <w:rPr>
          <w:rtl/>
        </w:rPr>
      </w:pPr>
      <w:r w:rsidRPr="006F178A">
        <w:rPr>
          <w:rtl/>
        </w:rPr>
        <w:t xml:space="preserve">לא </w:t>
      </w:r>
      <w:r w:rsidR="00D74446">
        <w:rPr>
          <w:rFonts w:hint="cs"/>
          <w:rtl/>
        </w:rPr>
        <w:t xml:space="preserve">התירו הוצאה שלא לצורך, </w:t>
      </w:r>
    </w:p>
    <w:p w14:paraId="41E16A45" w14:textId="77777777" w:rsidR="00354FA9" w:rsidRPr="00354FA9" w:rsidRDefault="005D495F" w:rsidP="00354FA9">
      <w:pPr>
        <w:pStyle w:val="36"/>
        <w:framePr w:wrap="notBeside"/>
        <w:rPr>
          <w:rtl/>
        </w:rPr>
      </w:pPr>
      <w:r w:rsidRPr="00354FA9">
        <w:rPr>
          <w:rFonts w:hint="cs"/>
          <w:rtl/>
        </w:rPr>
        <w:t xml:space="preserve">ב. </w:t>
      </w:r>
      <w:r w:rsidR="00183BFF" w:rsidRPr="00354FA9">
        <w:rPr>
          <w:rFonts w:hint="cs"/>
          <w:rtl/>
        </w:rPr>
        <w:t>רבה</w:t>
      </w:r>
      <w:r w:rsidRPr="00354FA9">
        <w:rPr>
          <w:rFonts w:hint="cs"/>
          <w:rtl/>
        </w:rPr>
        <w:t>:</w:t>
      </w:r>
      <w:r w:rsidR="00183BFF" w:rsidRPr="00354FA9">
        <w:rPr>
          <w:rFonts w:hint="cs"/>
          <w:rtl/>
        </w:rPr>
        <w:t xml:space="preserve"> </w:t>
      </w:r>
    </w:p>
    <w:p w14:paraId="41123AE9" w14:textId="1B3A5566" w:rsidR="00183BFF" w:rsidRPr="006B7C09" w:rsidRDefault="0058257D" w:rsidP="005D495F">
      <w:pPr>
        <w:rPr>
          <w:rFonts w:cs="Guttman Vilna"/>
          <w:b/>
          <w:bCs/>
          <w:rtl/>
        </w:rPr>
      </w:pPr>
      <w:r>
        <w:rPr>
          <w:rFonts w:hint="cs"/>
          <w:rtl/>
        </w:rPr>
        <w:t>א</w:t>
      </w:r>
      <w:r w:rsidR="00183BFF" w:rsidRPr="006B7C09">
        <w:rPr>
          <w:rFonts w:hint="cs"/>
          <w:rtl/>
        </w:rPr>
        <w:t>פשר ד</w:t>
      </w:r>
      <w:r w:rsidR="00183BFF">
        <w:rPr>
          <w:rFonts w:hint="cs"/>
          <w:rtl/>
        </w:rPr>
        <w:t>חלקו</w:t>
      </w:r>
      <w:r w:rsidR="00D74446">
        <w:rPr>
          <w:rFonts w:hint="cs"/>
          <w:rtl/>
        </w:rPr>
        <w:t xml:space="preserve"> אם</w:t>
      </w:r>
      <w:r w:rsidR="00183BFF" w:rsidRPr="006B7C09">
        <w:rPr>
          <w:rFonts w:hint="cs"/>
          <w:rtl/>
        </w:rPr>
        <w:t xml:space="preserve"> יש </w:t>
      </w:r>
      <w:r w:rsidR="00183BFF" w:rsidRPr="006B7C09">
        <w:rPr>
          <w:rtl/>
        </w:rPr>
        <w:t xml:space="preserve">ערוב והוצאה ליו"ט </w:t>
      </w:r>
      <w:r w:rsidR="00183BFF" w:rsidRPr="006B7C09">
        <w:rPr>
          <w:rFonts w:hint="cs"/>
          <w:rtl/>
        </w:rPr>
        <w:t xml:space="preserve">כשבת, </w:t>
      </w:r>
    </w:p>
    <w:p w14:paraId="736AC386" w14:textId="40F83B3A" w:rsidR="00183BFF" w:rsidRPr="001F19F5" w:rsidRDefault="00183BFF" w:rsidP="002104D7">
      <w:pPr>
        <w:rPr>
          <w:rFonts w:cs="Guttman Vilna"/>
          <w:b/>
          <w:bCs/>
          <w:spacing w:val="-2"/>
          <w:rtl/>
        </w:rPr>
      </w:pPr>
      <w:r w:rsidRPr="001F19F5">
        <w:rPr>
          <w:rStyle w:val="afffff3"/>
          <w:rFonts w:hint="cs"/>
          <w:spacing w:val="-2"/>
          <w:rtl/>
        </w:rPr>
        <w:t>דלב</w:t>
      </w:r>
      <w:r w:rsidRPr="001F19F5">
        <w:rPr>
          <w:rStyle w:val="afffff3"/>
          <w:spacing w:val="-2"/>
          <w:rtl/>
        </w:rPr>
        <w:t>"</w:t>
      </w:r>
      <w:r w:rsidRPr="001F19F5">
        <w:rPr>
          <w:rStyle w:val="afffff3"/>
          <w:rFonts w:hint="cs"/>
          <w:spacing w:val="-2"/>
          <w:rtl/>
        </w:rPr>
        <w:t>ה</w:t>
      </w:r>
      <w:r w:rsidR="00D74446">
        <w:rPr>
          <w:rStyle w:val="afffff3"/>
          <w:rFonts w:hint="cs"/>
          <w:spacing w:val="-2"/>
          <w:rtl/>
        </w:rPr>
        <w:t>:</w:t>
      </w:r>
      <w:r w:rsidRPr="001F19F5">
        <w:rPr>
          <w:rFonts w:hint="cs"/>
          <w:spacing w:val="-2"/>
          <w:rtl/>
        </w:rPr>
        <w:t xml:space="preserve"> </w:t>
      </w:r>
      <w:r w:rsidRPr="001F19F5">
        <w:rPr>
          <w:rStyle w:val="af4"/>
          <w:spacing w:val="-2"/>
          <w:rtl/>
        </w:rPr>
        <w:t>ולא תוציאו משא מבתיכם ביום השבת</w:t>
      </w:r>
      <w:r w:rsidRPr="001F19F5">
        <w:rPr>
          <w:spacing w:val="-2"/>
          <w:rtl/>
        </w:rPr>
        <w:t xml:space="preserve">, </w:t>
      </w:r>
      <w:r w:rsidRPr="001F19F5">
        <w:rPr>
          <w:rFonts w:hint="cs"/>
          <w:spacing w:val="-2"/>
          <w:rtl/>
        </w:rPr>
        <w:t xml:space="preserve">- </w:t>
      </w:r>
      <w:r w:rsidRPr="001F19F5">
        <w:rPr>
          <w:spacing w:val="-2"/>
          <w:rtl/>
        </w:rPr>
        <w:t xml:space="preserve">ביו"ט </w:t>
      </w:r>
      <w:r w:rsidR="00D74446">
        <w:rPr>
          <w:rFonts w:hint="cs"/>
          <w:spacing w:val="-2"/>
          <w:rtl/>
        </w:rPr>
        <w:t>כן</w:t>
      </w:r>
      <w:r w:rsidRPr="001F19F5">
        <w:rPr>
          <w:spacing w:val="-2"/>
          <w:rtl/>
        </w:rPr>
        <w:t>.</w:t>
      </w:r>
    </w:p>
    <w:p w14:paraId="558B7253" w14:textId="77777777" w:rsidR="00FE7DA4" w:rsidRPr="00FE7DA4" w:rsidRDefault="005D495F" w:rsidP="00FE7DA4">
      <w:pPr>
        <w:pStyle w:val="36"/>
        <w:framePr w:wrap="notBeside"/>
        <w:rPr>
          <w:rtl/>
        </w:rPr>
      </w:pPr>
      <w:r w:rsidRPr="00FE7DA4">
        <w:rPr>
          <w:rFonts w:hint="cs"/>
          <w:rtl/>
        </w:rPr>
        <w:t xml:space="preserve">ג. </w:t>
      </w:r>
      <w:r w:rsidR="009E4C3E" w:rsidRPr="00FE7DA4">
        <w:rPr>
          <w:rFonts w:hint="cs"/>
          <w:rtl/>
        </w:rPr>
        <w:t xml:space="preserve">רב יוסף </w:t>
      </w:r>
      <w:r w:rsidR="00183BFF" w:rsidRPr="00FE7DA4">
        <w:rPr>
          <w:rFonts w:hint="cs"/>
          <w:rtl/>
        </w:rPr>
        <w:t xml:space="preserve">דחה </w:t>
      </w:r>
    </w:p>
    <w:p w14:paraId="61DBE570" w14:textId="6F1A6F7E" w:rsidR="00183BFF" w:rsidRPr="00FE7DA4" w:rsidRDefault="00183BFF" w:rsidP="00CC27BC">
      <w:pPr>
        <w:rPr>
          <w:rtl/>
        </w:rPr>
      </w:pPr>
      <w:r w:rsidRPr="00FE7DA4">
        <w:rPr>
          <w:rFonts w:hint="cs"/>
          <w:rtl/>
        </w:rPr>
        <w:t xml:space="preserve">מדלא חלקו </w:t>
      </w:r>
      <w:r w:rsidR="00CC27BC" w:rsidRPr="00FE7DA4">
        <w:rPr>
          <w:rFonts w:hint="cs"/>
          <w:rtl/>
        </w:rPr>
        <w:t>ב</w:t>
      </w:r>
      <w:r w:rsidRPr="00FE7DA4">
        <w:rPr>
          <w:rFonts w:hint="cs"/>
          <w:rtl/>
        </w:rPr>
        <w:t>אבנים, ש</w:t>
      </w:r>
      <w:r w:rsidRPr="00FE7DA4">
        <w:rPr>
          <w:rtl/>
        </w:rPr>
        <w:t>"</w:t>
      </w:r>
      <w:r w:rsidRPr="00FE7DA4">
        <w:rPr>
          <w:rFonts w:hint="cs"/>
          <w:rtl/>
        </w:rPr>
        <w:t xml:space="preserve">מ חלקו </w:t>
      </w:r>
      <w:r w:rsidRPr="00FE7DA4">
        <w:rPr>
          <w:rtl/>
        </w:rPr>
        <w:t>בהוצאה שלא לצורך</w:t>
      </w:r>
      <w:r w:rsidRPr="00FE7DA4">
        <w:rPr>
          <w:rFonts w:hint="cs"/>
          <w:rtl/>
        </w:rPr>
        <w:t>,</w:t>
      </w:r>
    </w:p>
    <w:p w14:paraId="5D4F360C" w14:textId="77777777" w:rsidR="00D63EAE" w:rsidRDefault="00D63EAE" w:rsidP="00CC27BC">
      <w:pPr>
        <w:rPr>
          <w:rStyle w:val="afffff3"/>
          <w:rtl/>
        </w:rPr>
      </w:pPr>
    </w:p>
    <w:p w14:paraId="0D472613" w14:textId="77777777" w:rsidR="00D63EAE" w:rsidRPr="00D63EAE" w:rsidRDefault="00D74446" w:rsidP="00D63EAE">
      <w:pPr>
        <w:pStyle w:val="36"/>
        <w:framePr w:wrap="notBeside"/>
        <w:rPr>
          <w:rtl/>
        </w:rPr>
      </w:pPr>
      <w:r w:rsidRPr="00D63EAE">
        <w:rPr>
          <w:rFonts w:hint="cs"/>
          <w:rtl/>
        </w:rPr>
        <w:t>וכן לרי</w:t>
      </w:r>
      <w:r w:rsidR="005933DE" w:rsidRPr="00D63EAE">
        <w:rPr>
          <w:rtl/>
        </w:rPr>
        <w:t>"</w:t>
      </w:r>
      <w:r w:rsidRPr="00D63EAE">
        <w:rPr>
          <w:rFonts w:hint="cs"/>
          <w:rtl/>
        </w:rPr>
        <w:t>ו,</w:t>
      </w:r>
    </w:p>
    <w:p w14:paraId="4BFDD9F8" w14:textId="2BD33EE6" w:rsidR="00183BFF" w:rsidRDefault="00CC27BC" w:rsidP="00CC27BC">
      <w:pPr>
        <w:rPr>
          <w:rtl/>
        </w:rPr>
      </w:pPr>
      <w:r>
        <w:rPr>
          <w:rStyle w:val="afffff3"/>
          <w:rFonts w:hint="cs"/>
          <w:rtl/>
        </w:rPr>
        <w:t>ש</w:t>
      </w:r>
      <w:r w:rsidR="00D74446">
        <w:rPr>
          <w:rStyle w:val="afffff3"/>
          <w:rFonts w:hint="cs"/>
          <w:rtl/>
        </w:rPr>
        <w:t>שנו לפניו</w:t>
      </w:r>
      <w:r w:rsidR="00183BFF" w:rsidRPr="00A56D2B">
        <w:rPr>
          <w:rStyle w:val="afffff3"/>
          <w:rFonts w:hint="cs"/>
          <w:rtl/>
        </w:rPr>
        <w:t xml:space="preserve"> </w:t>
      </w:r>
      <w:r w:rsidR="00183BFF" w:rsidRPr="006F178A">
        <w:rPr>
          <w:rFonts w:hint="cs"/>
          <w:rtl/>
        </w:rPr>
        <w:t>ד</w:t>
      </w:r>
      <w:r w:rsidR="00183BFF" w:rsidRPr="006F178A">
        <w:rPr>
          <w:rtl/>
        </w:rPr>
        <w:t>המבשל גיד הנשה בחלב ביו"ט ואכלו</w:t>
      </w:r>
      <w:r w:rsidR="00D74446" w:rsidRPr="00EE6043">
        <w:rPr>
          <w:rFonts w:cs="PFT_Frank" w:hint="cs"/>
          <w:b/>
          <w:bCs/>
          <w:szCs w:val="14"/>
          <w:rtl/>
        </w:rPr>
        <w:t xml:space="preserve"> </w:t>
      </w:r>
      <w:r w:rsidR="00183BFF" w:rsidRPr="00EE6043">
        <w:rPr>
          <w:rFonts w:cs="PFT_Frank"/>
          <w:b/>
          <w:bCs/>
          <w:szCs w:val="14"/>
          <w:rtl/>
        </w:rPr>
        <w:t>לוקה חמש</w:t>
      </w:r>
      <w:r w:rsidR="00183BFF" w:rsidRPr="006F178A">
        <w:rPr>
          <w:rtl/>
        </w:rPr>
        <w:t>.</w:t>
      </w:r>
      <w:r>
        <w:rPr>
          <w:rStyle w:val="afffd"/>
          <w:rFonts w:ascii="Fb Fontext" w:hAnsi="Fb Fontext" w:cs="PFT_Frank" w:hint="cs"/>
          <w:b/>
          <w:szCs w:val="14"/>
          <w:rtl/>
        </w:rPr>
        <w:t xml:space="preserve"> </w:t>
      </w:r>
      <w:r w:rsidR="00183BFF" w:rsidRPr="00A56D2B">
        <w:rPr>
          <w:rStyle w:val="afffff7"/>
          <w:rFonts w:hint="cs"/>
          <w:rtl/>
        </w:rPr>
        <w:t xml:space="preserve">א. </w:t>
      </w:r>
      <w:r w:rsidR="00183BFF" w:rsidRPr="006F178A">
        <w:rPr>
          <w:rtl/>
        </w:rPr>
        <w:t xml:space="preserve">מבשל גיד, </w:t>
      </w:r>
      <w:r w:rsidR="00183BFF" w:rsidRPr="00A56D2B">
        <w:rPr>
          <w:rStyle w:val="afffff7"/>
          <w:rFonts w:hint="cs"/>
          <w:rtl/>
        </w:rPr>
        <w:t>ב.</w:t>
      </w:r>
      <w:r w:rsidR="00183BFF" w:rsidRPr="006F178A">
        <w:rPr>
          <w:rFonts w:hint="cs"/>
          <w:rtl/>
        </w:rPr>
        <w:t xml:space="preserve"> </w:t>
      </w:r>
      <w:r w:rsidR="00183BFF" w:rsidRPr="006F178A">
        <w:rPr>
          <w:rtl/>
        </w:rPr>
        <w:t xml:space="preserve">אוכל גיד, </w:t>
      </w:r>
      <w:r w:rsidR="004632A2">
        <w:rPr>
          <w:rtl/>
        </w:rPr>
        <w:tab/>
      </w:r>
      <w:r w:rsidR="00183BFF" w:rsidRPr="00A56D2B">
        <w:rPr>
          <w:rStyle w:val="afffff7"/>
          <w:rFonts w:hint="cs"/>
          <w:rtl/>
        </w:rPr>
        <w:t>ג.</w:t>
      </w:r>
      <w:r w:rsidR="00183BFF" w:rsidRPr="006F178A">
        <w:rPr>
          <w:rFonts w:hint="cs"/>
          <w:rtl/>
        </w:rPr>
        <w:t xml:space="preserve"> </w:t>
      </w:r>
      <w:r w:rsidR="00183BFF" w:rsidRPr="006F178A">
        <w:rPr>
          <w:rtl/>
        </w:rPr>
        <w:t>מבשל בשר בחלב,</w:t>
      </w:r>
    </w:p>
    <w:p w14:paraId="649FE897" w14:textId="726544FF" w:rsidR="00183BFF" w:rsidRPr="006F178A" w:rsidRDefault="00183BFF" w:rsidP="00D63EAE">
      <w:pPr>
        <w:rPr>
          <w:rFonts w:cs="Guttman Vilna"/>
          <w:b/>
          <w:bCs/>
          <w:rtl/>
        </w:rPr>
      </w:pPr>
      <w:r w:rsidRPr="00A56D2B">
        <w:rPr>
          <w:rStyle w:val="afffff7"/>
          <w:rFonts w:hint="cs"/>
          <w:rtl/>
        </w:rPr>
        <w:t>ד.</w:t>
      </w:r>
      <w:r w:rsidRPr="006F178A">
        <w:rPr>
          <w:rFonts w:hint="cs"/>
          <w:rtl/>
        </w:rPr>
        <w:t xml:space="preserve"> </w:t>
      </w:r>
      <w:r w:rsidRPr="006F178A">
        <w:rPr>
          <w:rtl/>
        </w:rPr>
        <w:t xml:space="preserve">אוכל בשר בחלב, </w:t>
      </w:r>
      <w:r w:rsidR="004632A2">
        <w:rPr>
          <w:rtl/>
        </w:rPr>
        <w:tab/>
      </w:r>
      <w:r w:rsidRPr="00A56D2B">
        <w:rPr>
          <w:rStyle w:val="afffff7"/>
          <w:rFonts w:hint="cs"/>
          <w:rtl/>
        </w:rPr>
        <w:t>ה.</w:t>
      </w:r>
      <w:r w:rsidRPr="006F178A">
        <w:rPr>
          <w:rFonts w:hint="cs"/>
          <w:rtl/>
        </w:rPr>
        <w:t xml:space="preserve"> </w:t>
      </w:r>
      <w:r w:rsidRPr="006F178A">
        <w:rPr>
          <w:rtl/>
        </w:rPr>
        <w:t>משום הבערה.</w:t>
      </w:r>
    </w:p>
    <w:p w14:paraId="0BBCE58F" w14:textId="77777777" w:rsidR="00FE7DA4" w:rsidRPr="00FE7DA4" w:rsidRDefault="00183BFF" w:rsidP="00FE7DA4">
      <w:pPr>
        <w:pStyle w:val="36"/>
        <w:framePr w:wrap="notBeside"/>
        <w:rPr>
          <w:rtl/>
        </w:rPr>
      </w:pPr>
      <w:r w:rsidRPr="00FE7DA4">
        <w:rPr>
          <w:rFonts w:hint="cs"/>
          <w:rtl/>
        </w:rPr>
        <w:t>ו</w:t>
      </w:r>
      <w:r w:rsidRPr="00FE7DA4">
        <w:rPr>
          <w:rtl/>
        </w:rPr>
        <w:t xml:space="preserve">א"ל </w:t>
      </w:r>
      <w:r w:rsidRPr="00FE7DA4">
        <w:rPr>
          <w:rFonts w:hint="cs"/>
          <w:rtl/>
        </w:rPr>
        <w:t>רי</w:t>
      </w:r>
      <w:r w:rsidRPr="00FE7DA4">
        <w:rPr>
          <w:rtl/>
        </w:rPr>
        <w:t>"</w:t>
      </w:r>
      <w:r w:rsidRPr="00FE7DA4">
        <w:rPr>
          <w:rFonts w:hint="cs"/>
          <w:rtl/>
        </w:rPr>
        <w:t>ו:</w:t>
      </w:r>
    </w:p>
    <w:p w14:paraId="65AADF77" w14:textId="777D38A3" w:rsidR="00183BFF" w:rsidRDefault="00D74446" w:rsidP="00FE7DA4">
      <w:pPr>
        <w:pStyle w:val="affffff0"/>
        <w:rPr>
          <w:rtl/>
        </w:rPr>
      </w:pPr>
      <w:r w:rsidRPr="00FE7DA4">
        <w:rPr>
          <w:rFonts w:hint="cs"/>
          <w:rtl/>
        </w:rPr>
        <w:t xml:space="preserve">צא ושנה בחוץ, </w:t>
      </w:r>
      <w:r w:rsidR="00183BFF" w:rsidRPr="00FE7DA4">
        <w:rPr>
          <w:rFonts w:hint="cs"/>
          <w:rtl/>
        </w:rPr>
        <w:t>ד</w:t>
      </w:r>
      <w:r w:rsidR="00183BFF" w:rsidRPr="00FE7DA4">
        <w:rPr>
          <w:rtl/>
        </w:rPr>
        <w:t>הבערה ובשול אינה משנה</w:t>
      </w:r>
      <w:r w:rsidR="00FE7DA4" w:rsidRPr="00FE7DA4">
        <w:rPr>
          <w:rFonts w:hint="cs"/>
          <w:rtl/>
        </w:rPr>
        <w:t xml:space="preserve"> </w:t>
      </w:r>
      <w:r w:rsidR="00183BFF" w:rsidRPr="00FE7DA4">
        <w:rPr>
          <w:rtl/>
        </w:rPr>
        <w:t>ו</w:t>
      </w:r>
      <w:r w:rsidR="00183BFF" w:rsidRPr="00FE7DA4">
        <w:rPr>
          <w:rFonts w:hint="eastAsia"/>
          <w:rtl/>
        </w:rPr>
        <w:t>גם</w:t>
      </w:r>
      <w:r w:rsidR="00183BFF" w:rsidRPr="00FE7DA4">
        <w:rPr>
          <w:rtl/>
        </w:rPr>
        <w:t xml:space="preserve"> </w:t>
      </w:r>
      <w:r w:rsidR="00183BFF" w:rsidRPr="00FE7DA4">
        <w:rPr>
          <w:rFonts w:hint="eastAsia"/>
          <w:rtl/>
        </w:rPr>
        <w:t>א</w:t>
      </w:r>
      <w:r w:rsidR="00183BFF" w:rsidRPr="00FE7DA4">
        <w:rPr>
          <w:rtl/>
        </w:rPr>
        <w:t>"</w:t>
      </w:r>
      <w:r w:rsidR="00183BFF" w:rsidRPr="00FE7DA4">
        <w:rPr>
          <w:rFonts w:hint="eastAsia"/>
          <w:rtl/>
        </w:rPr>
        <w:t>כ</w:t>
      </w:r>
      <w:r w:rsidRPr="00FE7DA4">
        <w:rPr>
          <w:rFonts w:hint="cs"/>
          <w:rtl/>
        </w:rPr>
        <w:t>,</w:t>
      </w:r>
      <w:r w:rsidR="00183BFF" w:rsidRPr="00FE7DA4">
        <w:rPr>
          <w:rtl/>
        </w:rPr>
        <w:t xml:space="preserve"> </w:t>
      </w:r>
      <w:r w:rsidRPr="00FE7DA4">
        <w:rPr>
          <w:rFonts w:hint="cs"/>
          <w:rtl/>
        </w:rPr>
        <w:t>רק</w:t>
      </w:r>
      <w:r w:rsidR="00183BFF" w:rsidRPr="00FE7DA4">
        <w:rPr>
          <w:rtl/>
        </w:rPr>
        <w:t xml:space="preserve"> </w:t>
      </w:r>
      <w:r w:rsidR="00183BFF" w:rsidRPr="00FE7DA4">
        <w:rPr>
          <w:rFonts w:hint="eastAsia"/>
          <w:rtl/>
        </w:rPr>
        <w:t>לב</w:t>
      </w:r>
      <w:r w:rsidR="00183BFF" w:rsidRPr="00FE7DA4">
        <w:rPr>
          <w:rtl/>
        </w:rPr>
        <w:t>"</w:t>
      </w:r>
      <w:r w:rsidR="00183BFF" w:rsidRPr="00FE7DA4">
        <w:rPr>
          <w:rFonts w:hint="eastAsia"/>
          <w:rtl/>
        </w:rPr>
        <w:t>ש</w:t>
      </w:r>
      <w:r w:rsidR="00183BFF" w:rsidRPr="00FE7DA4">
        <w:rPr>
          <w:rtl/>
        </w:rPr>
        <w:t xml:space="preserve"> </w:t>
      </w:r>
      <w:r w:rsidR="00183BFF" w:rsidRPr="00FE7DA4">
        <w:rPr>
          <w:rFonts w:hint="eastAsia"/>
          <w:rtl/>
        </w:rPr>
        <w:t>דלא</w:t>
      </w:r>
      <w:r w:rsidR="00183BFF" w:rsidRPr="00FE7DA4">
        <w:rPr>
          <w:rtl/>
        </w:rPr>
        <w:t xml:space="preserve"> </w:t>
      </w:r>
      <w:r w:rsidR="00183BFF" w:rsidRPr="00FE7DA4">
        <w:rPr>
          <w:rFonts w:hint="eastAsia"/>
          <w:rtl/>
        </w:rPr>
        <w:t>אמרי</w:t>
      </w:r>
      <w:r w:rsidR="00183BFF" w:rsidRPr="00FE7DA4">
        <w:rPr>
          <w:rtl/>
        </w:rPr>
        <w:t xml:space="preserve">' </w:t>
      </w:r>
      <w:r w:rsidR="00183BFF" w:rsidRPr="00FE7DA4">
        <w:rPr>
          <w:rFonts w:hint="eastAsia"/>
          <w:rtl/>
        </w:rPr>
        <w:t>מתוך</w:t>
      </w:r>
      <w:r w:rsidR="00CC27BC" w:rsidRPr="00FE7DA4">
        <w:rPr>
          <w:rFonts w:hint="cs"/>
          <w:rtl/>
        </w:rPr>
        <w:t xml:space="preserve"> שהותרה לצורך</w:t>
      </w:r>
      <w:r w:rsidR="00FE7DA4" w:rsidRPr="00FE7DA4">
        <w:rPr>
          <w:rFonts w:hint="cs"/>
          <w:rtl/>
        </w:rPr>
        <w:t>.</w:t>
      </w:r>
    </w:p>
    <w:p w14:paraId="674BC6AC" w14:textId="77777777" w:rsidR="00183BFF" w:rsidRPr="006F178A" w:rsidRDefault="00183BFF" w:rsidP="00183BFF">
      <w:pPr>
        <w:pStyle w:val="afff2"/>
        <w:framePr w:wrap="around"/>
        <w:rPr>
          <w:rtl/>
        </w:rPr>
      </w:pPr>
      <w:r w:rsidRPr="006F178A">
        <w:rPr>
          <w:rFonts w:hint="cs"/>
          <w:rtl/>
        </w:rPr>
        <w:lastRenderedPageBreak/>
        <w:t>יב:</w:t>
      </w:r>
    </w:p>
    <w:p>
      <w:pPr>
        <w:pStyle w:val="MishnaBatzad"/>
        <w:rPr>
          <w:ins w:id="20025" w:author="קלוד" w:date="2026-10-06T10:08:13Z"/>
        </w:rPr>
      </w:pPr>
      <w:ins w:id="20024" w:author="קלוד" w:date="2026-10-06T10:08:13Z">
        <w:r>
          <w:t xml:space="preserve">משנה ו</w:t>
        </w:r>
      </w:ins>
    </w:p>
    <w:p w14:paraId="6111AAA5" w14:textId="77777777" w:rsidR="009F4114" w:rsidRDefault="00183BFF" w:rsidP="009F4114">
      <w:pPr>
        <w:pStyle w:val="afff8"/>
        <w:spacing w:before="120"/>
        <w:jc w:val="center"/>
        <w:rPr>
          <w:rStyle w:val="afffffc"/>
          <w:rtl/>
        </w:rPr>
        <w:pPrChange w:id="90008" w:author="קלוד" w:date="2026-10-08T12:08:16Z">
          <w:pPr>
            <w:pStyle w:val="afff8"/>
            <w:jc w:val="center"/>
          </w:pPr>
        </w:pPrChange>
      </w:pPr>
      <w:r w:rsidRPr="006F178A">
        <w:rPr>
          <w:rtl/>
        </w:rPr>
        <w:t>חלה ומתנות לכהן ביו"ט, בין שהורמו מאמש בין מהיום.</w:t>
      </w:r>
    </w:p>
    <w:p w14:paraId="7DCC66F0" w14:textId="77777777" w:rsidR="00183BFF" w:rsidRPr="006F178A" w:rsidRDefault="009F4114" w:rsidP="009F4114">
      <w:pPr>
        <w:pStyle w:val="afff8"/>
        <w:rPr>
          <w:rtl/>
        </w:rPr>
      </w:pPr>
      <w:r w:rsidRPr="00CB6E74">
        <w:rPr>
          <w:rStyle w:val="afffff1"/>
          <w:rtl/>
        </w:rPr>
        <w:t>ב"ש:</w:t>
      </w:r>
      <w:r w:rsidRPr="006F178A">
        <w:rPr>
          <w:rtl/>
        </w:rPr>
        <w:t xml:space="preserve"> </w:t>
      </w:r>
      <w:r>
        <w:rPr>
          <w:rFonts w:hint="cs"/>
          <w:rtl/>
        </w:rPr>
        <w:t xml:space="preserve">אין מוליכין </w:t>
      </w:r>
      <w:r w:rsidR="00D74446">
        <w:rPr>
          <w:rtl/>
        </w:rPr>
        <w:t>גז</w:t>
      </w:r>
      <w:r w:rsidR="00D74446">
        <w:rPr>
          <w:rFonts w:hint="cs"/>
          <w:rtl/>
        </w:rPr>
        <w:t>"ש</w:t>
      </w:r>
      <w:r w:rsidR="00183BFF" w:rsidRPr="006F178A">
        <w:rPr>
          <w:rtl/>
        </w:rPr>
        <w:t xml:space="preserve">: </w:t>
      </w:r>
      <w:r w:rsidR="005D495F">
        <w:rPr>
          <w:rFonts w:hint="cs"/>
          <w:rtl/>
        </w:rPr>
        <w:t>מתרומה שאין מוליכין ל</w:t>
      </w:r>
      <w:r w:rsidR="00183BFF" w:rsidRPr="006F178A">
        <w:rPr>
          <w:rtl/>
        </w:rPr>
        <w:t>חלה ומתנות</w:t>
      </w:r>
    </w:p>
    <w:p w14:paraId="2595EDB7" w14:textId="77777777" w:rsidR="00183BFF" w:rsidRPr="007234A9" w:rsidRDefault="00183BFF" w:rsidP="00AB4D92">
      <w:pPr>
        <w:pStyle w:val="afff8"/>
        <w:spacing w:after="60" w:line="220" w:lineRule="exact"/>
        <w:rPr>
          <w:rtl/>
        </w:rPr>
      </w:pPr>
      <w:r w:rsidRPr="00CB6E74">
        <w:rPr>
          <w:rStyle w:val="afffff1"/>
          <w:rtl/>
        </w:rPr>
        <w:t>ב"ה</w:t>
      </w:r>
      <w:r w:rsidRPr="00CB6E74">
        <w:rPr>
          <w:rStyle w:val="afffff1"/>
          <w:rFonts w:hint="cs"/>
          <w:rtl/>
        </w:rPr>
        <w:t>:</w:t>
      </w:r>
      <w:r w:rsidRPr="007234A9">
        <w:rPr>
          <w:rFonts w:hint="cs"/>
          <w:rtl/>
        </w:rPr>
        <w:t xml:space="preserve"> </w:t>
      </w:r>
      <w:r w:rsidR="009F4114">
        <w:rPr>
          <w:rFonts w:hint="cs"/>
          <w:rtl/>
        </w:rPr>
        <w:t>מתירין ד</w:t>
      </w:r>
      <w:r>
        <w:rPr>
          <w:rFonts w:hint="cs"/>
          <w:rtl/>
        </w:rPr>
        <w:t xml:space="preserve">שונה </w:t>
      </w:r>
      <w:r w:rsidRPr="007234A9">
        <w:rPr>
          <w:rtl/>
        </w:rPr>
        <w:t>תרומה</w:t>
      </w:r>
      <w:r w:rsidR="005D495F">
        <w:rPr>
          <w:rFonts w:hint="cs"/>
          <w:rtl/>
        </w:rPr>
        <w:t>,</w:t>
      </w:r>
      <w:r w:rsidRPr="007234A9">
        <w:rPr>
          <w:rtl/>
        </w:rPr>
        <w:t xml:space="preserve"> </w:t>
      </w:r>
      <w:r w:rsidR="005D495F">
        <w:rPr>
          <w:rFonts w:hint="cs"/>
          <w:rtl/>
        </w:rPr>
        <w:t>ממ</w:t>
      </w:r>
      <w:r w:rsidRPr="007234A9">
        <w:rPr>
          <w:rtl/>
        </w:rPr>
        <w:t>תנות שזכאי בהרמ</w:t>
      </w:r>
      <w:r w:rsidRPr="007234A9">
        <w:rPr>
          <w:rFonts w:hint="cs"/>
          <w:rtl/>
        </w:rPr>
        <w:t>תן</w:t>
      </w:r>
    </w:p>
    <w:p w14:paraId="71C4C458" w14:textId="77777777" w:rsidR="00AB4D92" w:rsidRPr="00AB4D92" w:rsidRDefault="00E91102" w:rsidP="00AB4D92">
      <w:pPr>
        <w:pStyle w:val="36"/>
        <w:framePr w:wrap="notBeside"/>
        <w:rPr>
          <w:rtl/>
        </w:rPr>
      </w:pPr>
      <w:r w:rsidRPr="00AB4D92">
        <w:rPr>
          <w:rFonts w:hint="cs"/>
          <w:rtl/>
        </w:rPr>
        <w:t>ר</w:t>
      </w:r>
      <w:r w:rsidR="00183BFF" w:rsidRPr="00AB4D92">
        <w:rPr>
          <w:rFonts w:hint="cs"/>
          <w:rtl/>
        </w:rPr>
        <w:t>"י:</w:t>
      </w:r>
    </w:p>
    <w:p w14:paraId="03CD47F2" w14:textId="75AD6A6F" w:rsidR="00B775E2" w:rsidRDefault="001C6081" w:rsidP="00AB4D92">
      <w:pPr>
        <w:pStyle w:val="afffffe"/>
        <w:spacing w:before="0"/>
        <w:rPr>
          <w:rtl/>
        </w:rPr>
      </w:pPr>
      <w:r w:rsidRPr="00D977D1">
        <w:rPr>
          <w:rFonts w:cs="PFT_Frank" w:hint="cs"/>
          <w:b/>
          <w:bCs/>
          <w:szCs w:val="14"/>
          <w:rtl/>
        </w:rPr>
        <w:t>נ</w:t>
      </w:r>
      <w:r w:rsidR="00183BFF" w:rsidRPr="00D977D1">
        <w:rPr>
          <w:rFonts w:cs="PFT_Frank" w:hint="cs"/>
          <w:b/>
          <w:bCs/>
          <w:szCs w:val="14"/>
          <w:rtl/>
        </w:rPr>
        <w:t>חלקו על מתנות</w:t>
      </w:r>
      <w:r w:rsidR="00183BFF" w:rsidRPr="006F178A">
        <w:rPr>
          <w:rFonts w:hint="cs"/>
          <w:rtl/>
        </w:rPr>
        <w:t xml:space="preserve"> </w:t>
      </w:r>
      <w:r>
        <w:rPr>
          <w:rFonts w:hint="cs"/>
          <w:rtl/>
        </w:rPr>
        <w:t xml:space="preserve">שנשחטו והורמו אמש </w:t>
      </w:r>
      <w:r w:rsidR="00183BFF" w:rsidRPr="006F178A">
        <w:rPr>
          <w:rFonts w:hint="cs"/>
          <w:rtl/>
        </w:rPr>
        <w:t>להוליכן בפנ</w:t>
      </w:r>
      <w:r w:rsidR="00183BFF" w:rsidRPr="006F178A">
        <w:rPr>
          <w:rtl/>
        </w:rPr>
        <w:t>"</w:t>
      </w:r>
      <w:r w:rsidR="00183BFF" w:rsidRPr="006F178A">
        <w:rPr>
          <w:rFonts w:hint="cs"/>
          <w:rtl/>
        </w:rPr>
        <w:t>ע</w:t>
      </w:r>
      <w:r w:rsidR="00183BFF">
        <w:rPr>
          <w:rFonts w:hint="cs"/>
          <w:rtl/>
        </w:rPr>
        <w:t>,</w:t>
      </w:r>
      <w:r w:rsidR="00183BFF" w:rsidRPr="006F178A">
        <w:rPr>
          <w:rFonts w:hint="cs"/>
          <w:rtl/>
        </w:rPr>
        <w:t xml:space="preserve"> </w:t>
      </w:r>
    </w:p>
    <w:p w14:paraId="754DC6CF" w14:textId="77777777" w:rsidR="00183BFF" w:rsidRDefault="001C6081" w:rsidP="00B775E2">
      <w:pPr>
        <w:ind w:left="284"/>
        <w:rPr>
          <w:rtl/>
        </w:rPr>
      </w:pPr>
      <w:r>
        <w:rPr>
          <w:rFonts w:hint="cs"/>
          <w:rtl/>
        </w:rPr>
        <w:t>אבל אגב שנשחטו והורמו היום מותר,</w:t>
      </w:r>
    </w:p>
    <w:p w14:paraId="25C12A3D" w14:textId="77777777" w:rsidR="007B17A3" w:rsidRPr="007B17A3" w:rsidRDefault="001C6081" w:rsidP="007B17A3">
      <w:pPr>
        <w:pStyle w:val="36"/>
        <w:framePr w:wrap="notBeside"/>
        <w:rPr>
          <w:rtl/>
        </w:rPr>
      </w:pPr>
      <w:r w:rsidRPr="007B17A3">
        <w:rPr>
          <w:rFonts w:hint="cs"/>
          <w:rtl/>
        </w:rPr>
        <w:t>ל</w:t>
      </w:r>
      <w:r w:rsidR="00183BFF" w:rsidRPr="007B17A3">
        <w:rPr>
          <w:rFonts w:hint="cs"/>
          <w:rtl/>
        </w:rPr>
        <w:t>רבי יוסי:</w:t>
      </w:r>
    </w:p>
    <w:p w14:paraId="43D0E05F" w14:textId="79F2B686" w:rsidR="00183BFF" w:rsidRDefault="00183BFF" w:rsidP="001C6081">
      <w:pPr>
        <w:rPr>
          <w:rStyle w:val="afffff3"/>
          <w:rtl/>
        </w:rPr>
      </w:pPr>
      <w:r w:rsidRPr="00D977D1">
        <w:rPr>
          <w:rFonts w:cs="PFT_Frank"/>
          <w:b/>
          <w:bCs/>
          <w:szCs w:val="14"/>
          <w:rtl/>
        </w:rPr>
        <w:t>נחלקו על התרומה,</w:t>
      </w:r>
      <w:r w:rsidR="001C6081">
        <w:rPr>
          <w:rFonts w:hint="cs"/>
          <w:rtl/>
        </w:rPr>
        <w:t xml:space="preserve"> אבל מתנות מותר. </w:t>
      </w:r>
      <w:r w:rsidRPr="006F178A">
        <w:rPr>
          <w:rtl/>
        </w:rPr>
        <w:t xml:space="preserve"> </w:t>
      </w:r>
    </w:p>
    <w:p w14:paraId="734D2A02" w14:textId="77777777" w:rsidR="00D96BE1" w:rsidRPr="00D96BE1" w:rsidRDefault="001C6081" w:rsidP="00D96BE1">
      <w:pPr>
        <w:pStyle w:val="36"/>
        <w:framePr w:wrap="notBeside"/>
        <w:rPr>
          <w:rtl/>
        </w:rPr>
      </w:pPr>
      <w:r w:rsidRPr="00D96BE1">
        <w:rPr>
          <w:rFonts w:hint="cs"/>
          <w:rtl/>
        </w:rPr>
        <w:t>ול</w:t>
      </w:r>
      <w:r w:rsidR="00183BFF" w:rsidRPr="00D96BE1">
        <w:rPr>
          <w:rFonts w:hint="cs"/>
          <w:rtl/>
        </w:rPr>
        <w:t>אחרים</w:t>
      </w:r>
      <w:r w:rsidRPr="00D96BE1">
        <w:rPr>
          <w:rFonts w:hint="cs"/>
          <w:rtl/>
        </w:rPr>
        <w:t>:</w:t>
      </w:r>
    </w:p>
    <w:p w14:paraId="3F3C6904" w14:textId="1FC07D98" w:rsidR="00183BFF" w:rsidRPr="001C6081" w:rsidRDefault="001C6081" w:rsidP="001C6081">
      <w:pPr>
        <w:rPr>
          <w:rtl/>
        </w:rPr>
      </w:pPr>
      <w:r w:rsidRPr="00D977D1">
        <w:rPr>
          <w:rFonts w:cs="PFT_Frank" w:hint="cs"/>
          <w:b/>
          <w:bCs/>
          <w:szCs w:val="14"/>
          <w:rtl/>
        </w:rPr>
        <w:t>נ</w:t>
      </w:r>
      <w:r w:rsidR="00183BFF" w:rsidRPr="00D977D1">
        <w:rPr>
          <w:rFonts w:cs="PFT_Frank" w:hint="cs"/>
          <w:b/>
          <w:bCs/>
          <w:szCs w:val="14"/>
          <w:rtl/>
        </w:rPr>
        <w:t>חלקו על מתנות</w:t>
      </w:r>
      <w:r w:rsidR="00183BFF" w:rsidRPr="001C6081">
        <w:rPr>
          <w:rFonts w:hint="cs"/>
          <w:rtl/>
        </w:rPr>
        <w:t xml:space="preserve"> אבל תרומה </w:t>
      </w:r>
      <w:r w:rsidRPr="001C6081">
        <w:rPr>
          <w:rFonts w:hint="cs"/>
          <w:rtl/>
        </w:rPr>
        <w:t>אסור</w:t>
      </w:r>
      <w:r w:rsidR="00183BFF" w:rsidRPr="001C6081">
        <w:rPr>
          <w:rFonts w:hint="cs"/>
          <w:rtl/>
        </w:rPr>
        <w:t xml:space="preserve"> </w:t>
      </w:r>
    </w:p>
    <w:p w14:paraId="0B958364" w14:textId="77777777" w:rsidR="001C6081" w:rsidRDefault="001C6081" w:rsidP="009F4114">
      <w:pPr>
        <w:rPr>
          <w:rtl/>
        </w:rPr>
      </w:pPr>
      <w:r w:rsidRPr="00D96BE1">
        <w:rPr>
          <w:rFonts w:hint="cs"/>
          <w:rtl/>
        </w:rPr>
        <w:t>ומתני' מיירי בנשחטו אמש</w:t>
      </w:r>
      <w:r w:rsidRPr="009F4114">
        <w:rPr>
          <w:rFonts w:hint="cs"/>
          <w:spacing w:val="-4"/>
          <w:rtl/>
        </w:rPr>
        <w:t xml:space="preserve"> </w:t>
      </w:r>
      <w:r w:rsidRPr="009F4114">
        <w:rPr>
          <w:rStyle w:val="afffff3"/>
          <w:rFonts w:hint="cs"/>
          <w:rtl/>
        </w:rPr>
        <w:t>וכר"י או כאחרים</w:t>
      </w:r>
      <w:r w:rsidR="009F4114" w:rsidRPr="009F4114">
        <w:rPr>
          <w:rStyle w:val="afffff3"/>
          <w:rFonts w:hint="cs"/>
          <w:rtl/>
        </w:rPr>
        <w:t xml:space="preserve">, </w:t>
      </w:r>
      <w:r w:rsidRPr="00D96BE1">
        <w:rPr>
          <w:rFonts w:hint="cs"/>
          <w:rtl/>
        </w:rPr>
        <w:t>ושרי בנשחטו היום.</w:t>
      </w:r>
      <w:r>
        <w:rPr>
          <w:rFonts w:hint="cs"/>
          <w:rtl/>
        </w:rPr>
        <w:t xml:space="preserve"> </w:t>
      </w:r>
    </w:p>
    <w:p w14:paraId="01CADD73" w14:textId="77777777" w:rsidR="00D96BE1" w:rsidRPr="00D96BE1" w:rsidRDefault="001C6081" w:rsidP="00D96BE1">
      <w:pPr>
        <w:pStyle w:val="36"/>
        <w:framePr w:wrap="notBeside"/>
        <w:rPr>
          <w:rtl/>
        </w:rPr>
      </w:pPr>
      <w:r w:rsidRPr="00D96BE1">
        <w:rPr>
          <w:rFonts w:hint="cs"/>
          <w:rtl/>
        </w:rPr>
        <w:t>ואיכא בנייהו</w:t>
      </w:r>
    </w:p>
    <w:p w14:paraId="01DE4B01" w14:textId="280903CA" w:rsidR="001C6081" w:rsidRDefault="001C6081" w:rsidP="001C6081">
      <w:pPr>
        <w:rPr>
          <w:rtl/>
        </w:rPr>
      </w:pPr>
      <w:r>
        <w:rPr>
          <w:rFonts w:hint="cs"/>
          <w:rtl/>
        </w:rPr>
        <w:t xml:space="preserve">טפלה </w:t>
      </w:r>
      <w:r w:rsidRPr="001C6081">
        <w:rPr>
          <w:rStyle w:val="afffff3"/>
          <w:rFonts w:hint="cs"/>
          <w:rtl/>
        </w:rPr>
        <w:t>דר</w:t>
      </w:r>
      <w:r w:rsidR="005933DE">
        <w:rPr>
          <w:rStyle w:val="afffff3"/>
          <w:rtl/>
        </w:rPr>
        <w:t>"</w:t>
      </w:r>
      <w:r w:rsidRPr="001C6081">
        <w:rPr>
          <w:rStyle w:val="afffff3"/>
          <w:rFonts w:hint="cs"/>
          <w:rtl/>
        </w:rPr>
        <w:t>י</w:t>
      </w:r>
      <w:r>
        <w:rPr>
          <w:rFonts w:hint="cs"/>
          <w:rtl/>
        </w:rPr>
        <w:t xml:space="preserve"> מתיר. </w:t>
      </w:r>
    </w:p>
    <w:p w14:paraId="47F01744" w14:textId="77777777" w:rsidR="00183BFF" w:rsidRPr="009F4114" w:rsidRDefault="00183BFF" w:rsidP="001C6081">
      <w:pPr>
        <w:rPr>
          <w:spacing w:val="-4"/>
          <w:rtl/>
        </w:rPr>
      </w:pPr>
      <w:r w:rsidRPr="009F4114">
        <w:rPr>
          <w:rStyle w:val="afffff3"/>
          <w:rtl/>
        </w:rPr>
        <w:t>ר</w:t>
      </w:r>
      <w:r w:rsidRPr="009F4114">
        <w:rPr>
          <w:rStyle w:val="afffff3"/>
          <w:rFonts w:hint="cs"/>
          <w:rtl/>
        </w:rPr>
        <w:t>יא</w:t>
      </w:r>
      <w:r w:rsidRPr="009F4114">
        <w:rPr>
          <w:rStyle w:val="afffff3"/>
          <w:rtl/>
        </w:rPr>
        <w:t>"</w:t>
      </w:r>
      <w:r w:rsidRPr="009F4114">
        <w:rPr>
          <w:rStyle w:val="afffff3"/>
          <w:rFonts w:hint="cs"/>
          <w:rtl/>
        </w:rPr>
        <w:t>ש</w:t>
      </w:r>
      <w:r w:rsidR="009F4114" w:rsidRPr="009F4114">
        <w:rPr>
          <w:rStyle w:val="afffff3"/>
          <w:rFonts w:hint="cs"/>
          <w:rtl/>
        </w:rPr>
        <w:t xml:space="preserve"> וכן הורה רב יוסף:</w:t>
      </w:r>
      <w:r w:rsidRPr="009F4114">
        <w:rPr>
          <w:rFonts w:hint="cs"/>
          <w:spacing w:val="-4"/>
          <w:rtl/>
        </w:rPr>
        <w:t xml:space="preserve"> </w:t>
      </w:r>
      <w:r w:rsidRPr="009F4114">
        <w:rPr>
          <w:rFonts w:cs="PFT_Frank"/>
          <w:b/>
          <w:bCs/>
          <w:spacing w:val="-4"/>
          <w:szCs w:val="14"/>
          <w:rtl/>
        </w:rPr>
        <w:t xml:space="preserve">הלכה </w:t>
      </w:r>
      <w:r w:rsidRPr="009F4114">
        <w:rPr>
          <w:rStyle w:val="afffff3"/>
          <w:rtl/>
        </w:rPr>
        <w:t>כרבי יוסי</w:t>
      </w:r>
      <w:r w:rsidR="008F0C2A" w:rsidRPr="009F4114">
        <w:rPr>
          <w:rStyle w:val="afffff3"/>
          <w:rFonts w:hint="cs"/>
          <w:rtl/>
        </w:rPr>
        <w:t xml:space="preserve"> </w:t>
      </w:r>
      <w:r w:rsidR="001C6081" w:rsidRPr="009F4114">
        <w:rPr>
          <w:rFonts w:hint="cs"/>
          <w:spacing w:val="-4"/>
          <w:rtl/>
        </w:rPr>
        <w:t xml:space="preserve">שהתיר אפי' תרומה </w:t>
      </w:r>
      <w:r w:rsidR="001C6081" w:rsidRPr="009F4114">
        <w:rPr>
          <w:rStyle w:val="afffff3"/>
          <w:rFonts w:hint="cs"/>
          <w:rtl/>
        </w:rPr>
        <w:t>וכ</w:t>
      </w:r>
      <w:r w:rsidR="008F0C2A" w:rsidRPr="009F4114">
        <w:rPr>
          <w:rStyle w:val="afffff3"/>
          <w:rFonts w:hint="cs"/>
          <w:rtl/>
        </w:rPr>
        <w:t>ב</w:t>
      </w:r>
      <w:r w:rsidR="005933DE" w:rsidRPr="009F4114">
        <w:rPr>
          <w:rStyle w:val="afffff3"/>
          <w:rtl/>
        </w:rPr>
        <w:t>"</w:t>
      </w:r>
      <w:r w:rsidR="008F0C2A" w:rsidRPr="009F4114">
        <w:rPr>
          <w:rStyle w:val="afffff3"/>
          <w:rFonts w:hint="cs"/>
          <w:rtl/>
        </w:rPr>
        <w:t>ה</w:t>
      </w:r>
    </w:p>
    <w:p w14:paraId="60B9647E" w14:textId="77777777" w:rsidR="00D74446" w:rsidRDefault="00183BFF" w:rsidP="00716CD9">
      <w:pPr>
        <w:pStyle w:val="afffff8"/>
        <w:rPr>
          <w:rFonts w:ascii="Fb Fontext" w:hAnsi="Fb Fontext"/>
          <w:rtl/>
        </w:rPr>
      </w:pPr>
      <w:r w:rsidRPr="00D74446">
        <w:rPr>
          <w:rFonts w:hint="cs"/>
          <w:rtl/>
        </w:rPr>
        <w:t>אם מותר ל</w:t>
      </w:r>
      <w:r w:rsidR="00716CD9">
        <w:rPr>
          <w:rFonts w:hint="cs"/>
          <w:rtl/>
        </w:rPr>
        <w:t>פרוך</w:t>
      </w:r>
      <w:r w:rsidRPr="00D74446">
        <w:rPr>
          <w:rFonts w:hint="cs"/>
          <w:rtl/>
        </w:rPr>
        <w:t xml:space="preserve"> חרדל, </w:t>
      </w:r>
    </w:p>
    <w:p w14:paraId="46F8164A" w14:textId="77777777" w:rsidR="00D96BE1" w:rsidRPr="00D96BE1" w:rsidRDefault="00D74446" w:rsidP="00D96BE1">
      <w:pPr>
        <w:pStyle w:val="36"/>
        <w:framePr w:wrap="notBeside"/>
        <w:rPr>
          <w:rtl/>
        </w:rPr>
      </w:pPr>
      <w:r w:rsidRPr="00D96BE1">
        <w:rPr>
          <w:rFonts w:hint="cs"/>
          <w:rtl/>
        </w:rPr>
        <w:t>רבר</w:t>
      </w:r>
      <w:r w:rsidRPr="00D96BE1">
        <w:rPr>
          <w:rtl/>
        </w:rPr>
        <w:t>"</w:t>
      </w:r>
      <w:r w:rsidRPr="00D96BE1">
        <w:rPr>
          <w:rFonts w:hint="cs"/>
          <w:rtl/>
        </w:rPr>
        <w:t>ח</w:t>
      </w:r>
      <w:r w:rsidR="00716CD9" w:rsidRPr="00D96BE1">
        <w:rPr>
          <w:rFonts w:hint="cs"/>
          <w:rtl/>
        </w:rPr>
        <w:t>:</w:t>
      </w:r>
    </w:p>
    <w:p w14:paraId="43512FFB" w14:textId="266D6798" w:rsidR="00183BFF" w:rsidRPr="006F178A" w:rsidRDefault="00183BFF" w:rsidP="00D74446">
      <w:pPr>
        <w:rPr>
          <w:rtl/>
        </w:rPr>
      </w:pPr>
      <w:r w:rsidRPr="006F178A">
        <w:rPr>
          <w:rFonts w:ascii="Fb Fontext" w:hAnsi="Fb Fontext" w:hint="cs"/>
          <w:rtl/>
        </w:rPr>
        <w:t>לא ידע</w:t>
      </w:r>
      <w:r w:rsidR="00D74446">
        <w:rPr>
          <w:rFonts w:ascii="Fb Fontext" w:hAnsi="Fb Fontext" w:hint="cs"/>
          <w:rtl/>
        </w:rPr>
        <w:t xml:space="preserve"> להשיבו</w:t>
      </w:r>
      <w:r w:rsidRPr="006F178A">
        <w:rPr>
          <w:rFonts w:ascii="Fb Fontext" w:hAnsi="Fb Fontext" w:hint="cs"/>
          <w:rtl/>
        </w:rPr>
        <w:t>.</w:t>
      </w:r>
    </w:p>
    <w:p w14:paraId="538FF720" w14:textId="77777777" w:rsidR="00D96BE1" w:rsidRPr="00D96BE1" w:rsidRDefault="00183BFF" w:rsidP="00D96BE1">
      <w:pPr>
        <w:pStyle w:val="36"/>
        <w:framePr w:wrap="notBeside"/>
        <w:rPr>
          <w:rtl/>
        </w:rPr>
      </w:pPr>
      <w:r w:rsidRPr="00D96BE1">
        <w:rPr>
          <w:rFonts w:hint="cs"/>
          <w:rtl/>
        </w:rPr>
        <w:t>רבא א</w:t>
      </w:r>
      <w:r w:rsidRPr="00D96BE1">
        <w:rPr>
          <w:rtl/>
        </w:rPr>
        <w:t>"</w:t>
      </w:r>
      <w:r w:rsidRPr="00D96BE1">
        <w:rPr>
          <w:rFonts w:hint="cs"/>
          <w:rtl/>
        </w:rPr>
        <w:t>ל:</w:t>
      </w:r>
    </w:p>
    <w:p w14:paraId="1CAA93D7" w14:textId="513AC686" w:rsidR="00183BFF" w:rsidRPr="006B7C09" w:rsidRDefault="00183BFF" w:rsidP="007A38D3">
      <w:pPr>
        <w:rPr>
          <w:rtl/>
        </w:rPr>
      </w:pPr>
      <w:r w:rsidRPr="006B7C09">
        <w:rPr>
          <w:rFonts w:hint="cs"/>
          <w:rtl/>
        </w:rPr>
        <w:t>ד</w:t>
      </w:r>
      <w:r w:rsidRPr="006B7C09">
        <w:rPr>
          <w:rtl/>
        </w:rPr>
        <w:t>מוללין מלילות ומפרכין קטניות ביו"ט.</w:t>
      </w:r>
    </w:p>
    <w:p w14:paraId="3C752A5B" w14:textId="77777777" w:rsidR="00715618" w:rsidRPr="00715618" w:rsidRDefault="00D74446" w:rsidP="00715618">
      <w:pPr>
        <w:pStyle w:val="36"/>
        <w:framePr w:wrap="notBeside"/>
        <w:rPr>
          <w:rtl/>
        </w:rPr>
      </w:pPr>
      <w:r w:rsidRPr="00715618">
        <w:rPr>
          <w:rFonts w:hint="cs"/>
          <w:rtl/>
        </w:rPr>
        <w:t>והך</w:t>
      </w:r>
    </w:p>
    <w:p w14:paraId="56F668E9" w14:textId="7EEE0CA0" w:rsidR="00D74446" w:rsidRPr="00D74446" w:rsidRDefault="00D74446" w:rsidP="001C6081">
      <w:pPr>
        <w:rPr>
          <w:rtl/>
        </w:rPr>
      </w:pPr>
      <w:r w:rsidRPr="00D74446">
        <w:rPr>
          <w:rFonts w:ascii="Fb Fontext" w:hAnsi="Fb Fontext" w:hint="cs"/>
          <w:rtl/>
        </w:rPr>
        <w:t>ד</w:t>
      </w:r>
      <w:r w:rsidR="001C6081">
        <w:rPr>
          <w:rtl/>
        </w:rPr>
        <w:t xml:space="preserve">המולל </w:t>
      </w:r>
      <w:r w:rsidR="00183BFF" w:rsidRPr="00D74446">
        <w:rPr>
          <w:rtl/>
        </w:rPr>
        <w:t xml:space="preserve"> </w:t>
      </w:r>
      <w:r>
        <w:rPr>
          <w:rStyle w:val="afffff3"/>
          <w:rFonts w:cs="PFT_Frank"/>
          <w:b/>
          <w:bCs/>
          <w:szCs w:val="14"/>
          <w:rtl/>
          <w:rPrChange w:id="9022" w:author="מנוע אמוראים" w:date="2026-10-05T16:41:24Z">
            <w:rPr>
              <w:rFonts w:cs="PFT_Frank"/>
              <w:b/>
              <w:bCs/>
              <w:szCs w:val="14"/>
              <w:rtl/>
            </w:rPr>
          </w:rPrChange>
        </w:rPr>
        <w:t xml:space="preserve">מער</w:t>
      </w:r>
      <w:r>
        <w:rPr>
          <w:rStyle w:val="afffff3"/>
          <w:rFonts w:cs="PFT_Frank" w:hint="cs"/>
          <w:b/>
          <w:bCs/>
          <w:szCs w:val="14"/>
          <w:rtl/>
          <w:rPrChange w:id="9023" w:author="מנוע אמוראים" w:date="2026-10-05T16:41:24Z">
            <w:rPr>
              <w:rFonts w:cs="PFT_Frank" w:hint="cs"/>
              <w:b/>
              <w:bCs/>
              <w:szCs w:val="14"/>
              <w:rtl/>
            </w:rPr>
          </w:rPrChange>
        </w:rPr>
        <w:t xml:space="preserve">"ש</w:t>
      </w:r>
      <w:r w:rsidR="001C6081" w:rsidRPr="00EE6043">
        <w:rPr>
          <w:rFonts w:cs="PFT_Frank" w:hint="cs"/>
          <w:b/>
          <w:bCs/>
          <w:szCs w:val="14"/>
          <w:rtl/>
        </w:rPr>
        <w:t xml:space="preserve"> </w:t>
      </w:r>
      <w:r w:rsidR="00183BFF" w:rsidRPr="00D74446">
        <w:rPr>
          <w:rtl/>
        </w:rPr>
        <w:t>למחר</w:t>
      </w:r>
      <w:r w:rsidR="001C6081">
        <w:rPr>
          <w:rFonts w:hint="cs"/>
          <w:rtl/>
        </w:rPr>
        <w:t xml:space="preserve">, </w:t>
      </w:r>
      <w:r w:rsidR="00183BFF" w:rsidRPr="00D74446">
        <w:rPr>
          <w:rtl/>
        </w:rPr>
        <w:t xml:space="preserve"> מנפח </w:t>
      </w:r>
      <w:r w:rsidR="001C6081">
        <w:rPr>
          <w:rFonts w:hint="cs"/>
          <w:rtl/>
        </w:rPr>
        <w:t>בשינוי</w:t>
      </w:r>
      <w:r w:rsidR="00183BFF" w:rsidRPr="00D74446">
        <w:rPr>
          <w:rtl/>
        </w:rPr>
        <w:t xml:space="preserve"> ואוכל, </w:t>
      </w:r>
    </w:p>
    <w:p w14:paraId="46238943" w14:textId="77777777" w:rsidR="00183BFF" w:rsidRPr="006B7C09" w:rsidRDefault="00183BFF" w:rsidP="009F4114">
      <w:pPr>
        <w:rPr>
          <w:rFonts w:cs="Guttman Vilna"/>
          <w:b/>
          <w:bCs/>
          <w:spacing w:val="-2"/>
          <w:rtl/>
        </w:rPr>
      </w:pPr>
      <w:r w:rsidRPr="00716CD9">
        <w:rPr>
          <w:spacing w:val="-4"/>
          <w:rtl/>
        </w:rPr>
        <w:t xml:space="preserve">המולל </w:t>
      </w:r>
      <w:r w:rsidRPr="00D159D1">
        <w:rPr>
          <w:rStyle w:val="afffd"/>
          <w:rFonts w:ascii="Fb Fontext" w:hAnsi="Fb Fontext" w:cs="PFT_Frank"/>
          <w:spacing w:val="-4"/>
          <w:szCs w:val="14"/>
          <w:rtl/>
        </w:rPr>
        <w:t>מערב יו"ט</w:t>
      </w:r>
      <w:r w:rsidR="00D74446" w:rsidRPr="00716CD9">
        <w:rPr>
          <w:rFonts w:hint="cs"/>
          <w:spacing w:val="-4"/>
          <w:rtl/>
        </w:rPr>
        <w:t>,</w:t>
      </w:r>
      <w:r w:rsidRPr="00716CD9">
        <w:rPr>
          <w:spacing w:val="-4"/>
          <w:rtl/>
        </w:rPr>
        <w:t xml:space="preserve"> למחר מנפח </w:t>
      </w:r>
      <w:r w:rsidR="00716CD9" w:rsidRPr="00716CD9">
        <w:rPr>
          <w:rFonts w:hint="cs"/>
          <w:spacing w:val="-4"/>
          <w:rtl/>
        </w:rPr>
        <w:t xml:space="preserve">מעט </w:t>
      </w:r>
      <w:r w:rsidR="00D74446" w:rsidRPr="00716CD9">
        <w:rPr>
          <w:spacing w:val="-4"/>
          <w:rtl/>
        </w:rPr>
        <w:t>ואוכל,</w:t>
      </w:r>
      <w:r w:rsidR="001C6081">
        <w:rPr>
          <w:rFonts w:hint="cs"/>
          <w:spacing w:val="-4"/>
          <w:rtl/>
        </w:rPr>
        <w:t xml:space="preserve"> </w:t>
      </w:r>
      <w:r w:rsidR="001C6081">
        <w:rPr>
          <w:rFonts w:hint="cs"/>
          <w:rtl/>
        </w:rPr>
        <w:t>ו</w:t>
      </w:r>
      <w:r w:rsidR="00D74446">
        <w:rPr>
          <w:rtl/>
        </w:rPr>
        <w:t>אפי</w:t>
      </w:r>
      <w:r w:rsidRPr="006F178A">
        <w:rPr>
          <w:rtl/>
        </w:rPr>
        <w:t xml:space="preserve"> בקנון </w:t>
      </w:r>
      <w:r w:rsidR="001C6081">
        <w:rPr>
          <w:rFonts w:hint="cs"/>
          <w:rtl/>
        </w:rPr>
        <w:t>ו</w:t>
      </w:r>
      <w:r w:rsidR="001C6081">
        <w:rPr>
          <w:rtl/>
        </w:rPr>
        <w:t xml:space="preserve">תמחוי, </w:t>
      </w:r>
      <w:r w:rsidR="001C6081" w:rsidRPr="009F4114">
        <w:rPr>
          <w:rFonts w:hint="cs"/>
          <w:spacing w:val="-2"/>
          <w:rtl/>
        </w:rPr>
        <w:t>ו</w:t>
      </w:r>
      <w:r w:rsidRPr="009F4114">
        <w:rPr>
          <w:spacing w:val="-2"/>
          <w:rtl/>
        </w:rPr>
        <w:t>לא בטבלא</w:t>
      </w:r>
      <w:r w:rsidR="00D74446" w:rsidRPr="009F4114">
        <w:rPr>
          <w:rFonts w:hint="cs"/>
          <w:spacing w:val="-2"/>
          <w:rtl/>
        </w:rPr>
        <w:t xml:space="preserve">, </w:t>
      </w:r>
      <w:r w:rsidRPr="009F4114">
        <w:rPr>
          <w:spacing w:val="-2"/>
          <w:rtl/>
        </w:rPr>
        <w:t>נפה</w:t>
      </w:r>
      <w:r w:rsidR="00D74446" w:rsidRPr="009F4114">
        <w:rPr>
          <w:rFonts w:hint="cs"/>
          <w:spacing w:val="-2"/>
          <w:rtl/>
        </w:rPr>
        <w:t>,</w:t>
      </w:r>
      <w:r w:rsidRPr="009F4114">
        <w:rPr>
          <w:spacing w:val="-2"/>
          <w:rtl/>
        </w:rPr>
        <w:t xml:space="preserve"> וכברה.</w:t>
      </w:r>
      <w:r w:rsidR="009F4114" w:rsidRPr="009F4114">
        <w:rPr>
          <w:rFonts w:hint="cs"/>
          <w:spacing w:val="-2"/>
          <w:rtl/>
        </w:rPr>
        <w:t xml:space="preserve"> </w:t>
      </w:r>
      <w:r w:rsidR="001C6081" w:rsidRPr="009F4114">
        <w:rPr>
          <w:rFonts w:hint="cs"/>
          <w:spacing w:val="-2"/>
          <w:rtl/>
        </w:rPr>
        <w:t>- ה</w:t>
      </w:r>
      <w:r w:rsidR="005933DE" w:rsidRPr="009F4114">
        <w:rPr>
          <w:spacing w:val="-2"/>
          <w:rtl/>
        </w:rPr>
        <w:t>"</w:t>
      </w:r>
      <w:r w:rsidR="001C6081" w:rsidRPr="009F4114">
        <w:rPr>
          <w:rFonts w:hint="cs"/>
          <w:spacing w:val="-2"/>
          <w:rtl/>
        </w:rPr>
        <w:t xml:space="preserve">ה </w:t>
      </w:r>
      <w:r w:rsidRPr="009F4114">
        <w:rPr>
          <w:rFonts w:hint="cs"/>
          <w:spacing w:val="-2"/>
          <w:rtl/>
        </w:rPr>
        <w:t>ביו</w:t>
      </w:r>
      <w:r w:rsidRPr="009F4114">
        <w:rPr>
          <w:spacing w:val="-2"/>
          <w:rtl/>
        </w:rPr>
        <w:t>"</w:t>
      </w:r>
      <w:r w:rsidRPr="009F4114">
        <w:rPr>
          <w:rFonts w:hint="cs"/>
          <w:spacing w:val="-2"/>
          <w:rtl/>
        </w:rPr>
        <w:t xml:space="preserve">ט ואיידי </w:t>
      </w:r>
      <w:r w:rsidR="001C6081" w:rsidRPr="009F4114">
        <w:rPr>
          <w:rFonts w:hint="cs"/>
          <w:spacing w:val="-2"/>
          <w:rtl/>
        </w:rPr>
        <w:t>ד</w:t>
      </w:r>
      <w:r w:rsidRPr="009F4114">
        <w:rPr>
          <w:rFonts w:hint="cs"/>
          <w:spacing w:val="-2"/>
          <w:rtl/>
        </w:rPr>
        <w:t>ע</w:t>
      </w:r>
      <w:r w:rsidRPr="009F4114">
        <w:rPr>
          <w:spacing w:val="-2"/>
          <w:rtl/>
        </w:rPr>
        <w:t>"</w:t>
      </w:r>
      <w:r w:rsidRPr="009F4114">
        <w:rPr>
          <w:rFonts w:hint="cs"/>
          <w:spacing w:val="-2"/>
          <w:rtl/>
        </w:rPr>
        <w:t>ש תני עיו</w:t>
      </w:r>
      <w:r w:rsidRPr="009F4114">
        <w:rPr>
          <w:spacing w:val="-2"/>
          <w:rtl/>
        </w:rPr>
        <w:t>"</w:t>
      </w:r>
      <w:r w:rsidRPr="009F4114">
        <w:rPr>
          <w:rFonts w:hint="cs"/>
          <w:spacing w:val="-2"/>
          <w:rtl/>
        </w:rPr>
        <w:t>ט.</w:t>
      </w:r>
    </w:p>
    <w:p w14:paraId="355D4C13" w14:textId="77777777" w:rsidR="00715618" w:rsidRPr="00715618" w:rsidRDefault="001C6081" w:rsidP="00715618">
      <w:pPr>
        <w:pStyle w:val="36"/>
        <w:framePr w:wrap="notBeside"/>
        <w:rPr>
          <w:rtl/>
        </w:rPr>
      </w:pPr>
      <w:r w:rsidRPr="00715618">
        <w:rPr>
          <w:rFonts w:hint="cs"/>
          <w:rtl/>
        </w:rPr>
        <w:t>ולא יקשה</w:t>
      </w:r>
    </w:p>
    <w:p w14:paraId="5C55A847" w14:textId="6E331F4F" w:rsidR="001C6081" w:rsidRDefault="001C6081" w:rsidP="001C6081">
      <w:pPr>
        <w:rPr>
          <w:rtl/>
        </w:rPr>
      </w:pPr>
      <w:r>
        <w:rPr>
          <w:rFonts w:hint="cs"/>
          <w:rtl/>
        </w:rPr>
        <w:t xml:space="preserve">דמצינו תרומה שזכאי בהרמתה </w:t>
      </w:r>
      <w:r>
        <w:rPr>
          <w:rtl/>
        </w:rPr>
        <w:t>–</w:t>
      </w:r>
      <w:r w:rsidRPr="001C6081">
        <w:rPr>
          <w:rStyle w:val="afffff3"/>
          <w:rFonts w:hint="cs"/>
          <w:rtl/>
        </w:rPr>
        <w:t>דכרבי,</w:t>
      </w:r>
      <w:r>
        <w:rPr>
          <w:rFonts w:hint="cs"/>
          <w:rtl/>
        </w:rPr>
        <w:t xml:space="preserve"> </w:t>
      </w:r>
    </w:p>
    <w:p w14:paraId="57E30349" w14:textId="77777777" w:rsidR="00715618" w:rsidRPr="00715618" w:rsidRDefault="00183BFF" w:rsidP="00715618">
      <w:pPr>
        <w:pStyle w:val="36"/>
        <w:framePr w:wrap="notBeside"/>
        <w:rPr>
          <w:rtl/>
        </w:rPr>
      </w:pPr>
      <w:r w:rsidRPr="00715618">
        <w:rPr>
          <w:rFonts w:hint="cs"/>
          <w:rtl/>
        </w:rPr>
        <w:t>ו</w:t>
      </w:r>
      <w:r w:rsidR="00716CD9" w:rsidRPr="00715618">
        <w:rPr>
          <w:rFonts w:hint="cs"/>
          <w:rtl/>
        </w:rPr>
        <w:t>מתני'</w:t>
      </w:r>
    </w:p>
    <w:p w14:paraId="5D259CEF" w14:textId="07F4FDE5" w:rsidR="00716CD9" w:rsidRPr="009F4114" w:rsidRDefault="00716CD9" w:rsidP="009F4114">
      <w:pPr>
        <w:rPr>
          <w:rStyle w:val="afffff3"/>
          <w:spacing w:val="-2"/>
          <w:rtl/>
        </w:rPr>
      </w:pPr>
      <w:r w:rsidRPr="00715618">
        <w:rPr>
          <w:rFonts w:hint="cs"/>
          <w:rtl/>
        </w:rPr>
        <w:t>שאין</w:t>
      </w:r>
      <w:r w:rsidR="00183BFF" w:rsidRPr="00715618">
        <w:rPr>
          <w:rFonts w:hint="cs"/>
          <w:rtl/>
        </w:rPr>
        <w:t xml:space="preserve"> זכאי בתרומה ביו</w:t>
      </w:r>
      <w:r w:rsidR="0001190A" w:rsidRPr="00715618">
        <w:rPr>
          <w:rtl/>
        </w:rPr>
        <w:t>"</w:t>
      </w:r>
      <w:r w:rsidR="00183BFF" w:rsidRPr="00715618">
        <w:rPr>
          <w:rFonts w:hint="cs"/>
          <w:rtl/>
        </w:rPr>
        <w:t>ט</w:t>
      </w:r>
      <w:r w:rsidR="00A37BD3" w:rsidRPr="009F4114">
        <w:rPr>
          <w:rStyle w:val="afffff3"/>
          <w:rFonts w:hint="cs"/>
          <w:spacing w:val="-2"/>
          <w:rtl/>
        </w:rPr>
        <w:t xml:space="preserve"> </w:t>
      </w:r>
      <w:r w:rsidR="00183BFF" w:rsidRPr="009F4114">
        <w:rPr>
          <w:rStyle w:val="afffff3"/>
          <w:rFonts w:hint="cs"/>
          <w:spacing w:val="-2"/>
          <w:rtl/>
        </w:rPr>
        <w:t>כריב</w:t>
      </w:r>
      <w:r w:rsidR="00183BFF" w:rsidRPr="009F4114">
        <w:rPr>
          <w:rStyle w:val="afffff3"/>
          <w:spacing w:val="-2"/>
          <w:rtl/>
        </w:rPr>
        <w:t>"</w:t>
      </w:r>
      <w:r w:rsidR="00183BFF" w:rsidRPr="009F4114">
        <w:rPr>
          <w:rStyle w:val="afffff3"/>
          <w:rFonts w:hint="cs"/>
          <w:spacing w:val="-2"/>
          <w:rtl/>
        </w:rPr>
        <w:t>י</w:t>
      </w:r>
      <w:r w:rsidR="00827D0D" w:rsidRPr="009F4114">
        <w:rPr>
          <w:rStyle w:val="afffff3"/>
          <w:rFonts w:hint="cs"/>
          <w:spacing w:val="-2"/>
          <w:rtl/>
        </w:rPr>
        <w:t>:</w:t>
      </w:r>
      <w:r w:rsidR="002104D7" w:rsidRPr="009F4114">
        <w:rPr>
          <w:rStyle w:val="afffff3"/>
          <w:rFonts w:hint="cs"/>
          <w:spacing w:val="-2"/>
          <w:rtl/>
        </w:rPr>
        <w:t xml:space="preserve"> </w:t>
      </w:r>
      <w:r w:rsidRPr="00715618">
        <w:rPr>
          <w:rFonts w:hint="cs"/>
          <w:rtl/>
        </w:rPr>
        <w:t>שאין תרומה במלילות</w:t>
      </w:r>
      <w:r w:rsidR="00183BFF" w:rsidRPr="00715618">
        <w:rPr>
          <w:rFonts w:hint="cs"/>
          <w:rtl/>
        </w:rPr>
        <w:t>.</w:t>
      </w:r>
    </w:p>
    <w:p w14:paraId="0702614F" w14:textId="77777777" w:rsidR="00183BFF" w:rsidRPr="006F178A" w:rsidRDefault="00183BFF" w:rsidP="00183BFF">
      <w:pPr>
        <w:pStyle w:val="afff2"/>
        <w:framePr w:wrap="around"/>
        <w:rPr>
          <w:rtl/>
        </w:rPr>
      </w:pPr>
      <w:r w:rsidRPr="006F178A">
        <w:rPr>
          <w:rFonts w:hint="cs"/>
          <w:rtl/>
        </w:rPr>
        <w:t>יג.</w:t>
      </w:r>
    </w:p>
    <w:p w14:paraId="6B8A5048" w14:textId="77777777" w:rsidR="00715618" w:rsidRPr="00715618" w:rsidRDefault="005C3AE7" w:rsidP="00715618">
      <w:pPr>
        <w:pStyle w:val="36"/>
        <w:framePr w:wrap="notBeside"/>
        <w:rPr>
          <w:rtl/>
        </w:rPr>
      </w:pPr>
      <w:r w:rsidRPr="00715618">
        <w:rPr>
          <w:rtl/>
        </w:rPr>
        <w:t xml:space="preserve">דתניא: </w:t>
      </w:r>
    </w:p>
    <w:p w14:paraId="015BB712" w14:textId="10474275" w:rsidR="005C3AE7" w:rsidRPr="00554697" w:rsidRDefault="0094324E" w:rsidP="009F4114">
      <w:pPr>
        <w:rPr>
          <w:spacing w:val="-6"/>
          <w:rtl/>
        </w:rPr>
      </w:pPr>
      <w:r w:rsidRPr="00BF5D1E">
        <w:rPr>
          <w:rFonts w:cs="PFT_Frank" w:hint="cs"/>
          <w:b/>
          <w:bCs/>
          <w:szCs w:val="14"/>
          <w:rtl/>
        </w:rPr>
        <w:t>ה</w:t>
      </w:r>
      <w:r w:rsidR="005C3AE7" w:rsidRPr="00BF5D1E">
        <w:rPr>
          <w:rFonts w:cs="PFT_Frank"/>
          <w:b/>
          <w:bCs/>
          <w:szCs w:val="14"/>
          <w:rtl/>
        </w:rPr>
        <w:t>כניס שבלין</w:t>
      </w:r>
      <w:r w:rsidR="009F4114" w:rsidRPr="00BF5D1E">
        <w:rPr>
          <w:rFonts w:cs="PFT_Frank" w:hint="cs"/>
          <w:b/>
          <w:bCs/>
          <w:szCs w:val="14"/>
          <w:rtl/>
        </w:rPr>
        <w:t xml:space="preserve"> </w:t>
      </w:r>
      <w:r w:rsidR="005C3AE7" w:rsidRPr="00BF5D1E">
        <w:rPr>
          <w:rFonts w:cs="PFT_Frank"/>
          <w:b/>
          <w:bCs/>
          <w:szCs w:val="14"/>
          <w:rtl/>
        </w:rPr>
        <w:t>לעשות עיסה</w:t>
      </w:r>
      <w:r w:rsidR="005C3AE7" w:rsidRPr="00554697">
        <w:rPr>
          <w:rFonts w:hint="cs"/>
          <w:spacing w:val="-6"/>
          <w:rtl/>
        </w:rPr>
        <w:t xml:space="preserve"> </w:t>
      </w:r>
      <w:r w:rsidR="005C3AE7" w:rsidRPr="0094324E">
        <w:rPr>
          <w:rtl/>
        </w:rPr>
        <w:t>אוכל מהן עראי</w:t>
      </w:r>
      <w:r w:rsidR="005C3AE7" w:rsidRPr="0094324E">
        <w:rPr>
          <w:rFonts w:hint="cs"/>
          <w:rtl/>
        </w:rPr>
        <w:t>,</w:t>
      </w:r>
      <w:r w:rsidR="005C3AE7" w:rsidRPr="0094324E">
        <w:rPr>
          <w:rtl/>
        </w:rPr>
        <w:t xml:space="preserve"> ופטור</w:t>
      </w:r>
      <w:r>
        <w:rPr>
          <w:rFonts w:hint="cs"/>
          <w:rtl/>
        </w:rPr>
        <w:t xml:space="preserve"> </w:t>
      </w:r>
      <w:r>
        <w:rPr>
          <w:rStyle w:val="afffff3"/>
          <w:rFonts w:hint="cs"/>
          <w:rtl/>
          <w:rPrChange w:id="9024" w:author="מנוע אמוראים" w:date="2026-10-05T16:41:24Z">
            <w:rPr>
              <w:rFonts w:hint="cs"/>
              <w:rtl/>
            </w:rPr>
          </w:rPrChange>
        </w:rPr>
        <w:t xml:space="preserve">מתרו</w:t>
      </w:r>
      <w:r>
        <w:rPr>
          <w:rStyle w:val="afffff3"/>
          <w:rtl/>
          <w:rPrChange w:id="9025" w:author="מנוע אמוראים" w:date="2026-10-05T16:41:24Z">
            <w:rPr>
              <w:rtl/>
            </w:rPr>
          </w:rPrChange>
        </w:rPr>
        <w:t xml:space="preserve">"</w:t>
      </w:r>
      <w:r>
        <w:rPr>
          <w:rStyle w:val="afffff3"/>
          <w:rFonts w:hint="cs"/>
          <w:rtl/>
          <w:rPrChange w:id="9026" w:author="מנוע אמוראים" w:date="2026-10-05T16:41:24Z">
            <w:rPr>
              <w:rFonts w:hint="cs"/>
              <w:rtl/>
            </w:rPr>
          </w:rPrChange>
        </w:rPr>
        <w:t xml:space="preserve">מ</w:t>
      </w:r>
      <w:r w:rsidR="005C3AE7" w:rsidRPr="00554697">
        <w:rPr>
          <w:spacing w:val="-6"/>
          <w:rtl/>
        </w:rPr>
        <w:t>.</w:t>
      </w:r>
    </w:p>
    <w:p w14:paraId="1B8B4A3A" w14:textId="20ECF8DA" w:rsidR="001575ED" w:rsidRPr="00C14BC1" w:rsidRDefault="005C3AE7" w:rsidP="00C14BC1">
      <w:pPr>
        <w:spacing w:after="60"/>
        <w:rPr>
          <w:rStyle w:val="afffff3"/>
          <w:rFonts w:cs="Guttman Vilna"/>
          <w:b/>
          <w:bCs/>
          <w:szCs w:val="18"/>
          <w:rtl/>
        </w:rPr>
      </w:pPr>
      <w:r w:rsidRPr="00D977D1">
        <w:rPr>
          <w:rFonts w:cs="PFT_Frank"/>
          <w:b/>
          <w:bCs/>
          <w:szCs w:val="14"/>
          <w:rtl/>
        </w:rPr>
        <w:t xml:space="preserve">למוללן </w:t>
      </w:r>
      <w:r w:rsidRPr="00845168">
        <w:rPr>
          <w:rStyle w:val="afffff3"/>
          <w:rtl/>
        </w:rPr>
        <w:t>רבי</w:t>
      </w:r>
      <w:r>
        <w:rPr>
          <w:rStyle w:val="afffff3"/>
          <w:rFonts w:hint="cs"/>
          <w:rtl/>
        </w:rPr>
        <w:t>:</w:t>
      </w:r>
      <w:r w:rsidRPr="00845168">
        <w:rPr>
          <w:rStyle w:val="afffff3"/>
          <w:rtl/>
        </w:rPr>
        <w:t xml:space="preserve"> </w:t>
      </w:r>
      <w:r w:rsidRPr="006F178A">
        <w:rPr>
          <w:rtl/>
        </w:rPr>
        <w:t>מחייב</w:t>
      </w:r>
      <w:r>
        <w:rPr>
          <w:rFonts w:hint="cs"/>
          <w:rtl/>
        </w:rPr>
        <w:t>,</w:t>
      </w:r>
      <w:r w:rsidRPr="006F178A">
        <w:rPr>
          <w:rtl/>
        </w:rPr>
        <w:t xml:space="preserve"> </w:t>
      </w:r>
      <w:r>
        <w:rPr>
          <w:rStyle w:val="afffff3"/>
          <w:rFonts w:hint="cs"/>
          <w:rtl/>
        </w:rPr>
        <w:t>וריב"י</w:t>
      </w:r>
      <w:r w:rsidR="0094324E">
        <w:rPr>
          <w:rStyle w:val="afffff3"/>
          <w:rFonts w:hint="cs"/>
          <w:rtl/>
        </w:rPr>
        <w:t>:</w:t>
      </w:r>
      <w:r w:rsidRPr="006F178A">
        <w:rPr>
          <w:rtl/>
        </w:rPr>
        <w:t xml:space="preserve"> פוטר</w:t>
      </w:r>
      <w:r>
        <w:rPr>
          <w:rFonts w:hint="cs"/>
          <w:rtl/>
        </w:rPr>
        <w:t xml:space="preserve"> </w:t>
      </w:r>
      <w:r w:rsidRPr="000B7968">
        <w:rPr>
          <w:rFonts w:hint="cs"/>
          <w:sz w:val="14"/>
          <w:szCs w:val="16"/>
          <w:rtl/>
        </w:rPr>
        <w:t>שלא היה מירוח</w:t>
      </w:r>
      <w:r w:rsidRPr="006F178A">
        <w:rPr>
          <w:rtl/>
        </w:rPr>
        <w:t>.</w:t>
      </w:r>
    </w:p>
    <w:p w14:paraId="58CBC1E9" w14:textId="77777777" w:rsidR="001575ED" w:rsidRPr="001575ED" w:rsidRDefault="005C3AE7" w:rsidP="001575ED">
      <w:pPr>
        <w:pStyle w:val="36"/>
        <w:framePr w:wrap="notBeside"/>
        <w:rPr>
          <w:rtl/>
        </w:rPr>
      </w:pPr>
      <w:r w:rsidRPr="001575ED">
        <w:rPr>
          <w:rtl/>
        </w:rPr>
        <w:t>ו</w:t>
      </w:r>
      <w:r w:rsidR="00716CD9" w:rsidRPr="001575ED">
        <w:rPr>
          <w:rFonts w:hint="cs"/>
          <w:rtl/>
        </w:rPr>
        <w:t xml:space="preserve">קשה </w:t>
      </w:r>
      <w:r w:rsidRPr="001575ED">
        <w:rPr>
          <w:rtl/>
        </w:rPr>
        <w:t>לריב"י</w:t>
      </w:r>
      <w:r w:rsidRPr="001575ED">
        <w:rPr>
          <w:rFonts w:hint="cs"/>
          <w:rtl/>
        </w:rPr>
        <w:t>:</w:t>
      </w:r>
    </w:p>
    <w:p w14:paraId="076039B8" w14:textId="417C1E4A" w:rsidR="005C3AE7" w:rsidRDefault="00716CD9" w:rsidP="00554697">
      <w:pPr>
        <w:rPr>
          <w:rtl/>
        </w:rPr>
      </w:pPr>
      <w:r>
        <w:rPr>
          <w:rFonts w:hint="cs"/>
          <w:rtl/>
        </w:rPr>
        <w:t>דמצינו תרומה ביו</w:t>
      </w:r>
      <w:r w:rsidR="005933DE">
        <w:rPr>
          <w:rtl/>
        </w:rPr>
        <w:t>"</w:t>
      </w:r>
      <w:r>
        <w:rPr>
          <w:rFonts w:hint="cs"/>
          <w:rtl/>
        </w:rPr>
        <w:t>ט, ב</w:t>
      </w:r>
      <w:r w:rsidR="005C3AE7" w:rsidRPr="002612DE">
        <w:rPr>
          <w:rtl/>
        </w:rPr>
        <w:t>הכניס שבלין</w:t>
      </w:r>
      <w:r w:rsidR="00554697">
        <w:rPr>
          <w:rFonts w:hint="cs"/>
          <w:rtl/>
        </w:rPr>
        <w:t xml:space="preserve"> </w:t>
      </w:r>
      <w:r w:rsidR="005C3AE7" w:rsidRPr="002612DE">
        <w:rPr>
          <w:rtl/>
        </w:rPr>
        <w:t xml:space="preserve">לעשות מהן עיסה, ונמלך עליהן </w:t>
      </w:r>
      <w:r w:rsidR="005C3AE7">
        <w:rPr>
          <w:rtl/>
        </w:rPr>
        <w:t xml:space="preserve">למוללן ביו"ט, </w:t>
      </w:r>
    </w:p>
    <w:p w14:paraId="1192F75A" w14:textId="77777777" w:rsidR="005C3AE7" w:rsidRDefault="00554697" w:rsidP="005C3AE7">
      <w:pPr>
        <w:rPr>
          <w:rtl/>
        </w:rPr>
      </w:pPr>
      <w:r>
        <w:rPr>
          <w:rFonts w:cs="PFT_Frank" w:hint="cs"/>
          <w:b/>
          <w:bCs/>
          <w:szCs w:val="14"/>
          <w:rtl/>
        </w:rPr>
        <w:t>א</w:t>
      </w:r>
      <w:r w:rsidR="005C3AE7" w:rsidRPr="00EE6043">
        <w:rPr>
          <w:rFonts w:cs="PFT_Frank" w:hint="cs"/>
          <w:b/>
          <w:bCs/>
          <w:szCs w:val="14"/>
          <w:rtl/>
        </w:rPr>
        <w:t>לא</w:t>
      </w:r>
      <w:r w:rsidR="005C3AE7">
        <w:rPr>
          <w:rFonts w:hint="cs"/>
          <w:rtl/>
        </w:rPr>
        <w:t xml:space="preserve"> </w:t>
      </w:r>
      <w:r w:rsidR="005C3AE7" w:rsidRPr="00C0084C">
        <w:rPr>
          <w:rFonts w:ascii="BA Vilna Bold" w:hAnsi="BA Vilna Bold" w:cs="BA Vilna Bold"/>
          <w:rtl/>
        </w:rPr>
        <w:t>ב</w:t>
      </w:r>
      <w:r w:rsidR="005933DE">
        <w:rPr>
          <w:rFonts w:ascii="BA Vilna Bold" w:hAnsi="BA Vilna Bold" w:cs="BA Vilna Bold"/>
          <w:rtl/>
        </w:rPr>
        <w:t>"</w:t>
      </w:r>
      <w:r w:rsidR="005C3AE7" w:rsidRPr="00C0084C">
        <w:rPr>
          <w:rFonts w:ascii="BA Vilna Bold" w:hAnsi="BA Vilna Bold" w:cs="BA Vilna Bold"/>
          <w:rtl/>
        </w:rPr>
        <w:t xml:space="preserve">ה דאם אמרתם בתרומה </w:t>
      </w:r>
      <w:r w:rsidR="005C3AE7">
        <w:rPr>
          <w:rFonts w:hint="cs"/>
          <w:rtl/>
        </w:rPr>
        <w:t xml:space="preserve">היינו ברוב תרומה. </w:t>
      </w:r>
    </w:p>
    <w:p w14:paraId="44B1E0FD" w14:textId="77777777" w:rsidR="001575ED" w:rsidRPr="001575ED" w:rsidRDefault="00C707B4" w:rsidP="001575ED">
      <w:pPr>
        <w:pStyle w:val="36"/>
        <w:framePr w:wrap="notBeside"/>
        <w:rPr>
          <w:rtl/>
        </w:rPr>
      </w:pPr>
      <w:r w:rsidRPr="001575ED">
        <w:rPr>
          <w:rFonts w:hint="cs"/>
          <w:rtl/>
        </w:rPr>
        <w:t>א.</w:t>
      </w:r>
      <w:r w:rsidR="005C3AE7" w:rsidRPr="001575ED">
        <w:rPr>
          <w:rtl/>
        </w:rPr>
        <w:t>אביי:</w:t>
      </w:r>
    </w:p>
    <w:p w14:paraId="4E27F151" w14:textId="55FE1250" w:rsidR="005C3AE7" w:rsidRDefault="005C3AE7" w:rsidP="00C51292">
      <w:pPr>
        <w:rPr>
          <w:rtl/>
        </w:rPr>
      </w:pPr>
      <w:r w:rsidRPr="00EE6043">
        <w:rPr>
          <w:rFonts w:cs="PFT_Frank"/>
          <w:b/>
          <w:bCs/>
          <w:szCs w:val="14"/>
          <w:rtl/>
        </w:rPr>
        <w:t>בשבלין</w:t>
      </w:r>
      <w:r>
        <w:rPr>
          <w:rFonts w:hint="cs"/>
          <w:rtl/>
        </w:rPr>
        <w:t xml:space="preserve"> </w:t>
      </w:r>
      <w:r w:rsidRPr="00C51292">
        <w:rPr>
          <w:rStyle w:val="afffff3"/>
          <w:rFonts w:hint="cs"/>
          <w:rtl/>
        </w:rPr>
        <w:t>מחלוקת</w:t>
      </w:r>
      <w:r w:rsidRPr="00C51292">
        <w:rPr>
          <w:rStyle w:val="afffff3"/>
          <w:rtl/>
        </w:rPr>
        <w:t>,</w:t>
      </w:r>
      <w:r w:rsidRPr="006B7C09">
        <w:rPr>
          <w:rtl/>
        </w:rPr>
        <w:t xml:space="preserve"> </w:t>
      </w:r>
      <w:r w:rsidR="00C707B4">
        <w:rPr>
          <w:rFonts w:hint="cs"/>
          <w:rtl/>
        </w:rPr>
        <w:t>אבל ב</w:t>
      </w:r>
      <w:r w:rsidR="00C707B4" w:rsidRPr="00EE6043">
        <w:rPr>
          <w:rFonts w:cs="PFT_Frank" w:hint="cs"/>
          <w:b/>
          <w:bCs/>
          <w:szCs w:val="14"/>
          <w:rtl/>
        </w:rPr>
        <w:t>קטניות</w:t>
      </w:r>
      <w:r w:rsidR="00C707B4">
        <w:rPr>
          <w:rFonts w:hint="cs"/>
          <w:rtl/>
        </w:rPr>
        <w:t xml:space="preserve"> לכ</w:t>
      </w:r>
      <w:r w:rsidR="005933DE">
        <w:rPr>
          <w:rtl/>
        </w:rPr>
        <w:t>"</w:t>
      </w:r>
      <w:r w:rsidR="00C707B4">
        <w:rPr>
          <w:rFonts w:hint="cs"/>
          <w:rtl/>
        </w:rPr>
        <w:t>ע חייב.</w:t>
      </w:r>
    </w:p>
    <w:p w14:paraId="7547231A" w14:textId="77777777" w:rsidR="001575ED" w:rsidRPr="001575ED" w:rsidRDefault="005C3AE7" w:rsidP="001575ED">
      <w:pPr>
        <w:pStyle w:val="36"/>
        <w:framePr w:wrap="notBeside"/>
        <w:rPr>
          <w:rtl/>
        </w:rPr>
      </w:pPr>
      <w:r w:rsidRPr="001575ED">
        <w:rPr>
          <w:rFonts w:hint="cs"/>
          <w:rtl/>
        </w:rPr>
        <w:t>אין ל</w:t>
      </w:r>
      <w:r w:rsidR="00C707B4" w:rsidRPr="001575ED">
        <w:rPr>
          <w:rFonts w:hint="cs"/>
          <w:rtl/>
        </w:rPr>
        <w:t xml:space="preserve">סייע ממשנה </w:t>
      </w:r>
    </w:p>
    <w:p w14:paraId="6D617E0D" w14:textId="5E6F3365" w:rsidR="005C3AE7" w:rsidRDefault="005C3AE7" w:rsidP="001575ED">
      <w:pPr>
        <w:rPr>
          <w:rtl/>
        </w:rPr>
      </w:pPr>
      <w:r w:rsidRPr="006F178A">
        <w:rPr>
          <w:rtl/>
        </w:rPr>
        <w:t xml:space="preserve">חבילי תלתן של טבל כותש, </w:t>
      </w:r>
      <w:r w:rsidR="00C707B4">
        <w:rPr>
          <w:rFonts w:hint="cs"/>
          <w:rtl/>
        </w:rPr>
        <w:t>ומחשב</w:t>
      </w:r>
    </w:p>
    <w:p w14:paraId="502D9974" w14:textId="77777777" w:rsidR="005C3AE7" w:rsidRPr="008F6556" w:rsidRDefault="005C3AE7" w:rsidP="001575ED">
      <w:pPr>
        <w:rPr>
          <w:rtl/>
        </w:rPr>
      </w:pPr>
      <w:r w:rsidRPr="008F6556">
        <w:rPr>
          <w:rtl/>
        </w:rPr>
        <w:t>כמה זרע יש בהם, ומפריש על הזרע</w:t>
      </w:r>
      <w:r w:rsidR="00C707B4">
        <w:rPr>
          <w:rFonts w:hint="cs"/>
          <w:rtl/>
        </w:rPr>
        <w:t>,</w:t>
      </w:r>
      <w:r w:rsidRPr="008F6556">
        <w:rPr>
          <w:rtl/>
        </w:rPr>
        <w:t xml:space="preserve"> </w:t>
      </w:r>
      <w:r w:rsidR="00903316">
        <w:rPr>
          <w:rFonts w:hint="cs"/>
          <w:rtl/>
        </w:rPr>
        <w:t>ולא על העץ.</w:t>
      </w:r>
    </w:p>
    <w:p w14:paraId="5F05C117" w14:textId="77777777" w:rsidR="001575ED" w:rsidRPr="001575ED" w:rsidRDefault="001575ED" w:rsidP="001575ED">
      <w:pPr>
        <w:pStyle w:val="36"/>
        <w:framePr w:wrap="notBeside"/>
        <w:rPr>
          <w:rtl/>
        </w:rPr>
      </w:pPr>
      <w:r w:rsidRPr="001575ED">
        <w:rPr>
          <w:rFonts w:hint="cs"/>
          <w:rtl/>
        </w:rPr>
        <w:t xml:space="preserve">- </w:t>
      </w:r>
      <w:r w:rsidR="00903316" w:rsidRPr="001575ED">
        <w:rPr>
          <w:rFonts w:hint="cs"/>
          <w:rtl/>
        </w:rPr>
        <w:t xml:space="preserve">דלעולם </w:t>
      </w:r>
      <w:r w:rsidR="005C3AE7" w:rsidRPr="001575ED">
        <w:rPr>
          <w:rFonts w:hint="cs"/>
          <w:rtl/>
        </w:rPr>
        <w:t xml:space="preserve"> כרבי</w:t>
      </w:r>
    </w:p>
    <w:p w14:paraId="0064E42A" w14:textId="616AFE5E" w:rsidR="005C3AE7" w:rsidRPr="0052366F" w:rsidRDefault="005C3AE7" w:rsidP="0052366F">
      <w:pPr>
        <w:spacing w:after="60"/>
        <w:rPr>
          <w:spacing w:val="-2"/>
          <w:rtl/>
        </w:rPr>
      </w:pPr>
      <w:r w:rsidRPr="0052366F">
        <w:rPr>
          <w:rFonts w:ascii="Fb Fontext" w:hAnsi="Fb Fontext" w:hint="cs"/>
          <w:spacing w:val="-2"/>
          <w:sz w:val="20"/>
          <w:rtl/>
        </w:rPr>
        <w:t>ואשמעי' תלתן</w:t>
      </w:r>
      <w:r w:rsidRPr="0052366F">
        <w:rPr>
          <w:rFonts w:ascii="Fb Fontext" w:hAnsi="Fb Fontext"/>
          <w:spacing w:val="-2"/>
          <w:sz w:val="20"/>
          <w:rtl/>
        </w:rPr>
        <w:t xml:space="preserve">: </w:t>
      </w:r>
      <w:r w:rsidR="0052366F" w:rsidRPr="0052366F">
        <w:rPr>
          <w:rFonts w:ascii="Fb Fontext" w:hAnsi="Fb Fontext" w:hint="cs"/>
          <w:spacing w:val="-2"/>
          <w:sz w:val="20"/>
          <w:rtl/>
        </w:rPr>
        <w:t>אף</w:t>
      </w:r>
      <w:r w:rsidRPr="0052366F">
        <w:rPr>
          <w:rFonts w:ascii="Fb Fontext" w:hAnsi="Fb Fontext" w:hint="cs"/>
          <w:spacing w:val="-2"/>
          <w:sz w:val="20"/>
          <w:rtl/>
        </w:rPr>
        <w:t xml:space="preserve"> ש</w:t>
      </w:r>
      <w:r w:rsidRPr="0052366F">
        <w:rPr>
          <w:rFonts w:ascii="Fb Fontext" w:hAnsi="Fb Fontext"/>
          <w:spacing w:val="-2"/>
          <w:sz w:val="20"/>
          <w:rtl/>
        </w:rPr>
        <w:t>טעם עצו ופריו שוה</w:t>
      </w:r>
      <w:r w:rsidRPr="0052366F">
        <w:rPr>
          <w:rFonts w:ascii="Fb Fontext" w:hAnsi="Fb Fontext" w:hint="cs"/>
          <w:spacing w:val="-2"/>
          <w:sz w:val="20"/>
          <w:rtl/>
        </w:rPr>
        <w:t>,</w:t>
      </w:r>
      <w:r w:rsidRPr="0052366F">
        <w:rPr>
          <w:rFonts w:ascii="Fb Fontext" w:hAnsi="Fb Fontext"/>
          <w:spacing w:val="-2"/>
          <w:sz w:val="20"/>
          <w:rtl/>
        </w:rPr>
        <w:t xml:space="preserve"> </w:t>
      </w:r>
      <w:r w:rsidR="00903316" w:rsidRPr="0052366F">
        <w:rPr>
          <w:rFonts w:ascii="Fb Fontext" w:hAnsi="Fb Fontext" w:hint="cs"/>
          <w:spacing w:val="-2"/>
          <w:sz w:val="20"/>
          <w:rtl/>
        </w:rPr>
        <w:t xml:space="preserve">מפריש </w:t>
      </w:r>
      <w:r w:rsidRPr="0052366F">
        <w:rPr>
          <w:rFonts w:ascii="Fb Fontext" w:hAnsi="Fb Fontext" w:hint="cs"/>
          <w:spacing w:val="-2"/>
          <w:sz w:val="20"/>
          <w:rtl/>
        </w:rPr>
        <w:t>רק על ה</w:t>
      </w:r>
      <w:r w:rsidR="00903316" w:rsidRPr="0052366F">
        <w:rPr>
          <w:rFonts w:ascii="Fb Fontext" w:hAnsi="Fb Fontext" w:hint="cs"/>
          <w:spacing w:val="-2"/>
          <w:sz w:val="20"/>
          <w:rtl/>
        </w:rPr>
        <w:t>זרע</w:t>
      </w:r>
      <w:r w:rsidRPr="0052366F">
        <w:rPr>
          <w:rFonts w:ascii="Fb Fontext" w:hAnsi="Fb Fontext" w:hint="cs"/>
          <w:spacing w:val="-2"/>
          <w:sz w:val="20"/>
          <w:rtl/>
        </w:rPr>
        <w:t>.</w:t>
      </w:r>
    </w:p>
    <w:p w14:paraId="3C9F4F3A" w14:textId="77777777" w:rsidR="0052366F" w:rsidRPr="0052366F" w:rsidRDefault="00C51292" w:rsidP="0052366F">
      <w:pPr>
        <w:pStyle w:val="36"/>
        <w:framePr w:wrap="notBeside"/>
        <w:rPr>
          <w:rtl/>
        </w:rPr>
      </w:pPr>
      <w:r w:rsidRPr="0052366F">
        <w:rPr>
          <w:rFonts w:hint="cs"/>
          <w:rtl/>
        </w:rPr>
        <w:lastRenderedPageBreak/>
        <w:t>ב</w:t>
      </w:r>
      <w:r w:rsidR="005C3AE7" w:rsidRPr="0052366F">
        <w:rPr>
          <w:rFonts w:hint="cs"/>
          <w:rtl/>
        </w:rPr>
        <w:t>. א</w:t>
      </w:r>
      <w:r w:rsidR="005C3AE7" w:rsidRPr="0052366F">
        <w:rPr>
          <w:rtl/>
        </w:rPr>
        <w:t>"</w:t>
      </w:r>
      <w:r w:rsidR="005C3AE7" w:rsidRPr="0052366F">
        <w:rPr>
          <w:rFonts w:hint="cs"/>
          <w:rtl/>
        </w:rPr>
        <w:t>ד</w:t>
      </w:r>
      <w:r w:rsidR="005C3AE7" w:rsidRPr="0052366F">
        <w:rPr>
          <w:rtl/>
        </w:rPr>
        <w:t xml:space="preserve"> </w:t>
      </w:r>
      <w:r w:rsidR="00903316" w:rsidRPr="0052366F">
        <w:rPr>
          <w:rFonts w:hint="cs"/>
          <w:rtl/>
        </w:rPr>
        <w:t>ל</w:t>
      </w:r>
      <w:r w:rsidR="005C3AE7" w:rsidRPr="0052366F">
        <w:rPr>
          <w:rFonts w:hint="cs"/>
          <w:rtl/>
        </w:rPr>
        <w:t>אביי</w:t>
      </w:r>
      <w:r w:rsidR="00804750" w:rsidRPr="0052366F">
        <w:rPr>
          <w:rFonts w:hint="cs"/>
          <w:rtl/>
        </w:rPr>
        <w:t>:</w:t>
      </w:r>
      <w:r w:rsidR="005C3AE7" w:rsidRPr="0052366F">
        <w:rPr>
          <w:rFonts w:hint="cs"/>
          <w:rtl/>
        </w:rPr>
        <w:t xml:space="preserve"> </w:t>
      </w:r>
    </w:p>
    <w:p w14:paraId="3991DDC0" w14:textId="43C98B85" w:rsidR="001C4650" w:rsidRPr="00554697" w:rsidRDefault="005C3AE7" w:rsidP="00554697">
      <w:pPr>
        <w:rPr>
          <w:rFonts w:ascii="Fb Fontext" w:hAnsi="Fb Fontext"/>
          <w:spacing w:val="-4"/>
          <w:rtl/>
        </w:rPr>
      </w:pPr>
      <w:r w:rsidRPr="00554697">
        <w:rPr>
          <w:rFonts w:hint="cs"/>
          <w:spacing w:val="-4"/>
          <w:rtl/>
        </w:rPr>
        <w:t xml:space="preserve">קטניות </w:t>
      </w:r>
      <w:r w:rsidRPr="00554697">
        <w:rPr>
          <w:rStyle w:val="afffff3"/>
          <w:rFonts w:hint="cs"/>
          <w:rtl/>
        </w:rPr>
        <w:t>לכו</w:t>
      </w:r>
      <w:r w:rsidRPr="00554697">
        <w:rPr>
          <w:rStyle w:val="afffff3"/>
          <w:rtl/>
        </w:rPr>
        <w:t>"</w:t>
      </w:r>
      <w:r w:rsidRPr="00554697">
        <w:rPr>
          <w:rStyle w:val="afffff3"/>
          <w:rFonts w:hint="cs"/>
          <w:rtl/>
        </w:rPr>
        <w:t>ע</w:t>
      </w:r>
      <w:r w:rsidR="00804750" w:rsidRPr="00554697">
        <w:rPr>
          <w:rStyle w:val="afffff3"/>
          <w:rFonts w:hint="cs"/>
          <w:rtl/>
        </w:rPr>
        <w:t>:</w:t>
      </w:r>
      <w:r w:rsidRPr="00554697">
        <w:rPr>
          <w:rStyle w:val="afffff3"/>
          <w:rFonts w:hint="cs"/>
          <w:rtl/>
        </w:rPr>
        <w:t xml:space="preserve"> </w:t>
      </w:r>
      <w:r w:rsidR="007A7567" w:rsidRPr="00554697">
        <w:rPr>
          <w:rFonts w:hint="cs"/>
          <w:spacing w:val="-4"/>
          <w:rtl/>
        </w:rPr>
        <w:t>פטור</w:t>
      </w:r>
      <w:r w:rsidR="00554697">
        <w:rPr>
          <w:rFonts w:hint="cs"/>
          <w:spacing w:val="-4"/>
          <w:rtl/>
        </w:rPr>
        <w:t>,</w:t>
      </w:r>
      <w:r w:rsidRPr="00554697">
        <w:rPr>
          <w:rFonts w:hint="cs"/>
          <w:spacing w:val="-4"/>
          <w:rtl/>
        </w:rPr>
        <w:t xml:space="preserve"> </w:t>
      </w:r>
      <w:r w:rsidRPr="00554697">
        <w:rPr>
          <w:rFonts w:hint="cs"/>
          <w:rtl/>
        </w:rPr>
        <w:t>ו</w:t>
      </w:r>
      <w:r w:rsidR="00C51292" w:rsidRPr="00554697">
        <w:rPr>
          <w:rFonts w:ascii="Fb Fontext" w:hAnsi="Fb Fontext" w:hint="cs"/>
          <w:spacing w:val="-4"/>
          <w:rtl/>
        </w:rPr>
        <w:t xml:space="preserve">תלתן </w:t>
      </w:r>
      <w:r>
        <w:rPr>
          <w:rFonts w:ascii="Fb Fontext" w:hAnsi="Fb Fontext" w:hint="cs"/>
          <w:spacing w:val="-4"/>
          <w:rtl/>
        </w:rPr>
        <w:t xml:space="preserve">היינו בטבול </w:t>
      </w:r>
      <w:r>
        <w:rPr>
          <w:rStyle w:val="afffff3"/>
          <w:rFonts w:ascii="Fb Fontext" w:hAnsi="Fb Fontext" w:hint="cs"/>
          <w:spacing w:val="-4"/>
          <w:rtl/>
          <w:rPrChange w:id="9027" w:author="מנוע אמוראים" w:date="2026-10-05T16:41:24Z">
            <w:rPr>
              <w:rFonts w:ascii="Fb Fontext" w:hAnsi="Fb Fontext" w:hint="cs"/>
              <w:spacing w:val="-4"/>
              <w:rtl/>
            </w:rPr>
          </w:rPrChange>
        </w:rPr>
        <w:t xml:space="preserve">לתרו</w:t>
      </w:r>
      <w:r>
        <w:rPr>
          <w:rStyle w:val="afffff3"/>
          <w:rFonts w:ascii="Fb Fontext" w:hAnsi="Fb Fontext"/>
          <w:spacing w:val="-4"/>
          <w:rtl/>
          <w:rPrChange w:id="9028" w:author="מנוע אמוראים" w:date="2026-10-05T16:41:24Z">
            <w:rPr>
              <w:rFonts w:ascii="Fb Fontext" w:hAnsi="Fb Fontext"/>
              <w:spacing w:val="-4"/>
              <w:rtl/>
            </w:rPr>
          </w:rPrChange>
        </w:rPr>
        <w:t xml:space="preserve">"</w:t>
      </w:r>
      <w:r>
        <w:rPr>
          <w:rStyle w:val="afffff3"/>
          <w:rFonts w:ascii="Fb Fontext" w:hAnsi="Fb Fontext" w:hint="cs"/>
          <w:spacing w:val="-4"/>
          <w:rtl/>
          <w:rPrChange w:id="9029" w:author="מנוע אמוראים" w:date="2026-10-05T16:41:24Z">
            <w:rPr>
              <w:rFonts w:ascii="Fb Fontext" w:hAnsi="Fb Fontext" w:hint="cs"/>
              <w:spacing w:val="-4"/>
              <w:rtl/>
            </w:rPr>
          </w:rPrChange>
        </w:rPr>
        <w:t xml:space="preserve">מ</w:t>
      </w:r>
      <w:r w:rsidR="00554697">
        <w:rPr>
          <w:rFonts w:ascii="Fb Fontext" w:hAnsi="Fb Fontext" w:hint="cs"/>
          <w:spacing w:val="-4"/>
          <w:rtl/>
        </w:rPr>
        <w:t>,</w:t>
      </w:r>
    </w:p>
    <w:p w14:paraId="24FBB811" w14:textId="77777777" w:rsidR="0052366F" w:rsidRPr="0052366F" w:rsidRDefault="003809E0" w:rsidP="0052366F">
      <w:pPr>
        <w:pStyle w:val="36"/>
        <w:framePr w:wrap="notBeside"/>
        <w:rPr>
          <w:rtl/>
        </w:rPr>
      </w:pPr>
      <w:r w:rsidRPr="0052366F">
        <w:rPr>
          <w:rFonts w:hint="cs"/>
          <w:rtl/>
        </w:rPr>
        <w:t>וכ</w:t>
      </w:r>
      <w:r w:rsidR="001C4650" w:rsidRPr="0052366F">
        <w:rPr>
          <w:rFonts w:hint="cs"/>
          <w:rtl/>
        </w:rPr>
        <w:t>רשב</w:t>
      </w:r>
      <w:r w:rsidR="005933DE" w:rsidRPr="0052366F">
        <w:rPr>
          <w:rtl/>
        </w:rPr>
        <w:t>"</w:t>
      </w:r>
      <w:r w:rsidR="001C4650" w:rsidRPr="0052366F">
        <w:rPr>
          <w:rFonts w:hint="cs"/>
          <w:rtl/>
        </w:rPr>
        <w:t>ל</w:t>
      </w:r>
      <w:r w:rsidR="00804750" w:rsidRPr="0052366F">
        <w:rPr>
          <w:rFonts w:hint="cs"/>
          <w:rtl/>
        </w:rPr>
        <w:t>:</w:t>
      </w:r>
    </w:p>
    <w:p w14:paraId="471942CF" w14:textId="77777777" w:rsidR="0052366F" w:rsidRPr="0052366F" w:rsidRDefault="001C4650" w:rsidP="0052366F">
      <w:pPr>
        <w:rPr>
          <w:rtl/>
        </w:rPr>
      </w:pPr>
      <w:r w:rsidRPr="0052366F">
        <w:rPr>
          <w:rFonts w:hint="cs"/>
          <w:rtl/>
        </w:rPr>
        <w:t>דבמעש</w:t>
      </w:r>
      <w:r w:rsidR="005933DE" w:rsidRPr="0052366F">
        <w:rPr>
          <w:rtl/>
        </w:rPr>
        <w:t>"</w:t>
      </w:r>
      <w:r w:rsidRPr="0052366F">
        <w:rPr>
          <w:rFonts w:hint="cs"/>
          <w:rtl/>
        </w:rPr>
        <w:t>ר ש</w:t>
      </w:r>
      <w:r w:rsidR="005C3AE7" w:rsidRPr="0052366F">
        <w:rPr>
          <w:rtl/>
        </w:rPr>
        <w:t>הקדימו בשבלין</w:t>
      </w:r>
      <w:r w:rsidR="005C3AE7" w:rsidRPr="0052366F">
        <w:rPr>
          <w:rFonts w:hint="cs"/>
          <w:rtl/>
        </w:rPr>
        <w:t>,</w:t>
      </w:r>
      <w:r>
        <w:rPr>
          <w:rFonts w:hint="cs"/>
          <w:rtl/>
        </w:rPr>
        <w:t xml:space="preserve"> שמו טובלו </w:t>
      </w:r>
      <w:r>
        <w:rPr>
          <w:rStyle w:val="afffff3"/>
          <w:rFonts w:hint="cs"/>
          <w:rtl/>
          <w:rPrChange w:id="9030" w:author="מנוע אמוראים" w:date="2026-10-05T16:41:24Z">
            <w:rPr>
              <w:rFonts w:hint="cs"/>
              <w:rtl/>
            </w:rPr>
          </w:rPrChange>
        </w:rPr>
        <w:t xml:space="preserve">לתרו</w:t>
      </w:r>
      <w:r>
        <w:rPr>
          <w:rStyle w:val="afffff3"/>
          <w:rFonts w:hint="cs"/>
          <w:rtl/>
          <w:rPrChange w:id="9031" w:author="מנוע אמוראים" w:date="2026-10-05T16:41:24Z">
            <w:rPr>
              <w:rFonts w:hint="cs"/>
              <w:rtl/>
            </w:rPr>
          </w:rPrChange>
        </w:rPr>
        <w:t xml:space="preserve">"מ</w:t>
      </w:r>
      <w:r w:rsidR="005C3AE7" w:rsidRPr="0052366F">
        <w:rPr>
          <w:rtl/>
        </w:rPr>
        <w:t xml:space="preserve"> </w:t>
      </w:r>
    </w:p>
    <w:p w14:paraId="1204F21D" w14:textId="77777777" w:rsidR="0052366F" w:rsidRPr="0052366F" w:rsidRDefault="00A53803" w:rsidP="0052366F">
      <w:pPr>
        <w:pStyle w:val="36"/>
        <w:framePr w:wrap="notBeside"/>
        <w:rPr>
          <w:rtl/>
        </w:rPr>
      </w:pPr>
      <w:r w:rsidRPr="0052366F">
        <w:rPr>
          <w:rFonts w:hint="cs"/>
          <w:rtl/>
        </w:rPr>
        <w:t xml:space="preserve">והך </w:t>
      </w:r>
    </w:p>
    <w:p w14:paraId="2BF4D4F6" w14:textId="53545D29" w:rsidR="005C3AE7" w:rsidRPr="00D83904" w:rsidRDefault="00D83904" w:rsidP="00D83904">
      <w:pPr>
        <w:rPr>
          <w:spacing w:val="-2"/>
          <w:rtl/>
        </w:rPr>
      </w:pPr>
      <w:r w:rsidRPr="00BF5D1E">
        <w:rPr>
          <w:rFonts w:cs="PFT_Frank" w:hint="cs"/>
          <w:b/>
          <w:bCs/>
          <w:spacing w:val="-2"/>
          <w:szCs w:val="14"/>
          <w:rtl/>
        </w:rPr>
        <w:t>ד</w:t>
      </w:r>
      <w:r w:rsidR="005C3AE7" w:rsidRPr="00BF5D1E">
        <w:rPr>
          <w:rFonts w:cs="PFT_Frank" w:hint="cs"/>
          <w:b/>
          <w:bCs/>
          <w:spacing w:val="-2"/>
          <w:szCs w:val="14"/>
          <w:rtl/>
        </w:rPr>
        <w:t xml:space="preserve">כותש </w:t>
      </w:r>
      <w:r w:rsidRPr="00BF5D1E">
        <w:rPr>
          <w:rFonts w:cs="PFT_Frank" w:hint="cs"/>
          <w:b/>
          <w:bCs/>
          <w:spacing w:val="-2"/>
          <w:szCs w:val="14"/>
          <w:rtl/>
        </w:rPr>
        <w:t>-</w:t>
      </w:r>
      <w:r w:rsidR="00A53803" w:rsidRPr="00D83904">
        <w:rPr>
          <w:rFonts w:hint="cs"/>
          <w:spacing w:val="-2"/>
          <w:rtl/>
        </w:rPr>
        <w:t>ל</w:t>
      </w:r>
      <w:r w:rsidR="005C3AE7" w:rsidRPr="00D83904">
        <w:rPr>
          <w:rFonts w:hint="cs"/>
          <w:spacing w:val="-2"/>
          <w:rtl/>
        </w:rPr>
        <w:t>קנס</w:t>
      </w:r>
      <w:r w:rsidR="00A53803" w:rsidRPr="00D83904">
        <w:rPr>
          <w:rFonts w:hint="cs"/>
          <w:spacing w:val="-2"/>
          <w:rtl/>
        </w:rPr>
        <w:t>,</w:t>
      </w:r>
      <w:r w:rsidR="00C51292" w:rsidRPr="00D83904">
        <w:rPr>
          <w:rFonts w:hint="cs"/>
          <w:spacing w:val="-2"/>
          <w:rtl/>
        </w:rPr>
        <w:t xml:space="preserve"> ותנ</w:t>
      </w:r>
      <w:r w:rsidR="005933DE" w:rsidRPr="00D83904">
        <w:rPr>
          <w:spacing w:val="-2"/>
          <w:rtl/>
        </w:rPr>
        <w:t>"</w:t>
      </w:r>
      <w:r w:rsidR="00C51292" w:rsidRPr="00D83904">
        <w:rPr>
          <w:rFonts w:hint="cs"/>
          <w:spacing w:val="-2"/>
          <w:rtl/>
        </w:rPr>
        <w:t xml:space="preserve">ה </w:t>
      </w:r>
      <w:r w:rsidR="00A53803" w:rsidRPr="00D83904">
        <w:rPr>
          <w:rFonts w:hint="cs"/>
          <w:spacing w:val="-2"/>
          <w:rtl/>
        </w:rPr>
        <w:t xml:space="preserve">דניטלת אחר גמר מלאכה מהגורן ומהיקב. </w:t>
      </w:r>
    </w:p>
    <w:p w14:paraId="6A9AAACB" w14:textId="77777777" w:rsidR="005C3AE7" w:rsidRPr="006F178A" w:rsidRDefault="005C3AE7" w:rsidP="005C3AE7">
      <w:pPr>
        <w:pStyle w:val="afff2"/>
        <w:framePr w:wrap="around"/>
        <w:rPr>
          <w:rtl/>
        </w:rPr>
      </w:pPr>
      <w:r>
        <w:rPr>
          <w:rFonts w:hint="cs"/>
          <w:rtl/>
        </w:rPr>
        <w:t>יג:</w:t>
      </w:r>
    </w:p>
    <w:p w14:paraId="57A19DFE" w14:textId="77777777" w:rsidR="00D83904" w:rsidRPr="00D83904" w:rsidRDefault="00A53803" w:rsidP="00D83904">
      <w:pPr>
        <w:pStyle w:val="36"/>
        <w:framePr w:wrap="notBeside"/>
        <w:rPr>
          <w:rtl/>
        </w:rPr>
      </w:pPr>
      <w:r w:rsidRPr="00D83904">
        <w:rPr>
          <w:rFonts w:hint="cs"/>
          <w:rtl/>
        </w:rPr>
        <w:t>והך</w:t>
      </w:r>
    </w:p>
    <w:p w14:paraId="4A972E3F" w14:textId="2F2A9E52" w:rsidR="00096618" w:rsidRDefault="00A53803" w:rsidP="00554697">
      <w:pPr>
        <w:rPr>
          <w:rtl/>
        </w:rPr>
      </w:pPr>
      <w:r w:rsidRPr="00EE6043">
        <w:rPr>
          <w:rFonts w:cs="PFT_Frank" w:hint="cs"/>
          <w:b/>
          <w:bCs/>
          <w:szCs w:val="14"/>
          <w:rtl/>
        </w:rPr>
        <w:t>ד</w:t>
      </w:r>
      <w:r w:rsidR="005C3AE7" w:rsidRPr="00EE6043">
        <w:rPr>
          <w:rFonts w:cs="PFT_Frank"/>
          <w:b/>
          <w:bCs/>
          <w:szCs w:val="14"/>
          <w:rtl/>
        </w:rPr>
        <w:t>מחשב</w:t>
      </w:r>
      <w:r w:rsidR="009D4EE2" w:rsidRPr="00EE6043">
        <w:rPr>
          <w:rFonts w:cs="PFT_Frank" w:hint="cs"/>
          <w:b/>
          <w:bCs/>
          <w:szCs w:val="14"/>
          <w:rtl/>
        </w:rPr>
        <w:t xml:space="preserve"> </w:t>
      </w:r>
      <w:r w:rsidR="00C51292">
        <w:rPr>
          <w:rFonts w:hint="cs"/>
          <w:rtl/>
        </w:rPr>
        <w:t xml:space="preserve">ולא מודד </w:t>
      </w:r>
      <w:r w:rsidR="005C3AE7">
        <w:rPr>
          <w:rStyle w:val="afffff3"/>
          <w:rFonts w:hint="cs"/>
          <w:rtl/>
        </w:rPr>
        <w:t>כאב</w:t>
      </w:r>
      <w:r w:rsidR="005C3AE7">
        <w:rPr>
          <w:rStyle w:val="afffff3"/>
          <w:rtl/>
        </w:rPr>
        <w:t>"</w:t>
      </w:r>
      <w:r w:rsidR="005C3AE7">
        <w:rPr>
          <w:rStyle w:val="afffff3"/>
          <w:rFonts w:hint="cs"/>
          <w:rtl/>
        </w:rPr>
        <w:t>ג:</w:t>
      </w:r>
      <w:r w:rsidR="005C3AE7" w:rsidRPr="006F178A">
        <w:rPr>
          <w:rFonts w:hint="cs"/>
          <w:rtl/>
        </w:rPr>
        <w:t xml:space="preserve"> </w:t>
      </w:r>
      <w:r w:rsidR="005C3AE7">
        <w:rPr>
          <w:rFonts w:hint="cs"/>
          <w:rtl/>
        </w:rPr>
        <w:t>ש</w:t>
      </w:r>
      <w:r>
        <w:rPr>
          <w:rFonts w:hint="cs"/>
          <w:rtl/>
        </w:rPr>
        <w:t xml:space="preserve">מדמה </w:t>
      </w:r>
      <w:r>
        <w:rPr>
          <w:rStyle w:val="afffff3"/>
          <w:rFonts w:hint="cs"/>
          <w:rtl/>
          <w:rPrChange w:id="9032" w:author="מנוע אמוראים" w:date="2026-10-05T16:41:24Z">
            <w:rPr>
              <w:rFonts w:hint="cs"/>
              <w:rtl/>
            </w:rPr>
          </w:rPrChange>
        </w:rPr>
        <w:t xml:space="preserve">ל</w:t>
      </w:r>
      <w:r>
        <w:rPr>
          <w:rStyle w:val="afffff3"/>
          <w:rFonts w:hint="cs"/>
          <w:rtl/>
          <w:rPrChange w:id="9033" w:author="מנוע אמוראים" w:date="2026-10-05T16:41:24Z">
            <w:rPr>
              <w:rFonts w:hint="cs"/>
              <w:rtl/>
            </w:rPr>
          </w:rPrChange>
        </w:rPr>
        <w:t xml:space="preserve">תרומ</w:t>
      </w:r>
      <w:r>
        <w:rPr>
          <w:rStyle w:val="afffff3"/>
          <w:rFonts w:hint="cs"/>
          <w:rtl/>
          <w:rPrChange w:id="9034" w:author="מנוע אמוראים" w:date="2026-10-05T16:41:24Z">
            <w:rPr>
              <w:rFonts w:hint="cs"/>
              <w:rtl/>
            </w:rPr>
          </w:rPrChange>
        </w:rPr>
        <w:t xml:space="preserve">"ג</w:t>
      </w:r>
      <w:r w:rsidR="005C3AE7">
        <w:rPr>
          <w:rFonts w:hint="cs"/>
          <w:rtl/>
        </w:rPr>
        <w:t xml:space="preserve"> שניטלת </w:t>
      </w:r>
      <w:r w:rsidR="005C3AE7" w:rsidRPr="00554697">
        <w:rPr>
          <w:rFonts w:hint="cs"/>
          <w:spacing w:val="-6"/>
          <w:rtl/>
        </w:rPr>
        <w:t>באומד ומחשבה מ</w:t>
      </w:r>
      <w:r w:rsidR="005C3AE7" w:rsidRPr="00554697">
        <w:rPr>
          <w:rStyle w:val="af4"/>
          <w:rFonts w:hint="cs"/>
          <w:spacing w:val="-6"/>
          <w:rtl/>
        </w:rPr>
        <w:t>ונחשב לכם תרומתכם</w:t>
      </w:r>
      <w:r w:rsidR="00205EC7" w:rsidRPr="00554697">
        <w:rPr>
          <w:rFonts w:hint="cs"/>
          <w:spacing w:val="-6"/>
          <w:rtl/>
        </w:rPr>
        <w:t xml:space="preserve"> </w:t>
      </w:r>
      <w:r w:rsidR="00554697" w:rsidRPr="00554697">
        <w:rPr>
          <w:rStyle w:val="af4"/>
          <w:rFonts w:hint="cs"/>
          <w:spacing w:val="-6"/>
          <w:rtl/>
        </w:rPr>
        <w:t xml:space="preserve">ב' </w:t>
      </w:r>
      <w:r w:rsidR="009D4EE2" w:rsidRPr="00554697">
        <w:rPr>
          <w:rFonts w:hint="cs"/>
          <w:spacing w:val="-6"/>
          <w:rtl/>
        </w:rPr>
        <w:t>תרומות</w:t>
      </w:r>
      <w:r w:rsidR="009D4EE2" w:rsidRPr="00554697">
        <w:rPr>
          <w:rFonts w:cs="PFT_Frank" w:hint="cs"/>
          <w:b/>
          <w:bCs/>
          <w:spacing w:val="-6"/>
          <w:sz w:val="14"/>
          <w:szCs w:val="14"/>
          <w:rtl/>
        </w:rPr>
        <w:t xml:space="preserve"> </w:t>
      </w:r>
      <w:r w:rsidR="005C3AE7" w:rsidRPr="00554697">
        <w:rPr>
          <w:rFonts w:cs="PFT_Frank" w:hint="cs"/>
          <w:b/>
          <w:bCs/>
          <w:spacing w:val="-6"/>
          <w:sz w:val="14"/>
          <w:szCs w:val="14"/>
          <w:rtl/>
        </w:rPr>
        <w:t>א.</w:t>
      </w:r>
      <w:r>
        <w:rPr>
          <w:rFonts w:hint="cs"/>
          <w:spacing w:val="-6"/>
          <w:rtl/>
        </w:rPr>
        <w:t xml:space="preserve"> </w:t>
      </w:r>
      <w:r>
        <w:rPr>
          <w:rStyle w:val="afffff3"/>
          <w:rFonts w:hint="cs"/>
          <w:spacing w:val="-6"/>
          <w:rtl/>
          <w:rPrChange w:id="9035" w:author="מנוע אמוראים" w:date="2026-10-05T16:41:24Z">
            <w:rPr>
              <w:rFonts w:hint="cs"/>
              <w:spacing w:val="-6"/>
              <w:rtl/>
            </w:rPr>
          </w:rPrChange>
        </w:rPr>
        <w:t xml:space="preserve">תרו</w:t>
      </w:r>
      <w:r>
        <w:rPr>
          <w:rStyle w:val="afffff3"/>
          <w:spacing w:val="-6"/>
          <w:rtl/>
          <w:rPrChange w:id="9036" w:author="מנוע אמוראים" w:date="2026-10-05T16:41:24Z">
            <w:rPr>
              <w:spacing w:val="-6"/>
              <w:rtl/>
            </w:rPr>
          </w:rPrChange>
        </w:rPr>
        <w:t xml:space="preserve">"</w:t>
      </w:r>
      <w:r>
        <w:rPr>
          <w:rStyle w:val="afffff3"/>
          <w:rFonts w:hint="cs"/>
          <w:spacing w:val="-6"/>
          <w:rtl/>
          <w:rPrChange w:id="9037" w:author="מנוע אמוראים" w:date="2026-10-05T16:41:24Z">
            <w:rPr>
              <w:rFonts w:hint="cs"/>
              <w:spacing w:val="-6"/>
              <w:rtl/>
            </w:rPr>
          </w:rPrChange>
        </w:rPr>
        <w:t xml:space="preserve">ג</w:t>
      </w:r>
      <w:r>
        <w:rPr>
          <w:rFonts w:hint="cs"/>
          <w:spacing w:val="-6"/>
          <w:rtl/>
        </w:rPr>
        <w:t xml:space="preserve"> </w:t>
      </w:r>
      <w:r w:rsidR="005C3AE7" w:rsidRPr="00554697">
        <w:rPr>
          <w:rFonts w:cs="PFT_Frank" w:hint="cs"/>
          <w:b/>
          <w:bCs/>
          <w:spacing w:val="-6"/>
          <w:sz w:val="14"/>
          <w:szCs w:val="14"/>
          <w:rtl/>
        </w:rPr>
        <w:t>ב.</w:t>
      </w:r>
      <w:r>
        <w:rPr>
          <w:rFonts w:hint="cs"/>
          <w:spacing w:val="-6"/>
          <w:rtl/>
        </w:rPr>
        <w:t xml:space="preserve"> </w:t>
      </w:r>
      <w:r>
        <w:rPr>
          <w:rStyle w:val="afffff3"/>
          <w:rFonts w:hint="cs"/>
          <w:spacing w:val="-6"/>
          <w:rtl/>
          <w:rPrChange w:id="9038" w:author="מנוע אמוראים" w:date="2026-10-05T16:41:24Z">
            <w:rPr>
              <w:rFonts w:hint="cs"/>
              <w:spacing w:val="-6"/>
              <w:rtl/>
            </w:rPr>
          </w:rPrChange>
        </w:rPr>
        <w:t xml:space="preserve">תרו</w:t>
      </w:r>
      <w:r>
        <w:rPr>
          <w:rStyle w:val="afffff3"/>
          <w:spacing w:val="-6"/>
          <w:rtl/>
          <w:rPrChange w:id="9039" w:author="מנוע אמוראים" w:date="2026-10-05T16:41:24Z">
            <w:rPr>
              <w:spacing w:val="-6"/>
              <w:rtl/>
            </w:rPr>
          </w:rPrChange>
        </w:rPr>
        <w:t xml:space="preserve">"</w:t>
      </w:r>
      <w:r>
        <w:rPr>
          <w:rStyle w:val="afffff3"/>
          <w:rFonts w:hint="cs"/>
          <w:spacing w:val="-6"/>
          <w:rtl/>
          <w:rPrChange w:id="9040" w:author="מנוע אמוראים" w:date="2026-10-05T16:41:24Z">
            <w:rPr>
              <w:rFonts w:hint="cs"/>
              <w:spacing w:val="-6"/>
              <w:rtl/>
            </w:rPr>
          </w:rPrChange>
        </w:rPr>
        <w:t xml:space="preserve">מ</w:t>
      </w:r>
      <w:r>
        <w:rPr>
          <w:rFonts w:hint="cs"/>
          <w:spacing w:val="-6"/>
          <w:rtl/>
        </w:rPr>
        <w:t xml:space="preserve">.</w:t>
      </w:r>
    </w:p>
    <w:p w14:paraId="24D6146F" w14:textId="77777777" w:rsidR="005C3AE7" w:rsidRDefault="005C3AE7" w:rsidP="00096618">
      <w:pPr>
        <w:pStyle w:val="afffff8"/>
        <w:spacing w:before="60"/>
        <w:rPr>
          <w:rtl/>
        </w:rPr>
      </w:pPr>
      <w:r w:rsidRPr="00096618">
        <w:rPr>
          <w:sz w:val="16"/>
          <w:rtl/>
        </w:rPr>
        <w:t>מעשר ראשון שהקדימו בשבלין</w:t>
      </w:r>
      <w:r w:rsidRPr="006F178A">
        <w:rPr>
          <w:rtl/>
        </w:rPr>
        <w:t xml:space="preserve"> </w:t>
      </w:r>
    </w:p>
    <w:p w14:paraId="0FFC9E27" w14:textId="77777777" w:rsidR="003A3428" w:rsidRPr="003A3428" w:rsidRDefault="005C3AE7" w:rsidP="003A3428">
      <w:pPr>
        <w:pStyle w:val="36"/>
        <w:framePr w:wrap="notBeside"/>
        <w:rPr>
          <w:rtl/>
        </w:rPr>
      </w:pPr>
      <w:r w:rsidRPr="003A3428">
        <w:rPr>
          <w:rFonts w:hint="cs"/>
          <w:rtl/>
        </w:rPr>
        <w:t>רשב"ל:</w:t>
      </w:r>
      <w:r w:rsidRPr="003A3428">
        <w:rPr>
          <w:rtl/>
        </w:rPr>
        <w:t xml:space="preserve"> </w:t>
      </w:r>
    </w:p>
    <w:p w14:paraId="43DAAF3B" w14:textId="7A367BAD" w:rsidR="005C3AE7" w:rsidRDefault="003A3428" w:rsidP="005C3AE7">
      <w:pPr>
        <w:rPr>
          <w:rStyle w:val="afffff3"/>
          <w:spacing w:val="-6"/>
          <w:rtl/>
        </w:rPr>
      </w:pPr>
      <w:r>
        <w:rPr>
          <w:rFonts w:hint="cs"/>
          <w:rtl/>
        </w:rPr>
        <w:t>ש</w:t>
      </w:r>
      <w:r>
        <w:rPr>
          <w:rtl/>
        </w:rPr>
        <w:t xml:space="preserve">מו טובלו </w:t>
      </w:r>
      <w:r>
        <w:rPr>
          <w:rStyle w:val="afffff3"/>
          <w:rtl/>
          <w:rPrChange w:id="9041" w:author="מנוע אמוראים" w:date="2026-10-05T16:41:24Z">
            <w:rPr>
              <w:rtl/>
            </w:rPr>
          </w:rPrChange>
        </w:rPr>
        <w:t xml:space="preserve">לתרו</w:t>
      </w:r>
      <w:r>
        <w:rPr>
          <w:rStyle w:val="afffff3"/>
          <w:rFonts w:hint="cs"/>
          <w:rtl/>
          <w:rPrChange w:id="9042" w:author="מנוע אמוראים" w:date="2026-10-05T16:41:24Z">
            <w:rPr>
              <w:rFonts w:hint="cs"/>
              <w:rtl/>
            </w:rPr>
          </w:rPrChange>
        </w:rPr>
        <w:t xml:space="preserve">"</w:t>
      </w:r>
      <w:r>
        <w:rPr>
          <w:rStyle w:val="afffff3"/>
          <w:rtl/>
          <w:rPrChange w:id="9043" w:author="מנוע אמוראים" w:date="2026-10-05T16:41:24Z">
            <w:rPr>
              <w:rtl/>
            </w:rPr>
          </w:rPrChange>
        </w:rPr>
        <w:t xml:space="preserve">מ</w:t>
      </w:r>
      <w:r w:rsidR="005C3AE7" w:rsidRPr="00CB6E74">
        <w:rPr>
          <w:rFonts w:hint="cs"/>
          <w:rtl/>
        </w:rPr>
        <w:t xml:space="preserve">, </w:t>
      </w:r>
      <w:r w:rsidR="005C3AE7">
        <w:rPr>
          <w:rFonts w:hint="cs"/>
          <w:rtl/>
        </w:rPr>
        <w:t>ופטור מתרומה גדולה.</w:t>
      </w:r>
    </w:p>
    <w:p w14:paraId="3BD6DEF5" w14:textId="77777777" w:rsidR="003A3428" w:rsidRPr="003A3428" w:rsidRDefault="00096618" w:rsidP="003A3428">
      <w:pPr>
        <w:pStyle w:val="36"/>
        <w:framePr w:wrap="notBeside"/>
        <w:rPr>
          <w:rtl/>
        </w:rPr>
      </w:pPr>
      <w:r w:rsidRPr="003A3428">
        <w:rPr>
          <w:rFonts w:hint="cs"/>
          <w:rtl/>
        </w:rPr>
        <w:t>רבא:</w:t>
      </w:r>
    </w:p>
    <w:p w14:paraId="37813A28" w14:textId="78D4B276" w:rsidR="00096618" w:rsidRPr="003A3428" w:rsidRDefault="00096618" w:rsidP="003A3428">
      <w:pPr>
        <w:rPr>
          <w:rtl/>
        </w:rPr>
      </w:pPr>
      <w:r w:rsidRPr="003A3428">
        <w:rPr>
          <w:rFonts w:hint="cs"/>
          <w:rtl/>
        </w:rPr>
        <w:t xml:space="preserve">קנס </w:t>
      </w:r>
      <w:r w:rsidRPr="003A3428">
        <w:rPr>
          <w:rtl/>
        </w:rPr>
        <w:t>הואיל ויצא עליו שם מעשר.</w:t>
      </w:r>
    </w:p>
    <w:p w14:paraId="73A0F48F" w14:textId="77777777" w:rsidR="005C3AE7" w:rsidRDefault="005C3AE7" w:rsidP="00E54AAE">
      <w:pPr>
        <w:rPr>
          <w:rtl/>
        </w:rPr>
      </w:pPr>
      <w:r w:rsidRPr="002C641B">
        <w:rPr>
          <w:rStyle w:val="af4"/>
          <w:rtl/>
        </w:rPr>
        <w:t>תרומת ה</w:t>
      </w:r>
      <w:r>
        <w:rPr>
          <w:rStyle w:val="af4"/>
          <w:rtl/>
        </w:rPr>
        <w:t>'</w:t>
      </w:r>
      <w:r w:rsidRPr="002C641B">
        <w:rPr>
          <w:rStyle w:val="af4"/>
          <w:rtl/>
        </w:rPr>
        <w:t xml:space="preserve"> מעשר מן המעשר</w:t>
      </w:r>
      <w:r w:rsidRPr="002C641B">
        <w:rPr>
          <w:rStyle w:val="af4"/>
          <w:rFonts w:hint="cs"/>
          <w:rtl/>
        </w:rPr>
        <w:t>'</w:t>
      </w:r>
      <w:r w:rsidR="00E54AAE">
        <w:rPr>
          <w:rStyle w:val="af4"/>
          <w:rFonts w:hint="cs"/>
          <w:rtl/>
        </w:rPr>
        <w:t>-</w:t>
      </w:r>
      <w:r w:rsidRPr="006F178A">
        <w:rPr>
          <w:rtl/>
        </w:rPr>
        <w:t xml:space="preserve"> </w:t>
      </w:r>
      <w:r>
        <w:rPr>
          <w:rFonts w:hint="cs"/>
          <w:rtl/>
        </w:rPr>
        <w:t>ולא תרומה גדולה.</w:t>
      </w:r>
    </w:p>
    <w:p w14:paraId="00D2FE99" w14:textId="77777777" w:rsidR="00E54AAE" w:rsidRDefault="00096618" w:rsidP="00E54AAE">
      <w:pPr>
        <w:rPr>
          <w:rtl/>
        </w:rPr>
      </w:pPr>
      <w:r w:rsidRPr="003772EC">
        <w:rPr>
          <w:rStyle w:val="af4"/>
          <w:spacing w:val="-4"/>
          <w:rtl/>
        </w:rPr>
        <w:t>'תרימו את כל תרומת ה'</w:t>
      </w:r>
      <w:r w:rsidRPr="00554697">
        <w:rPr>
          <w:rtl/>
        </w:rPr>
        <w:t xml:space="preserve">. </w:t>
      </w:r>
      <w:r w:rsidR="00E54AAE">
        <w:rPr>
          <w:rtl/>
        </w:rPr>
        <w:tab/>
      </w:r>
      <w:r w:rsidR="005C3AE7" w:rsidRPr="00554697">
        <w:rPr>
          <w:rFonts w:hint="eastAsia"/>
          <w:rtl/>
        </w:rPr>
        <w:t>ו</w:t>
      </w:r>
      <w:r w:rsidRPr="00554697">
        <w:rPr>
          <w:rFonts w:hint="cs"/>
          <w:rtl/>
        </w:rPr>
        <w:t>אפי'</w:t>
      </w:r>
      <w:r w:rsidR="005C3AE7" w:rsidRPr="00554697">
        <w:rPr>
          <w:rtl/>
        </w:rPr>
        <w:t xml:space="preserve"> </w:t>
      </w:r>
      <w:r w:rsidR="005C3AE7" w:rsidRPr="00554697">
        <w:rPr>
          <w:rFonts w:hint="eastAsia"/>
          <w:rtl/>
        </w:rPr>
        <w:t>בהקדימו</w:t>
      </w:r>
      <w:r w:rsidR="005C3AE7" w:rsidRPr="00554697">
        <w:rPr>
          <w:rtl/>
        </w:rPr>
        <w:t xml:space="preserve"> </w:t>
      </w:r>
      <w:r w:rsidR="005C3AE7" w:rsidRPr="00554697">
        <w:rPr>
          <w:rFonts w:hint="eastAsia"/>
          <w:rtl/>
        </w:rPr>
        <w:t>בכרי</w:t>
      </w:r>
      <w:r w:rsidRPr="00554697">
        <w:rPr>
          <w:rFonts w:hint="cs"/>
          <w:rtl/>
        </w:rPr>
        <w:t>,</w:t>
      </w:r>
      <w:r w:rsidR="00554697" w:rsidRPr="00554697">
        <w:rPr>
          <w:rFonts w:hint="cs"/>
          <w:rtl/>
        </w:rPr>
        <w:t xml:space="preserve"> </w:t>
      </w:r>
      <w:r w:rsidR="005C3AE7" w:rsidRPr="00554697">
        <w:rPr>
          <w:rFonts w:hint="eastAsia"/>
          <w:rtl/>
        </w:rPr>
        <w:t>ד</w:t>
      </w:r>
      <w:r w:rsidR="005C3AE7" w:rsidRPr="00554697">
        <w:rPr>
          <w:rtl/>
        </w:rPr>
        <w:t>הא אדגן,</w:t>
      </w:r>
      <w:r w:rsidR="005C3AE7" w:rsidRPr="00392931">
        <w:rPr>
          <w:rtl/>
        </w:rPr>
        <w:t xml:space="preserve"> </w:t>
      </w:r>
    </w:p>
    <w:p w14:paraId="397DF5BF" w14:textId="77777777" w:rsidR="005C3AE7" w:rsidRPr="00554697" w:rsidRDefault="00096618" w:rsidP="00E54AAE">
      <w:pPr>
        <w:ind w:left="1020" w:firstLine="170"/>
        <w:rPr>
          <w:rStyle w:val="afffffc"/>
          <w:rtl/>
        </w:rPr>
      </w:pPr>
      <w:r w:rsidRPr="00554697">
        <w:rPr>
          <w:rStyle w:val="afffffc"/>
          <w:rFonts w:hint="cs"/>
          <w:rtl/>
        </w:rPr>
        <w:t>משא</w:t>
      </w:r>
      <w:r w:rsidR="005933DE" w:rsidRPr="00554697">
        <w:rPr>
          <w:rStyle w:val="afffffc"/>
          <w:rtl/>
        </w:rPr>
        <w:t>"</w:t>
      </w:r>
      <w:r w:rsidRPr="00554697">
        <w:rPr>
          <w:rStyle w:val="afffffc"/>
          <w:rFonts w:hint="cs"/>
          <w:rtl/>
        </w:rPr>
        <w:t>כ בהקדימו בשיבולים ד</w:t>
      </w:r>
      <w:r w:rsidR="00554697">
        <w:rPr>
          <w:rStyle w:val="afffffc"/>
          <w:rtl/>
        </w:rPr>
        <w:t>הא לא אדגן</w:t>
      </w:r>
    </w:p>
    <w:p w14:paraId="304962C7" w14:textId="3B0D5330" w:rsidR="005C3AE7" w:rsidRPr="006F178A" w:rsidRDefault="00B35974" w:rsidP="00B35974">
      <w:pPr>
        <w:pStyle w:val="afffff8"/>
        <w:rPr>
          <w:rtl/>
        </w:rPr>
        <w:pPrChange w:id="90033" w:author="קלוד" w:date="2026-10-08T12:07:40Z">
          <w:pPr>
            <w:pStyle w:val="afff0"/>
          </w:pPr>
        </w:pPrChange>
      </w:pPr>
      <w:del w:id="90031" w:author="קלוד" w:date="2026-10-08T12:07:40Z">
        <w:r>
          <w:rPr>
            <w:rFonts w:ascii="BA TM • Vilna Extra-Bold" w:hAnsi="BA TM • Vilna Extra-Bold" w:hint="cs"/>
            <w:rtl/>
          </w:rPr>
          <w:delText xml:space="preserve">****</w:delText>
        </w:r>
      </w:del>
      <w:ins w:id="90032" w:author="קלוד" w:date="2026-10-08T12:07:40Z">
        <w:r>
          <w:rPr>
            <w:color w:val="7B3F00"/>
          </w:rPr>
          <w:t xml:space="preserve">מעשר ושבת בטחינה</w:t>
        </w:r>
      </w:ins>
    </w:p>
    <w:p w14:paraId="0A5F28B0" w14:textId="77777777" w:rsidR="00554697" w:rsidRPr="00D977D1" w:rsidRDefault="005C3AE7" w:rsidP="00554697">
      <w:pPr>
        <w:rPr>
          <w:rFonts w:cs="PFT_Frank"/>
          <w:b/>
          <w:bCs/>
          <w:szCs w:val="14"/>
          <w:rtl/>
        </w:rPr>
      </w:pPr>
      <w:r w:rsidRPr="00D977D1">
        <w:rPr>
          <w:rFonts w:cs="PFT_Frank"/>
          <w:b/>
          <w:bCs/>
          <w:szCs w:val="14"/>
          <w:rtl/>
        </w:rPr>
        <w:t xml:space="preserve">המולל מלילות של חטים </w:t>
      </w:r>
      <w:r w:rsidRPr="006F178A">
        <w:rPr>
          <w:rtl/>
        </w:rPr>
        <w:t xml:space="preserve">מנפח </w:t>
      </w:r>
      <w:r w:rsidR="001345EA">
        <w:rPr>
          <w:rFonts w:hint="cs"/>
          <w:rtl/>
        </w:rPr>
        <w:t>מעט</w:t>
      </w:r>
      <w:r w:rsidRPr="006F178A">
        <w:rPr>
          <w:rtl/>
        </w:rPr>
        <w:t xml:space="preserve"> </w:t>
      </w:r>
      <w:r w:rsidRPr="006B7C09">
        <w:rPr>
          <w:rtl/>
        </w:rPr>
        <w:t xml:space="preserve">ואוכל, </w:t>
      </w:r>
    </w:p>
    <w:p w14:paraId="7FA8AAD8" w14:textId="77777777" w:rsidR="005C3AE7" w:rsidRDefault="00554697" w:rsidP="00554697">
      <w:pPr>
        <w:rPr>
          <w:rtl/>
        </w:rPr>
      </w:pPr>
      <w:r w:rsidRPr="00D977D1">
        <w:rPr>
          <w:rFonts w:cs="PFT_Frank" w:hint="cs"/>
          <w:b/>
          <w:bCs/>
          <w:szCs w:val="14"/>
          <w:rtl/>
        </w:rPr>
        <w:t>ו</w:t>
      </w:r>
      <w:r w:rsidR="005C3AE7" w:rsidRPr="00D977D1">
        <w:rPr>
          <w:rFonts w:cs="PFT_Frank"/>
          <w:b/>
          <w:bCs/>
          <w:szCs w:val="14"/>
          <w:rtl/>
        </w:rPr>
        <w:t>אם נתן לתוך חיקו</w:t>
      </w:r>
      <w:r w:rsidR="005C3AE7">
        <w:rPr>
          <w:rFonts w:hint="cs"/>
          <w:rtl/>
        </w:rPr>
        <w:t>,</w:t>
      </w:r>
      <w:r w:rsidR="005C3AE7" w:rsidRPr="006B7C09">
        <w:rPr>
          <w:rtl/>
        </w:rPr>
        <w:t xml:space="preserve"> חייב</w:t>
      </w:r>
      <w:r w:rsidR="005C3AE7" w:rsidRPr="006B7C09">
        <w:rPr>
          <w:rFonts w:hint="cs"/>
          <w:rtl/>
        </w:rPr>
        <w:t xml:space="preserve"> במעשר</w:t>
      </w:r>
      <w:r w:rsidR="005C3AE7">
        <w:rPr>
          <w:rFonts w:hint="cs"/>
          <w:rtl/>
        </w:rPr>
        <w:t>,</w:t>
      </w:r>
      <w:r w:rsidR="005C3AE7" w:rsidRPr="006B7C09">
        <w:rPr>
          <w:rFonts w:hint="cs"/>
          <w:rtl/>
        </w:rPr>
        <w:t xml:space="preserve"> דהו</w:t>
      </w:r>
      <w:r w:rsidR="005C3AE7" w:rsidRPr="006B7C09">
        <w:rPr>
          <w:rtl/>
        </w:rPr>
        <w:t>"</w:t>
      </w:r>
      <w:r w:rsidR="005C3AE7" w:rsidRPr="006B7C09">
        <w:rPr>
          <w:rFonts w:hint="cs"/>
          <w:rtl/>
        </w:rPr>
        <w:t xml:space="preserve">ל קבע, </w:t>
      </w:r>
    </w:p>
    <w:p w14:paraId="5EAF76CC" w14:textId="77777777" w:rsidR="005306C5" w:rsidRPr="005306C5" w:rsidRDefault="005C3AE7" w:rsidP="005306C5">
      <w:pPr>
        <w:pStyle w:val="36"/>
        <w:framePr w:wrap="notBeside"/>
        <w:rPr>
          <w:rtl/>
        </w:rPr>
      </w:pPr>
      <w:r w:rsidRPr="005306C5">
        <w:rPr>
          <w:rFonts w:hint="cs"/>
          <w:rtl/>
        </w:rPr>
        <w:t>ר"א:</w:t>
      </w:r>
    </w:p>
    <w:p w14:paraId="04AF288B" w14:textId="7A418D8E" w:rsidR="001345EA" w:rsidRPr="005306C5" w:rsidRDefault="005C3AE7" w:rsidP="001345EA">
      <w:pPr>
        <w:rPr>
          <w:rtl/>
        </w:rPr>
      </w:pPr>
      <w:r w:rsidRPr="005306C5">
        <w:rPr>
          <w:rFonts w:hint="cs"/>
          <w:rtl/>
        </w:rPr>
        <w:t>וכן לשבת, דהוי דישה,</w:t>
      </w:r>
      <w:r w:rsidR="00554697" w:rsidRPr="005306C5">
        <w:rPr>
          <w:rFonts w:hint="cs"/>
          <w:rtl/>
        </w:rPr>
        <w:t xml:space="preserve"> </w:t>
      </w:r>
      <w:r w:rsidR="001345EA" w:rsidRPr="005306C5">
        <w:rPr>
          <w:rFonts w:hint="cs"/>
          <w:rtl/>
        </w:rPr>
        <w:t>כדרכו מלאכת מחשבת</w:t>
      </w:r>
      <w:r w:rsidRPr="005306C5">
        <w:rPr>
          <w:rFonts w:hint="cs"/>
          <w:rtl/>
        </w:rPr>
        <w:t xml:space="preserve"> </w:t>
      </w:r>
    </w:p>
    <w:p w14:paraId="4EB30A94" w14:textId="77777777" w:rsidR="005C3AE7" w:rsidRPr="00554697" w:rsidRDefault="005C3AE7" w:rsidP="00554697">
      <w:pPr>
        <w:rPr>
          <w:spacing w:val="-4"/>
          <w:rtl/>
        </w:rPr>
      </w:pPr>
      <w:r w:rsidRPr="005306C5">
        <w:rPr>
          <w:rFonts w:hint="cs"/>
          <w:rtl/>
        </w:rPr>
        <w:t xml:space="preserve">אבל </w:t>
      </w:r>
      <w:r w:rsidR="001345EA" w:rsidRPr="005306C5">
        <w:rPr>
          <w:rFonts w:hint="cs"/>
          <w:rtl/>
        </w:rPr>
        <w:t>ב</w:t>
      </w:r>
      <w:r w:rsidRPr="005306C5">
        <w:rPr>
          <w:rtl/>
        </w:rPr>
        <w:t>שעורין</w:t>
      </w:r>
      <w:r w:rsidRPr="00554697">
        <w:rPr>
          <w:spacing w:val="-4"/>
          <w:rtl/>
        </w:rPr>
        <w:t xml:space="preserve"> </w:t>
      </w:r>
      <w:r w:rsidR="001345EA" w:rsidRPr="00554697">
        <w:rPr>
          <w:rStyle w:val="afffff3"/>
          <w:rFonts w:hint="cs"/>
          <w:rtl/>
        </w:rPr>
        <w:t xml:space="preserve">דתנן במעשר </w:t>
      </w:r>
      <w:r w:rsidR="001345EA" w:rsidRPr="002F3D23">
        <w:rPr>
          <w:rFonts w:hint="cs"/>
          <w:spacing w:val="-2"/>
          <w:rtl/>
        </w:rPr>
        <w:t>ד</w:t>
      </w:r>
      <w:r w:rsidRPr="002F3D23">
        <w:rPr>
          <w:spacing w:val="-2"/>
          <w:rtl/>
        </w:rPr>
        <w:t xml:space="preserve">מקלף אחת ואוכל, </w:t>
      </w:r>
      <w:r w:rsidR="001345EA" w:rsidRPr="002F3D23">
        <w:rPr>
          <w:rFonts w:hint="cs"/>
          <w:spacing w:val="-2"/>
          <w:rtl/>
        </w:rPr>
        <w:t xml:space="preserve">ואם </w:t>
      </w:r>
      <w:r w:rsidRPr="002F3D23">
        <w:rPr>
          <w:spacing w:val="-2"/>
          <w:rtl/>
        </w:rPr>
        <w:t>נתן לידו חייב</w:t>
      </w:r>
      <w:r w:rsidRPr="00554697">
        <w:rPr>
          <w:spacing w:val="-4"/>
          <w:rtl/>
        </w:rPr>
        <w:t>.</w:t>
      </w:r>
      <w:r w:rsidRPr="00554697">
        <w:rPr>
          <w:rFonts w:hint="cs"/>
          <w:spacing w:val="-4"/>
          <w:rtl/>
        </w:rPr>
        <w:t xml:space="preserve"> </w:t>
      </w:r>
    </w:p>
    <w:p w14:paraId="45A99E71" w14:textId="0947F322" w:rsidR="005C3AE7" w:rsidRPr="006F178A" w:rsidRDefault="001345EA" w:rsidP="00554697">
      <w:pPr>
        <w:rPr>
          <w:rtl/>
        </w:rPr>
      </w:pPr>
      <w:r w:rsidRPr="00D977D1">
        <w:rPr>
          <w:rFonts w:cs="PFT_Frank" w:hint="cs"/>
          <w:b/>
          <w:bCs/>
          <w:szCs w:val="14"/>
          <w:rtl/>
        </w:rPr>
        <w:t>לענין שבת</w:t>
      </w:r>
      <w:r>
        <w:rPr>
          <w:rFonts w:hint="cs"/>
          <w:rtl/>
        </w:rPr>
        <w:t xml:space="preserve"> מותר</w:t>
      </w:r>
      <w:r w:rsidR="00554697">
        <w:rPr>
          <w:rFonts w:hint="cs"/>
          <w:rtl/>
        </w:rPr>
        <w:t>,</w:t>
      </w:r>
      <w:r>
        <w:rPr>
          <w:rFonts w:hint="cs"/>
          <w:rtl/>
        </w:rPr>
        <w:t xml:space="preserve"> אפי' כוסות</w:t>
      </w:r>
      <w:r w:rsidR="00554697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="005C3AE7" w:rsidRPr="005C3AE7">
        <w:rPr>
          <w:rFonts w:hint="cs"/>
          <w:rtl/>
        </w:rPr>
        <w:t>דמלאכת מחשבת אסרה תורה,</w:t>
      </w:r>
      <w:r w:rsidR="00776A04">
        <w:rPr>
          <w:rStyle w:val="afffff3"/>
          <w:rFonts w:hint="cs"/>
          <w:rtl/>
        </w:rPr>
        <w:t xml:space="preserve">            </w:t>
      </w:r>
      <w:r w:rsidRPr="001345EA">
        <w:rPr>
          <w:rStyle w:val="afffff3"/>
          <w:rFonts w:hint="cs"/>
          <w:rtl/>
        </w:rPr>
        <w:t>ו</w:t>
      </w:r>
      <w:r w:rsidR="005C3AE7" w:rsidRPr="001345EA">
        <w:rPr>
          <w:rStyle w:val="afffff3"/>
          <w:rFonts w:hint="cs"/>
          <w:rtl/>
        </w:rPr>
        <w:t xml:space="preserve">כן </w:t>
      </w:r>
      <w:r w:rsidRPr="001345EA">
        <w:rPr>
          <w:rStyle w:val="afffff3"/>
          <w:rFonts w:hint="cs"/>
          <w:rtl/>
        </w:rPr>
        <w:t>עשו נשות</w:t>
      </w:r>
      <w:r w:rsidR="00776A04">
        <w:rPr>
          <w:rStyle w:val="afffff3"/>
          <w:rFonts w:hint="cs"/>
          <w:rtl/>
        </w:rPr>
        <w:t xml:space="preserve"> </w:t>
      </w:r>
      <w:r w:rsidR="005C3AE7" w:rsidRPr="001345EA">
        <w:rPr>
          <w:rStyle w:val="afffff3"/>
          <w:rFonts w:hint="cs"/>
          <w:rtl/>
        </w:rPr>
        <w:t>רב</w:t>
      </w:r>
      <w:r w:rsidR="005C3AE7" w:rsidRPr="00FB3EE9">
        <w:rPr>
          <w:rStyle w:val="afffff3"/>
          <w:rFonts w:hint="cs"/>
          <w:rtl/>
        </w:rPr>
        <w:t xml:space="preserve"> ור</w:t>
      </w:r>
      <w:r w:rsidR="005C3AE7" w:rsidRPr="00FB3EE9">
        <w:rPr>
          <w:rStyle w:val="afffff3"/>
          <w:rtl/>
        </w:rPr>
        <w:t>"</w:t>
      </w:r>
      <w:r w:rsidR="005C3AE7" w:rsidRPr="00FB3EE9">
        <w:rPr>
          <w:rStyle w:val="afffff3"/>
          <w:rFonts w:hint="cs"/>
          <w:rtl/>
        </w:rPr>
        <w:t>ח</w:t>
      </w:r>
      <w:r w:rsidR="005C3AE7">
        <w:rPr>
          <w:rStyle w:val="afffff3"/>
          <w:rFonts w:hint="cs"/>
          <w:rtl/>
        </w:rPr>
        <w:t>:</w:t>
      </w:r>
      <w:r w:rsidR="005C3AE7" w:rsidRPr="00FB3EE9">
        <w:rPr>
          <w:rStyle w:val="afffff3"/>
          <w:rFonts w:hint="cs"/>
          <w:rtl/>
        </w:rPr>
        <w:t xml:space="preserve"> </w:t>
      </w:r>
      <w:r>
        <w:rPr>
          <w:rFonts w:ascii="Fb Fontext" w:hAnsi="Fb Fontext" w:hint="cs"/>
          <w:sz w:val="20"/>
          <w:rtl/>
        </w:rPr>
        <w:t>ש</w:t>
      </w:r>
      <w:r w:rsidR="005C3AE7">
        <w:rPr>
          <w:rFonts w:ascii="Fb Fontext" w:hAnsi="Fb Fontext" w:hint="cs"/>
          <w:sz w:val="20"/>
          <w:rtl/>
        </w:rPr>
        <w:t xml:space="preserve">קלפו </w:t>
      </w:r>
      <w:r w:rsidR="005C3AE7" w:rsidRPr="006F178A">
        <w:rPr>
          <w:rFonts w:ascii="Fb Fontext" w:hAnsi="Fb Fontext" w:hint="cs"/>
          <w:sz w:val="20"/>
          <w:rtl/>
        </w:rPr>
        <w:t>לביתם כ</w:t>
      </w:r>
      <w:r w:rsidR="005C3AE7">
        <w:rPr>
          <w:rFonts w:ascii="Fb Fontext" w:hAnsi="Fb Fontext" w:hint="cs"/>
          <w:sz w:val="20"/>
          <w:rtl/>
        </w:rPr>
        <w:t>וסות כוסות</w:t>
      </w:r>
      <w:r w:rsidR="005C3AE7" w:rsidRPr="006F178A">
        <w:rPr>
          <w:rFonts w:ascii="Fb Fontext" w:hAnsi="Fb Fontext" w:hint="cs"/>
          <w:sz w:val="20"/>
          <w:rtl/>
        </w:rPr>
        <w:t>.</w:t>
      </w:r>
    </w:p>
    <w:p w14:paraId="7D8449FB" w14:textId="77777777" w:rsidR="00D84723" w:rsidRDefault="005C3AE7" w:rsidP="00D84723">
      <w:pPr>
        <w:rPr>
          <w:rtl/>
        </w:rPr>
      </w:pPr>
      <w:r w:rsidRPr="00C0084C">
        <w:rPr>
          <w:rFonts w:ascii="BA Vilna Bold" w:hAnsi="BA Vilna Bold" w:cs="BA Vilna Bold"/>
          <w:rtl/>
        </w:rPr>
        <w:t>דגרנן למעשר:</w:t>
      </w:r>
      <w:r w:rsidRPr="00C0084C">
        <w:rPr>
          <w:rFonts w:hint="cs"/>
          <w:rtl/>
        </w:rPr>
        <w:t xml:space="preserve"> </w:t>
      </w:r>
      <w:r w:rsidRPr="0047132E">
        <w:rPr>
          <w:rtl/>
        </w:rPr>
        <w:t xml:space="preserve">קשואין ודלועין </w:t>
      </w:r>
      <w:r w:rsidR="00554697">
        <w:rPr>
          <w:rFonts w:hint="cs"/>
          <w:rtl/>
        </w:rPr>
        <w:t xml:space="preserve">- </w:t>
      </w:r>
      <w:r w:rsidRPr="0047132E">
        <w:rPr>
          <w:rtl/>
        </w:rPr>
        <w:t>משיפקסו,</w:t>
      </w:r>
    </w:p>
    <w:p w14:paraId="15898848" w14:textId="77777777" w:rsidR="00D84723" w:rsidRDefault="005C3AE7" w:rsidP="00D84723">
      <w:pPr>
        <w:rPr>
          <w:spacing w:val="-2"/>
          <w:rtl/>
        </w:rPr>
      </w:pPr>
      <w:r w:rsidRPr="0047132E">
        <w:rPr>
          <w:spacing w:val="-2"/>
          <w:rtl/>
        </w:rPr>
        <w:t xml:space="preserve">ושלא פקסו </w:t>
      </w:r>
      <w:r w:rsidRPr="00554697">
        <w:rPr>
          <w:rStyle w:val="afffffc"/>
          <w:rFonts w:hint="cs"/>
          <w:rtl/>
        </w:rPr>
        <w:t xml:space="preserve">וכן בבצלים </w:t>
      </w:r>
      <w:r w:rsidRPr="0047132E">
        <w:rPr>
          <w:spacing w:val="-2"/>
          <w:rtl/>
        </w:rPr>
        <w:t>- משיעמיד ערמה.</w:t>
      </w:r>
    </w:p>
    <w:p w14:paraId="17302441" w14:textId="45C3DF83" w:rsidR="005C3AE7" w:rsidRPr="0047132E" w:rsidRDefault="005C3AE7" w:rsidP="00D84723">
      <w:pPr>
        <w:rPr>
          <w:spacing w:val="-2"/>
          <w:rtl/>
        </w:rPr>
      </w:pPr>
      <w:r w:rsidRPr="0047132E">
        <w:rPr>
          <w:rFonts w:hint="cs"/>
          <w:spacing w:val="-2"/>
          <w:rtl/>
        </w:rPr>
        <w:t xml:space="preserve">ואילו </w:t>
      </w:r>
      <w:r w:rsidRPr="0047132E">
        <w:rPr>
          <w:spacing w:val="-2"/>
          <w:rtl/>
        </w:rPr>
        <w:t>גבי שבת העמדת ערמה פטור</w:t>
      </w:r>
      <w:r w:rsidRPr="0047132E">
        <w:rPr>
          <w:rFonts w:hint="cs"/>
          <w:spacing w:val="-2"/>
          <w:rtl/>
        </w:rPr>
        <w:t>.</w:t>
      </w:r>
    </w:p>
    <w:p w14:paraId="2CEB84DE" w14:textId="77777777" w:rsidR="00554697" w:rsidRPr="00C41024" w:rsidRDefault="005C3AE7" w:rsidP="00C41024">
      <w:pPr>
        <w:pStyle w:val="afffff8"/>
        <w:rPr>
          <w:rtl/>
        </w:rPr>
      </w:pPr>
      <w:r w:rsidRPr="00C41024">
        <w:rPr>
          <w:rtl/>
        </w:rPr>
        <w:t xml:space="preserve">כיצד מולל </w:t>
      </w:r>
      <w:r w:rsidR="00096618" w:rsidRPr="00C41024">
        <w:rPr>
          <w:rFonts w:hint="cs"/>
          <w:rtl/>
        </w:rPr>
        <w:t>ביו</w:t>
      </w:r>
      <w:r w:rsidR="001345EA" w:rsidRPr="00C41024">
        <w:rPr>
          <w:rFonts w:hint="cs"/>
          <w:rtl/>
        </w:rPr>
        <w:t>"</w:t>
      </w:r>
      <w:r w:rsidR="00096618" w:rsidRPr="00C41024">
        <w:rPr>
          <w:rFonts w:hint="cs"/>
          <w:rtl/>
        </w:rPr>
        <w:t>ט</w:t>
      </w:r>
    </w:p>
    <w:p w14:paraId="6254F56A" w14:textId="77777777" w:rsidR="005C3AE7" w:rsidRPr="006F178A" w:rsidRDefault="005C3AE7" w:rsidP="00554697">
      <w:pPr>
        <w:rPr>
          <w:rtl/>
        </w:rPr>
      </w:pPr>
      <w:r w:rsidRPr="00FB3EE9">
        <w:rPr>
          <w:rStyle w:val="afffff3"/>
          <w:rtl/>
        </w:rPr>
        <w:t>אביי מ</w:t>
      </w:r>
      <w:r w:rsidRPr="00FB3EE9">
        <w:rPr>
          <w:rStyle w:val="afffff3"/>
          <w:rFonts w:hint="cs"/>
          <w:rtl/>
        </w:rPr>
        <w:t>ר</w:t>
      </w:r>
      <w:r w:rsidRPr="00FB3EE9">
        <w:rPr>
          <w:rStyle w:val="afffff3"/>
          <w:rtl/>
        </w:rPr>
        <w:t>"</w:t>
      </w:r>
      <w:r w:rsidRPr="00FB3EE9">
        <w:rPr>
          <w:rStyle w:val="afffff3"/>
          <w:rFonts w:hint="cs"/>
          <w:rtl/>
        </w:rPr>
        <w:t>יו</w:t>
      </w:r>
      <w:r w:rsidRPr="00FB3EE9">
        <w:rPr>
          <w:rStyle w:val="afffff3"/>
          <w:rtl/>
        </w:rPr>
        <w:t>:</w:t>
      </w:r>
      <w:r>
        <w:rPr>
          <w:rStyle w:val="afffff3"/>
          <w:rFonts w:hint="cs"/>
          <w:rtl/>
        </w:rPr>
        <w:t xml:space="preserve"> </w:t>
      </w:r>
      <w:r w:rsidRPr="00FB3EE9">
        <w:rPr>
          <w:rStyle w:val="afffff3"/>
          <w:rtl/>
        </w:rPr>
        <w:t xml:space="preserve"> </w:t>
      </w:r>
      <w:r>
        <w:rPr>
          <w:rFonts w:ascii="Fb Fontext" w:hAnsi="Fb Fontext" w:hint="cs"/>
          <w:rtl/>
        </w:rPr>
        <w:t>אחד על אחד,</w:t>
      </w:r>
      <w:r w:rsidR="00554697">
        <w:rPr>
          <w:rStyle w:val="afffff3"/>
          <w:rFonts w:hint="cs"/>
          <w:rtl/>
        </w:rPr>
        <w:t xml:space="preserve"> </w:t>
      </w:r>
      <w:r>
        <w:rPr>
          <w:rStyle w:val="afffff3"/>
          <w:rFonts w:hint="cs"/>
          <w:rtl/>
        </w:rPr>
        <w:t xml:space="preserve">         </w:t>
      </w:r>
      <w:r w:rsidR="00554697">
        <w:rPr>
          <w:rStyle w:val="afffff3"/>
          <w:rFonts w:hint="cs"/>
          <w:rtl/>
        </w:rPr>
        <w:t xml:space="preserve">                </w:t>
      </w:r>
      <w:r w:rsidRPr="00FB3EE9">
        <w:rPr>
          <w:rStyle w:val="afffff3"/>
          <w:rtl/>
        </w:rPr>
        <w:t>ר</w:t>
      </w:r>
      <w:r>
        <w:rPr>
          <w:rStyle w:val="afffff3"/>
          <w:rFonts w:hint="cs"/>
          <w:rtl/>
        </w:rPr>
        <w:t>"א</w:t>
      </w:r>
      <w:r w:rsidRPr="00FB3EE9">
        <w:rPr>
          <w:rStyle w:val="afffff3"/>
          <w:rtl/>
        </w:rPr>
        <w:t xml:space="preserve"> מ</w:t>
      </w:r>
      <w:r w:rsidRPr="00FB3EE9">
        <w:rPr>
          <w:rStyle w:val="afffff3"/>
          <w:rFonts w:hint="cs"/>
          <w:rtl/>
        </w:rPr>
        <w:t>רי</w:t>
      </w:r>
      <w:r w:rsidRPr="00FB3EE9">
        <w:rPr>
          <w:rStyle w:val="afffff3"/>
          <w:rtl/>
        </w:rPr>
        <w:t>"</w:t>
      </w:r>
      <w:r w:rsidRPr="00FB3EE9">
        <w:rPr>
          <w:rStyle w:val="afffff3"/>
          <w:rFonts w:hint="cs"/>
          <w:rtl/>
        </w:rPr>
        <w:t>ו:</w:t>
      </w:r>
      <w:r w:rsidRPr="006F178A">
        <w:rPr>
          <w:rtl/>
        </w:rPr>
        <w:t xml:space="preserve"> </w:t>
      </w:r>
      <w:r>
        <w:rPr>
          <w:rFonts w:hint="cs"/>
          <w:rtl/>
        </w:rPr>
        <w:t>אחד על שנים</w:t>
      </w:r>
      <w:r w:rsidRPr="006F178A">
        <w:rPr>
          <w:rtl/>
        </w:rPr>
        <w:t>.</w:t>
      </w:r>
      <w:r w:rsidR="00554697">
        <w:rPr>
          <w:rFonts w:cs="Guttman Vilna"/>
          <w:b/>
          <w:bCs/>
          <w:rtl/>
        </w:rPr>
        <w:br/>
      </w:r>
      <w:r w:rsidRPr="00FB3EE9">
        <w:rPr>
          <w:rStyle w:val="afffff3"/>
          <w:rtl/>
        </w:rPr>
        <w:t>רבא:</w:t>
      </w:r>
      <w:r w:rsidRPr="006F178A">
        <w:rPr>
          <w:rFonts w:ascii="Fb Fontext" w:hAnsi="Fb Fontext"/>
          <w:sz w:val="20"/>
          <w:rtl/>
        </w:rPr>
        <w:t xml:space="preserve"> כיון </w:t>
      </w:r>
      <w:r>
        <w:rPr>
          <w:rFonts w:ascii="Fb Fontext" w:hAnsi="Fb Fontext" w:hint="cs"/>
          <w:sz w:val="20"/>
          <w:rtl/>
        </w:rPr>
        <w:t>ש</w:t>
      </w:r>
      <w:r>
        <w:rPr>
          <w:rFonts w:ascii="Fb Fontext" w:hAnsi="Fb Fontext"/>
          <w:sz w:val="20"/>
          <w:rtl/>
        </w:rPr>
        <w:t>משנ</w:t>
      </w:r>
      <w:r>
        <w:rPr>
          <w:rFonts w:ascii="Fb Fontext" w:hAnsi="Fb Fontext" w:hint="cs"/>
          <w:sz w:val="20"/>
          <w:rtl/>
        </w:rPr>
        <w:t>ה</w:t>
      </w:r>
      <w:r w:rsidRPr="006F178A">
        <w:rPr>
          <w:rFonts w:ascii="Fb Fontext" w:hAnsi="Fb Fontext"/>
          <w:sz w:val="20"/>
          <w:rtl/>
        </w:rPr>
        <w:t xml:space="preserve"> </w:t>
      </w:r>
      <w:r>
        <w:rPr>
          <w:rFonts w:ascii="Fb Fontext" w:hAnsi="Fb Fontext" w:hint="cs"/>
          <w:sz w:val="20"/>
          <w:rtl/>
        </w:rPr>
        <w:t>-</w:t>
      </w:r>
      <w:r w:rsidRPr="006F178A">
        <w:rPr>
          <w:rFonts w:ascii="Fb Fontext" w:hAnsi="Fb Fontext"/>
          <w:sz w:val="20"/>
          <w:rtl/>
        </w:rPr>
        <w:t xml:space="preserve">אפילו </w:t>
      </w:r>
      <w:r>
        <w:rPr>
          <w:rFonts w:ascii="Fb Fontext" w:hAnsi="Fb Fontext" w:hint="cs"/>
          <w:sz w:val="20"/>
          <w:rtl/>
        </w:rPr>
        <w:t>א</w:t>
      </w:r>
      <w:r w:rsidRPr="006F178A">
        <w:rPr>
          <w:rFonts w:ascii="Fb Fontext" w:hAnsi="Fb Fontext"/>
          <w:sz w:val="20"/>
          <w:rtl/>
        </w:rPr>
        <w:t xml:space="preserve">חד </w:t>
      </w:r>
      <w:r>
        <w:rPr>
          <w:rFonts w:ascii="Fb Fontext" w:hAnsi="Fb Fontext" w:hint="cs"/>
          <w:sz w:val="20"/>
          <w:rtl/>
        </w:rPr>
        <w:t>על כולם</w:t>
      </w:r>
      <w:r w:rsidRPr="006F178A">
        <w:rPr>
          <w:rFonts w:ascii="Fb Fontext" w:hAnsi="Fb Fontext"/>
          <w:sz w:val="20"/>
          <w:rtl/>
        </w:rPr>
        <w:t>.</w:t>
      </w:r>
    </w:p>
    <w:p w14:paraId="2244A7FF" w14:textId="77777777" w:rsidR="00C41024" w:rsidRPr="00C41024" w:rsidRDefault="005C3AE7" w:rsidP="00C41024">
      <w:pPr>
        <w:pStyle w:val="afffff8"/>
        <w:rPr>
          <w:rtl/>
        </w:rPr>
      </w:pPr>
      <w:r w:rsidRPr="00C41024">
        <w:rPr>
          <w:rtl/>
        </w:rPr>
        <w:t>כיצד מנפ</w:t>
      </w:r>
      <w:r w:rsidRPr="00C41024">
        <w:rPr>
          <w:rFonts w:hint="cs"/>
          <w:rtl/>
        </w:rPr>
        <w:t>ח</w:t>
      </w:r>
      <w:r w:rsidRPr="00C41024">
        <w:rPr>
          <w:rtl/>
        </w:rPr>
        <w:t xml:space="preserve"> </w:t>
      </w:r>
      <w:r w:rsidR="00096618" w:rsidRPr="00C41024">
        <w:rPr>
          <w:rFonts w:hint="cs"/>
          <w:rtl/>
        </w:rPr>
        <w:t xml:space="preserve">בשבת </w:t>
      </w:r>
    </w:p>
    <w:p w14:paraId="16F1DBCF" w14:textId="77777777" w:rsidR="00C41024" w:rsidRPr="00C41024" w:rsidRDefault="005C3AE7" w:rsidP="00C41024">
      <w:pPr>
        <w:pStyle w:val="36"/>
        <w:framePr w:wrap="notBeside"/>
        <w:rPr>
          <w:rtl/>
        </w:rPr>
      </w:pPr>
      <w:r w:rsidRPr="00C41024">
        <w:rPr>
          <w:rtl/>
        </w:rPr>
        <w:t>רב:</w:t>
      </w:r>
    </w:p>
    <w:p w14:paraId="1C71FF9F" w14:textId="14AC685D" w:rsidR="00C41024" w:rsidRDefault="005C3AE7" w:rsidP="00C41024">
      <w:pPr>
        <w:pStyle w:val="affffff0"/>
        <w:spacing w:after="0"/>
        <w:rPr>
          <w:rtl/>
        </w:rPr>
      </w:pPr>
      <w:r w:rsidRPr="006B7C09">
        <w:rPr>
          <w:rtl/>
        </w:rPr>
        <w:t>מנפח מקשרי אצבעותיו ולמעלה.</w:t>
      </w:r>
    </w:p>
    <w:p w14:paraId="325A78C0" w14:textId="77777777" w:rsidR="00C41024" w:rsidRPr="00C41024" w:rsidRDefault="001345EA" w:rsidP="00C41024">
      <w:pPr>
        <w:pStyle w:val="36"/>
        <w:framePr w:wrap="notBeside"/>
        <w:rPr>
          <w:rtl/>
        </w:rPr>
      </w:pPr>
      <w:r w:rsidRPr="00C41024">
        <w:rPr>
          <w:rFonts w:hint="cs"/>
          <w:rtl/>
        </w:rPr>
        <w:t>ב</w:t>
      </w:r>
      <w:r w:rsidR="005C3AE7" w:rsidRPr="00C41024">
        <w:rPr>
          <w:rtl/>
        </w:rPr>
        <w:t>מערבא</w:t>
      </w:r>
      <w:r w:rsidRPr="00C41024">
        <w:rPr>
          <w:rFonts w:hint="cs"/>
          <w:rtl/>
        </w:rPr>
        <w:t xml:space="preserve"> ור</w:t>
      </w:r>
      <w:r w:rsidR="005933DE" w:rsidRPr="00C41024">
        <w:rPr>
          <w:rtl/>
        </w:rPr>
        <w:t>"</w:t>
      </w:r>
      <w:r w:rsidRPr="00C41024">
        <w:rPr>
          <w:rFonts w:hint="cs"/>
          <w:rtl/>
        </w:rPr>
        <w:t>א</w:t>
      </w:r>
      <w:r w:rsidR="005C3AE7" w:rsidRPr="00C41024">
        <w:rPr>
          <w:rtl/>
        </w:rPr>
        <w:t>:</w:t>
      </w:r>
    </w:p>
    <w:p w14:paraId="795602CA" w14:textId="5FDA8C11" w:rsidR="00C41024" w:rsidRDefault="001345EA" w:rsidP="00C41024">
      <w:pPr>
        <w:pStyle w:val="affffff0"/>
        <w:spacing w:after="0"/>
        <w:rPr>
          <w:rFonts w:ascii="MS Mincho" w:hAnsi="MS Mincho"/>
          <w:rtl/>
        </w:rPr>
      </w:pPr>
      <w:r>
        <w:rPr>
          <w:rFonts w:hint="cs"/>
          <w:rtl/>
        </w:rPr>
        <w:t xml:space="preserve">כיון דמשנה </w:t>
      </w:r>
      <w:r w:rsidR="005C3AE7" w:rsidRPr="006F178A">
        <w:rPr>
          <w:rtl/>
        </w:rPr>
        <w:t>מנפח בידו אחת</w:t>
      </w:r>
      <w:r w:rsidR="005C3AE7">
        <w:rPr>
          <w:rFonts w:hint="cs"/>
          <w:rtl/>
        </w:rPr>
        <w:t>,</w:t>
      </w:r>
      <w:r w:rsidR="005C3AE7" w:rsidRPr="006F178A">
        <w:rPr>
          <w:rtl/>
        </w:rPr>
        <w:t xml:space="preserve"> ובכל כחו.</w:t>
      </w:r>
      <w:r w:rsidR="00183BFF">
        <w:rPr>
          <w:rFonts w:ascii="MS Mincho" w:hAnsi="MS Mincho" w:hint="cs"/>
          <w:rtl/>
        </w:rPr>
        <w:t xml:space="preserve"> </w:t>
      </w:r>
    </w:p>
    <w:p w14:paraId="72D0DC70" w14:textId="77777777" w:rsidR="00183BFF" w:rsidRPr="006F178A" w:rsidRDefault="00183BFF" w:rsidP="00183BFF">
      <w:pPr>
        <w:pStyle w:val="afff2"/>
        <w:framePr w:wrap="around"/>
        <w:rPr>
          <w:rtl/>
        </w:rPr>
      </w:pPr>
      <w:r w:rsidRPr="006F178A">
        <w:rPr>
          <w:rFonts w:hint="cs"/>
          <w:rtl/>
        </w:rPr>
        <w:lastRenderedPageBreak/>
        <w:t>יד.</w:t>
      </w:r>
    </w:p>
    <w:p>
      <w:pPr>
        <w:pStyle w:val="MishnaBatzad"/>
        <w:rPr>
          <w:ins w:id="20027" w:author="קלוד" w:date="2026-10-06T10:08:13Z"/>
        </w:rPr>
      </w:pPr>
      <w:ins w:id="20026" w:author="קלוד" w:date="2026-10-06T10:08:13Z">
        <w:r>
          <w:t xml:space="preserve">משנה ז</w:t>
        </w:r>
      </w:ins>
    </w:p>
    <w:p w14:paraId="51A5B171" w14:textId="77777777" w:rsidR="00183BFF" w:rsidRPr="003772EC" w:rsidRDefault="00C65BD0" w:rsidP="008901E9">
      <w:pPr>
        <w:pStyle w:val="afff8"/>
        <w:spacing w:after="60" w:line="220" w:lineRule="exact" w:before="120"/>
        <w:rPr>
          <w:szCs w:val="22"/>
          <w:rtl/>
        </w:rPr>
        <w:pPrChange w:id="90009" w:author="קלוד" w:date="2026-10-08T12:08:16Z">
          <w:pPr>
            <w:pStyle w:val="afff8"/>
            <w:spacing w:after="60" w:line="220" w:lineRule="exact"/>
          </w:pPr>
        </w:pPrChange>
      </w:pPr>
      <w:r>
        <w:rPr>
          <w:rStyle w:val="afffff1"/>
          <w:rtl/>
        </w:rPr>
        <w:t>ב"ש</w:t>
      </w:r>
      <w:r w:rsidR="00183BFF" w:rsidRPr="00CB6E74">
        <w:rPr>
          <w:rStyle w:val="afffff1"/>
          <w:rtl/>
        </w:rPr>
        <w:t>:</w:t>
      </w:r>
      <w:r w:rsidR="00183BFF" w:rsidRPr="00FB3EE9">
        <w:rPr>
          <w:rtl/>
        </w:rPr>
        <w:t xml:space="preserve"> </w:t>
      </w:r>
      <w:r w:rsidR="00183BFF">
        <w:rPr>
          <w:rFonts w:hint="cs"/>
          <w:rtl/>
        </w:rPr>
        <w:t xml:space="preserve"> </w:t>
      </w:r>
      <w:r w:rsidR="00183BFF" w:rsidRPr="00FB3EE9">
        <w:rPr>
          <w:rtl/>
        </w:rPr>
        <w:t xml:space="preserve">תבלין נדוכין במדוך של עץ, </w:t>
      </w:r>
      <w:r w:rsidR="00183BFF" w:rsidRPr="001F19F5">
        <w:rPr>
          <w:rFonts w:hint="cs"/>
          <w:spacing w:val="0"/>
          <w:rtl/>
        </w:rPr>
        <w:t xml:space="preserve"> </w:t>
      </w:r>
      <w:r w:rsidR="00183BFF" w:rsidRPr="001F19F5">
        <w:rPr>
          <w:rFonts w:hint="cs"/>
          <w:spacing w:val="0"/>
          <w:rtl/>
        </w:rPr>
        <w:tab/>
      </w:r>
      <w:r w:rsidR="00183BFF" w:rsidRPr="001F19F5">
        <w:rPr>
          <w:spacing w:val="0"/>
          <w:rtl/>
        </w:rPr>
        <w:t>והמלח בפך ובעץ הפרור.</w:t>
      </w:r>
      <w:r w:rsidR="00CD794C">
        <w:rPr>
          <w:spacing w:val="0"/>
          <w:rtl/>
        </w:rPr>
        <w:br/>
      </w:r>
      <w:r w:rsidR="00183BFF" w:rsidRPr="00CB6E74">
        <w:rPr>
          <w:rStyle w:val="afffff1"/>
          <w:rtl/>
        </w:rPr>
        <w:t>וב"ה:</w:t>
      </w:r>
      <w:r w:rsidR="00183BFF">
        <w:rPr>
          <w:rFonts w:hint="cs"/>
          <w:rtl/>
        </w:rPr>
        <w:t xml:space="preserve"> </w:t>
      </w:r>
      <w:r w:rsidR="00183BFF" w:rsidRPr="00FB3EE9">
        <w:rPr>
          <w:rtl/>
        </w:rPr>
        <w:t>תבלין נדוכין כדרכן במדוך של אבן,</w:t>
      </w:r>
      <w:r w:rsidR="00183BFF" w:rsidRPr="001F19F5">
        <w:rPr>
          <w:rFonts w:hint="cs"/>
          <w:spacing w:val="0"/>
          <w:rtl/>
        </w:rPr>
        <w:t xml:space="preserve"> </w:t>
      </w:r>
      <w:r w:rsidR="00183BFF" w:rsidRPr="001F19F5">
        <w:rPr>
          <w:rFonts w:hint="cs"/>
          <w:spacing w:val="0"/>
          <w:rtl/>
        </w:rPr>
        <w:tab/>
        <w:t xml:space="preserve"> </w:t>
      </w:r>
      <w:r w:rsidR="00183BFF" w:rsidRPr="001F19F5">
        <w:rPr>
          <w:spacing w:val="0"/>
          <w:rtl/>
        </w:rPr>
        <w:t>והמלח במדוך  עץ.</w:t>
      </w:r>
    </w:p>
    <w:p w14:paraId="7F51B5DA" w14:textId="77777777" w:rsidR="00F708E9" w:rsidRDefault="00776A04" w:rsidP="00F708E9">
      <w:pPr>
        <w:pStyle w:val="afffff8"/>
        <w:rPr>
          <w:rStyle w:val="afffff3"/>
          <w:b/>
          <w:rtl/>
        </w:rPr>
      </w:pPr>
      <w:r w:rsidRPr="00D977D1">
        <w:rPr>
          <w:rFonts w:hint="cs"/>
          <w:rtl/>
        </w:rPr>
        <w:t>טעם החילוק</w:t>
      </w:r>
      <w:r w:rsidR="00CD794C" w:rsidRPr="00D977D1">
        <w:rPr>
          <w:rFonts w:hint="cs"/>
          <w:rtl/>
        </w:rPr>
        <w:t>:</w:t>
      </w:r>
      <w:r w:rsidR="00CD794C" w:rsidRPr="00CD794C">
        <w:rPr>
          <w:rStyle w:val="afffff3"/>
          <w:rFonts w:hint="cs"/>
          <w:b/>
          <w:bCs w:val="0"/>
          <w:rtl/>
        </w:rPr>
        <w:t xml:space="preserve"> </w:t>
      </w:r>
    </w:p>
    <w:p w14:paraId="5D8B4469" w14:textId="77777777" w:rsidR="008C7C42" w:rsidRPr="008C7C42" w:rsidRDefault="00D24246" w:rsidP="008C7C42">
      <w:pPr>
        <w:pStyle w:val="36"/>
        <w:framePr w:wrap="notBeside"/>
        <w:rPr>
          <w:rtl/>
        </w:rPr>
      </w:pPr>
      <w:r w:rsidRPr="008C7C42">
        <w:rPr>
          <w:rFonts w:hint="cs"/>
          <w:rtl/>
        </w:rPr>
        <w:t xml:space="preserve">א. </w:t>
      </w:r>
    </w:p>
    <w:p w14:paraId="5C952686" w14:textId="68AC9492" w:rsidR="00183BFF" w:rsidRDefault="00183BFF" w:rsidP="00CD794C">
      <w:pPr>
        <w:rPr>
          <w:rFonts w:ascii="Fb Fontext" w:hAnsi="Fb Fontext"/>
          <w:rtl/>
        </w:rPr>
      </w:pPr>
      <w:r w:rsidRPr="006F178A">
        <w:rPr>
          <w:rFonts w:ascii="Fb Fontext" w:hAnsi="Fb Fontext" w:hint="cs"/>
          <w:rtl/>
        </w:rPr>
        <w:t xml:space="preserve">כל </w:t>
      </w:r>
      <w:r w:rsidRPr="006F178A">
        <w:rPr>
          <w:rFonts w:ascii="Fb Fontext" w:hAnsi="Fb Fontext"/>
          <w:rtl/>
        </w:rPr>
        <w:t>הקדרות צריכות מלח,</w:t>
      </w:r>
      <w:r w:rsidR="00776A04">
        <w:rPr>
          <w:rFonts w:ascii="Fb Fontext" w:hAnsi="Fb Fontext" w:hint="cs"/>
          <w:rtl/>
        </w:rPr>
        <w:t xml:space="preserve"> ולא תבלין</w:t>
      </w:r>
      <w:r w:rsidRPr="006F178A">
        <w:rPr>
          <w:rFonts w:ascii="Fb Fontext" w:hAnsi="Fb Fontext"/>
          <w:rtl/>
        </w:rPr>
        <w:t xml:space="preserve"> </w:t>
      </w:r>
    </w:p>
    <w:p w14:paraId="6B3D0EF1" w14:textId="77777777" w:rsidR="008C7C42" w:rsidRPr="008C7C42" w:rsidRDefault="00D24246" w:rsidP="008C7C42">
      <w:pPr>
        <w:pStyle w:val="36"/>
        <w:framePr w:wrap="notBeside"/>
        <w:rPr>
          <w:rtl/>
        </w:rPr>
      </w:pPr>
      <w:r w:rsidRPr="008C7C42">
        <w:rPr>
          <w:rFonts w:hint="cs"/>
          <w:rtl/>
        </w:rPr>
        <w:t>ב.</w:t>
      </w:r>
      <w:r w:rsidR="00183BFF" w:rsidRPr="008C7C42">
        <w:rPr>
          <w:rFonts w:hint="cs"/>
          <w:rtl/>
        </w:rPr>
        <w:t xml:space="preserve"> </w:t>
      </w:r>
    </w:p>
    <w:p w14:paraId="60F3C0CA" w14:textId="7920E627" w:rsidR="00183BFF" w:rsidRPr="006F178A" w:rsidRDefault="00C65BD0" w:rsidP="00F708E9">
      <w:pPr>
        <w:rPr>
          <w:rFonts w:cs="Guttman Vilna"/>
          <w:b/>
          <w:bCs/>
          <w:rtl/>
        </w:rPr>
      </w:pPr>
      <w:r>
        <w:rPr>
          <w:rFonts w:hint="cs"/>
          <w:rtl/>
        </w:rPr>
        <w:t>ב</w:t>
      </w:r>
      <w:r w:rsidR="00776A04">
        <w:rPr>
          <w:rtl/>
        </w:rPr>
        <w:t>תבלין פג</w:t>
      </w:r>
      <w:r w:rsidR="00183BFF" w:rsidRPr="006F178A">
        <w:rPr>
          <w:rtl/>
        </w:rPr>
        <w:t xml:space="preserve"> </w:t>
      </w:r>
      <w:r w:rsidR="00776A04">
        <w:rPr>
          <w:rFonts w:hint="cs"/>
          <w:rtl/>
        </w:rPr>
        <w:t>ה</w:t>
      </w:r>
      <w:r w:rsidR="00183BFF" w:rsidRPr="006F178A">
        <w:rPr>
          <w:rtl/>
        </w:rPr>
        <w:t>טע</w:t>
      </w:r>
      <w:r>
        <w:rPr>
          <w:rFonts w:hint="cs"/>
          <w:rtl/>
        </w:rPr>
        <w:t>ם</w:t>
      </w:r>
      <w:r w:rsidR="00183BFF" w:rsidRPr="006F178A">
        <w:rPr>
          <w:rtl/>
        </w:rPr>
        <w:t xml:space="preserve">, ומלח </w:t>
      </w:r>
      <w:r w:rsidR="00776A04">
        <w:rPr>
          <w:rFonts w:hint="cs"/>
          <w:rtl/>
        </w:rPr>
        <w:t>לא</w:t>
      </w:r>
      <w:r w:rsidR="00183BFF" w:rsidRPr="006F178A">
        <w:rPr>
          <w:rtl/>
        </w:rPr>
        <w:t>.</w:t>
      </w:r>
    </w:p>
    <w:p w14:paraId="2F3B26FF" w14:textId="77777777" w:rsidR="008C7C42" w:rsidRPr="008C7C42" w:rsidRDefault="00C65BD0" w:rsidP="008C7C42">
      <w:pPr>
        <w:pStyle w:val="36"/>
        <w:framePr w:wrap="notBeside"/>
        <w:rPr>
          <w:rtl/>
        </w:rPr>
      </w:pPr>
      <w:r w:rsidRPr="008C7C42">
        <w:rPr>
          <w:rFonts w:hint="cs"/>
          <w:rtl/>
        </w:rPr>
        <w:t>נפק"מ</w:t>
      </w:r>
    </w:p>
    <w:p w14:paraId="0237E49F" w14:textId="3F01023C" w:rsidR="00183BFF" w:rsidRPr="006F178A" w:rsidRDefault="00183BFF" w:rsidP="008C7C42">
      <w:pPr>
        <w:rPr>
          <w:rFonts w:cs="Guttman Vilna"/>
          <w:b/>
          <w:bCs/>
          <w:rtl/>
        </w:rPr>
      </w:pPr>
      <w:r w:rsidRPr="00FF24E2">
        <w:rPr>
          <w:rStyle w:val="afffff7"/>
          <w:rFonts w:hint="cs"/>
          <w:rtl/>
        </w:rPr>
        <w:t>א.</w:t>
      </w:r>
      <w:r>
        <w:rPr>
          <w:rFonts w:hint="cs"/>
          <w:rtl/>
        </w:rPr>
        <w:t xml:space="preserve"> </w:t>
      </w:r>
      <w:r w:rsidRPr="006F178A">
        <w:rPr>
          <w:rtl/>
        </w:rPr>
        <w:t xml:space="preserve">דידע </w:t>
      </w:r>
      <w:r>
        <w:rPr>
          <w:rFonts w:hint="cs"/>
          <w:rtl/>
        </w:rPr>
        <w:t>ה</w:t>
      </w:r>
      <w:r w:rsidRPr="006F178A">
        <w:rPr>
          <w:rtl/>
        </w:rPr>
        <w:t xml:space="preserve">קדרה </w:t>
      </w:r>
      <w:r>
        <w:rPr>
          <w:rFonts w:hint="cs"/>
          <w:rtl/>
        </w:rPr>
        <w:t>שיבשל</w:t>
      </w:r>
      <w:r w:rsidRPr="006F178A">
        <w:rPr>
          <w:rtl/>
        </w:rPr>
        <w:t>,</w:t>
      </w:r>
      <w:r w:rsidRPr="006F178A">
        <w:rPr>
          <w:rFonts w:hint="cs"/>
          <w:rtl/>
        </w:rPr>
        <w:t xml:space="preserve"> </w:t>
      </w:r>
      <w:r>
        <w:rPr>
          <w:rStyle w:val="afffff7"/>
          <w:rFonts w:hint="cs"/>
          <w:rtl/>
        </w:rPr>
        <w:t>ב.</w:t>
      </w:r>
      <w:r w:rsidRPr="006F178A">
        <w:rPr>
          <w:rtl/>
        </w:rPr>
        <w:t xml:space="preserve"> ב</w:t>
      </w:r>
      <w:r>
        <w:rPr>
          <w:rFonts w:hint="cs"/>
          <w:rtl/>
        </w:rPr>
        <w:t>כרכום</w:t>
      </w:r>
      <w:r w:rsidRPr="006F178A">
        <w:rPr>
          <w:rtl/>
        </w:rPr>
        <w:t>.</w:t>
      </w:r>
      <w:r w:rsidRPr="006F178A">
        <w:rPr>
          <w:rFonts w:hint="cs"/>
          <w:rtl/>
        </w:rPr>
        <w:t xml:space="preserve"> שטעמו לא פג.</w:t>
      </w:r>
    </w:p>
    <w:p w14:paraId="19ACA21F" w14:textId="77777777" w:rsidR="008C7C42" w:rsidRPr="008C7C42" w:rsidRDefault="00183BFF" w:rsidP="008C7C42">
      <w:pPr>
        <w:pStyle w:val="36"/>
        <w:framePr w:wrap="notBeside"/>
        <w:rPr>
          <w:rtl/>
        </w:rPr>
      </w:pPr>
      <w:r w:rsidRPr="008C7C42">
        <w:rPr>
          <w:rFonts w:hint="cs"/>
          <w:rtl/>
        </w:rPr>
        <w:t>שמואל</w:t>
      </w:r>
      <w:r w:rsidRPr="008C7C42">
        <w:rPr>
          <w:rtl/>
        </w:rPr>
        <w:t>:</w:t>
      </w:r>
    </w:p>
    <w:p w14:paraId="354A5612" w14:textId="099C3A38" w:rsidR="00643C75" w:rsidRDefault="00C65BD0" w:rsidP="00643C75">
      <w:pPr>
        <w:rPr>
          <w:rStyle w:val="afffff3"/>
          <w:rtl/>
        </w:rPr>
      </w:pPr>
      <w:r>
        <w:rPr>
          <w:rtl/>
        </w:rPr>
        <w:t>כל הנדוכין -</w:t>
      </w:r>
      <w:r w:rsidR="00183BFF" w:rsidRPr="006F178A">
        <w:rPr>
          <w:rtl/>
        </w:rPr>
        <w:t xml:space="preserve"> כדרכן, ואפילו מלח</w:t>
      </w:r>
      <w:r w:rsidR="00183BFF" w:rsidRPr="006F178A">
        <w:rPr>
          <w:rFonts w:hint="cs"/>
          <w:rtl/>
        </w:rPr>
        <w:t>.</w:t>
      </w:r>
    </w:p>
    <w:p w14:paraId="0141497B" w14:textId="77777777" w:rsidR="008C7C42" w:rsidRPr="008C7C42" w:rsidRDefault="00C65BD0" w:rsidP="008C7C42">
      <w:pPr>
        <w:pStyle w:val="36"/>
        <w:framePr w:wrap="notBeside"/>
        <w:rPr>
          <w:rtl/>
        </w:rPr>
      </w:pPr>
      <w:r w:rsidRPr="008C7C42">
        <w:rPr>
          <w:rFonts w:hint="cs"/>
          <w:rtl/>
        </w:rPr>
        <w:t>וכברייתא</w:t>
      </w:r>
      <w:r w:rsidR="00643C75" w:rsidRPr="008C7C42">
        <w:rPr>
          <w:rFonts w:hint="cs"/>
          <w:rtl/>
        </w:rPr>
        <w:t xml:space="preserve"> </w:t>
      </w:r>
      <w:r w:rsidR="00183BFF" w:rsidRPr="008C7C42">
        <w:rPr>
          <w:rFonts w:hint="cs"/>
          <w:rtl/>
        </w:rPr>
        <w:t>לב</w:t>
      </w:r>
      <w:r w:rsidR="00183BFF" w:rsidRPr="008C7C42">
        <w:rPr>
          <w:rtl/>
        </w:rPr>
        <w:t>"</w:t>
      </w:r>
      <w:r w:rsidR="00183BFF" w:rsidRPr="008C7C42">
        <w:rPr>
          <w:rFonts w:hint="cs"/>
          <w:rtl/>
        </w:rPr>
        <w:t>ש</w:t>
      </w:r>
      <w:r w:rsidR="00AD4FE0" w:rsidRPr="008C7C42">
        <w:rPr>
          <w:rFonts w:hint="cs"/>
          <w:rtl/>
        </w:rPr>
        <w:t>:</w:t>
      </w:r>
    </w:p>
    <w:p w14:paraId="7FD4ADC1" w14:textId="39C00F25" w:rsidR="00D24246" w:rsidRPr="008C7C42" w:rsidRDefault="00C65BD0" w:rsidP="00643C75">
      <w:pPr>
        <w:rPr>
          <w:rtl/>
        </w:rPr>
      </w:pPr>
      <w:r w:rsidRPr="008C7C42">
        <w:rPr>
          <w:rFonts w:hint="cs"/>
          <w:rtl/>
        </w:rPr>
        <w:t>מלח</w:t>
      </w:r>
      <w:r w:rsidR="00183BFF" w:rsidRPr="008C7C42">
        <w:rPr>
          <w:rFonts w:hint="cs"/>
          <w:rtl/>
        </w:rPr>
        <w:t xml:space="preserve"> בפך ובעץ הפרור</w:t>
      </w:r>
      <w:r w:rsidR="00D24246" w:rsidRPr="008C7C42">
        <w:rPr>
          <w:rFonts w:hint="cs"/>
          <w:rtl/>
        </w:rPr>
        <w:t>,</w:t>
      </w:r>
      <w:r w:rsidR="00183BFF" w:rsidRPr="008C7C42">
        <w:rPr>
          <w:rFonts w:hint="cs"/>
          <w:rtl/>
        </w:rPr>
        <w:t xml:space="preserve"> </w:t>
      </w:r>
      <w:r w:rsidRPr="008C7C42">
        <w:rPr>
          <w:rFonts w:hint="cs"/>
          <w:rtl/>
        </w:rPr>
        <w:t>ו</w:t>
      </w:r>
      <w:r w:rsidR="00643C75" w:rsidRPr="008C7C42">
        <w:rPr>
          <w:rFonts w:hint="cs"/>
          <w:rtl/>
        </w:rPr>
        <w:t xml:space="preserve">רק </w:t>
      </w:r>
      <w:r w:rsidR="00183BFF" w:rsidRPr="008C7C42">
        <w:rPr>
          <w:rFonts w:hint="cs"/>
          <w:rtl/>
        </w:rPr>
        <w:t>לצלי</w:t>
      </w:r>
      <w:r w:rsidRPr="008C7C42">
        <w:rPr>
          <w:rFonts w:hint="cs"/>
          <w:rtl/>
        </w:rPr>
        <w:t>,</w:t>
      </w:r>
      <w:r w:rsidR="00183BFF" w:rsidRPr="008C7C42">
        <w:rPr>
          <w:rFonts w:hint="cs"/>
          <w:rtl/>
        </w:rPr>
        <w:t xml:space="preserve"> </w:t>
      </w:r>
      <w:r w:rsidR="00D24246" w:rsidRPr="008C7C42">
        <w:rPr>
          <w:rFonts w:hint="cs"/>
          <w:rtl/>
        </w:rPr>
        <w:t xml:space="preserve">ובקדרה אסור בכלל. </w:t>
      </w:r>
    </w:p>
    <w:p w14:paraId="47D3B875" w14:textId="77777777" w:rsidR="008C7C42" w:rsidRPr="008C7C42" w:rsidRDefault="00183BFF" w:rsidP="008C7C42">
      <w:pPr>
        <w:pStyle w:val="36"/>
        <w:framePr w:wrap="notBeside"/>
        <w:rPr>
          <w:rtl/>
        </w:rPr>
      </w:pPr>
      <w:r w:rsidRPr="008C7C42">
        <w:rPr>
          <w:rFonts w:hint="cs"/>
          <w:rtl/>
        </w:rPr>
        <w:t>ולב</w:t>
      </w:r>
      <w:r w:rsidRPr="008C7C42">
        <w:rPr>
          <w:rtl/>
        </w:rPr>
        <w:t>"</w:t>
      </w:r>
      <w:r w:rsidRPr="008C7C42">
        <w:rPr>
          <w:rFonts w:hint="cs"/>
          <w:rtl/>
        </w:rPr>
        <w:t>ה</w:t>
      </w:r>
      <w:r w:rsidR="00AD4FE0" w:rsidRPr="008C7C42">
        <w:rPr>
          <w:rFonts w:hint="cs"/>
          <w:rtl/>
        </w:rPr>
        <w:t>:</w:t>
      </w:r>
    </w:p>
    <w:p w14:paraId="1D1AC551" w14:textId="6D99E8D3" w:rsidR="00183BFF" w:rsidRPr="00C35E75" w:rsidRDefault="00C65BD0" w:rsidP="008C7C42">
      <w:pPr>
        <w:rPr>
          <w:rFonts w:cs="Guttman Vilna"/>
          <w:b/>
          <w:bCs/>
          <w:rtl/>
        </w:rPr>
      </w:pPr>
      <w:r>
        <w:rPr>
          <w:rFonts w:hint="cs"/>
          <w:rtl/>
        </w:rPr>
        <w:t>כדרכן</w:t>
      </w:r>
      <w:r w:rsidR="00D24246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="00AD4FE0">
        <w:rPr>
          <w:rFonts w:hint="cs"/>
          <w:rtl/>
        </w:rPr>
        <w:t>אפי' לקדירה.</w:t>
      </w:r>
      <w:r w:rsidR="00183BFF" w:rsidRPr="00C35E75">
        <w:rPr>
          <w:rFonts w:hint="cs"/>
          <w:rtl/>
        </w:rPr>
        <w:t xml:space="preserve"> </w:t>
      </w:r>
    </w:p>
    <w:p w14:paraId="35BB67EA" w14:textId="77777777" w:rsidR="008C7C42" w:rsidRPr="008C7C42" w:rsidRDefault="00183BFF" w:rsidP="008C7C42">
      <w:pPr>
        <w:pStyle w:val="36"/>
        <w:framePr w:wrap="notBeside"/>
        <w:rPr>
          <w:rtl/>
        </w:rPr>
      </w:pPr>
      <w:r w:rsidRPr="008C7C42">
        <w:rPr>
          <w:rFonts w:hint="cs"/>
          <w:rtl/>
        </w:rPr>
        <w:t>רא"ב לבנו</w:t>
      </w:r>
      <w:r w:rsidR="007A6C43" w:rsidRPr="008C7C42">
        <w:rPr>
          <w:rFonts w:hint="cs"/>
          <w:rtl/>
        </w:rPr>
        <w:t>:</w:t>
      </w:r>
    </w:p>
    <w:p w14:paraId="2710862D" w14:textId="114F26C8" w:rsidR="00AD4FE0" w:rsidRDefault="007A6C43" w:rsidP="007A6C43">
      <w:pPr>
        <w:rPr>
          <w:rStyle w:val="afffff3"/>
          <w:rtl/>
        </w:rPr>
      </w:pPr>
      <w:r>
        <w:rPr>
          <w:rFonts w:hint="cs"/>
          <w:rtl/>
        </w:rPr>
        <w:t>כשאתה דך מלח</w:t>
      </w:r>
      <w:r w:rsidRPr="007A6C43">
        <w:rPr>
          <w:rFonts w:hint="cs"/>
          <w:rtl/>
        </w:rPr>
        <w:t xml:space="preserve"> הטה המדוכה. </w:t>
      </w:r>
    </w:p>
    <w:p w14:paraId="38E123C2" w14:textId="77777777" w:rsidR="008C7C42" w:rsidRPr="008C7C42" w:rsidRDefault="00183BFF" w:rsidP="008C7C42">
      <w:pPr>
        <w:pStyle w:val="36"/>
        <w:framePr w:wrap="notBeside"/>
        <w:rPr>
          <w:rtl/>
        </w:rPr>
      </w:pPr>
      <w:r w:rsidRPr="008C7C42">
        <w:rPr>
          <w:rtl/>
        </w:rPr>
        <w:t>רב ששת</w:t>
      </w:r>
      <w:r w:rsidRPr="008C7C42">
        <w:rPr>
          <w:rFonts w:hint="cs"/>
          <w:rtl/>
        </w:rPr>
        <w:t>:</w:t>
      </w:r>
    </w:p>
    <w:p w14:paraId="3FF82658" w14:textId="59716376" w:rsidR="00643C75" w:rsidRDefault="00183BFF" w:rsidP="00643C75">
      <w:pPr>
        <w:rPr>
          <w:rtl/>
        </w:rPr>
      </w:pPr>
      <w:r w:rsidRPr="006F178A">
        <w:rPr>
          <w:rFonts w:hint="cs"/>
          <w:rtl/>
        </w:rPr>
        <w:t>ששמע קול מדוכה</w:t>
      </w:r>
      <w:r w:rsidR="00AD4FE0">
        <w:rPr>
          <w:rFonts w:hint="cs"/>
          <w:rtl/>
        </w:rPr>
        <w:t xml:space="preserve"> צלול, </w:t>
      </w:r>
    </w:p>
    <w:p w14:paraId="42CB1773" w14:textId="77777777" w:rsidR="008C7C42" w:rsidRPr="008C7C42" w:rsidRDefault="00AD4FE0" w:rsidP="008C7C42">
      <w:pPr>
        <w:pStyle w:val="36"/>
        <w:framePr w:wrap="notBeside"/>
        <w:rPr>
          <w:rtl/>
        </w:rPr>
      </w:pPr>
      <w:r w:rsidRPr="008C7C42">
        <w:rPr>
          <w:rFonts w:hint="cs"/>
          <w:rtl/>
        </w:rPr>
        <w:t>אמר</w:t>
      </w:r>
      <w:r w:rsidR="00643C75" w:rsidRPr="008C7C42">
        <w:rPr>
          <w:rFonts w:hint="cs"/>
          <w:rtl/>
        </w:rPr>
        <w:t>:</w:t>
      </w:r>
    </w:p>
    <w:p w14:paraId="2DE3C813" w14:textId="3A3A8E59" w:rsidR="00AD4FE0" w:rsidRDefault="00AD4FE0" w:rsidP="008C7C42">
      <w:pPr>
        <w:rPr>
          <w:rtl/>
        </w:rPr>
      </w:pPr>
      <w:r>
        <w:rPr>
          <w:rFonts w:hint="cs"/>
          <w:rtl/>
        </w:rPr>
        <w:t>שאין זה מביתו</w:t>
      </w:r>
      <w:r w:rsidR="007A6C43">
        <w:rPr>
          <w:rFonts w:hint="cs"/>
          <w:rtl/>
        </w:rPr>
        <w:t>,</w:t>
      </w:r>
      <w:r w:rsidR="00643C75">
        <w:rPr>
          <w:rFonts w:hint="cs"/>
          <w:rtl/>
        </w:rPr>
        <w:t xml:space="preserve">  ש</w:t>
      </w:r>
      <w:r>
        <w:rPr>
          <w:rFonts w:hint="cs"/>
          <w:rtl/>
        </w:rPr>
        <w:t>קולה צלול סימן שלא הטוה.</w:t>
      </w:r>
      <w:r w:rsidR="00183BFF" w:rsidRPr="006F178A">
        <w:rPr>
          <w:rFonts w:hint="cs"/>
          <w:rtl/>
        </w:rPr>
        <w:t xml:space="preserve"> </w:t>
      </w:r>
    </w:p>
    <w:p w14:paraId="167F4D08" w14:textId="77777777" w:rsidR="00183BFF" w:rsidRPr="006F178A" w:rsidRDefault="007A6C43" w:rsidP="008C7C42">
      <w:pPr>
        <w:rPr>
          <w:rtl/>
        </w:rPr>
      </w:pPr>
      <w:r>
        <w:rPr>
          <w:rFonts w:hint="cs"/>
          <w:rtl/>
        </w:rPr>
        <w:t>ו</w:t>
      </w:r>
      <w:r w:rsidR="00AD4FE0">
        <w:rPr>
          <w:rFonts w:hint="cs"/>
          <w:rtl/>
        </w:rPr>
        <w:t>אין זה שאר תבלינים</w:t>
      </w:r>
      <w:r>
        <w:rPr>
          <w:rFonts w:hint="cs"/>
          <w:rtl/>
        </w:rPr>
        <w:t>,</w:t>
      </w:r>
      <w:r w:rsidR="00AD4FE0">
        <w:rPr>
          <w:rFonts w:hint="cs"/>
          <w:rtl/>
        </w:rPr>
        <w:t xml:space="preserve"> שקול</w:t>
      </w:r>
      <w:r w:rsidR="00183BFF" w:rsidRPr="006F178A">
        <w:rPr>
          <w:rFonts w:hint="cs"/>
          <w:rtl/>
        </w:rPr>
        <w:t xml:space="preserve"> גריסתם כנביחה.</w:t>
      </w:r>
    </w:p>
    <w:p w14:paraId="2CBAF45D" w14:textId="0BCCFED2" w:rsidR="00183BFF" w:rsidRPr="006F178A" w:rsidRDefault="00B35974" w:rsidP="00B35974">
      <w:pPr>
        <w:pStyle w:val="afffff8"/>
        <w:rPr>
          <w:rtl/>
        </w:rPr>
        <w:pPrChange w:id="90030" w:author="קלוד" w:date="2026-10-08T12:07:40Z">
          <w:pPr>
            <w:pStyle w:val="afff0"/>
          </w:pPr>
        </w:pPrChange>
      </w:pPr>
      <w:del w:id="90028" w:author="קלוד" w:date="2026-10-08T12:07:40Z">
        <w:r>
          <w:rPr>
            <w:rFonts w:ascii="BA TM • Vilna Extra-Bold" w:hAnsi="BA TM • Vilna Extra-Bold" w:hint="cs"/>
            <w:rtl/>
          </w:rPr>
          <w:delText xml:space="preserve">****</w:delText>
        </w:r>
      </w:del>
      <w:ins w:id="90029" w:author="קלוד" w:date="2026-10-08T12:07:40Z">
        <w:r>
          <w:rPr>
            <w:color w:val="7B3F00"/>
          </w:rPr>
          <w:t xml:space="preserve">טיסנים ודייסא ביום טוב</w:t>
        </w:r>
      </w:ins>
    </w:p>
    <w:p w14:paraId="1B3D6011" w14:textId="77777777" w:rsidR="00183BFF" w:rsidRPr="006F178A" w:rsidRDefault="00183BFF" w:rsidP="00183BFF">
      <w:pPr>
        <w:pStyle w:val="afff2"/>
        <w:framePr w:wrap="around"/>
        <w:rPr>
          <w:rtl/>
        </w:rPr>
      </w:pPr>
      <w:r w:rsidRPr="006F178A">
        <w:rPr>
          <w:rFonts w:hint="cs"/>
          <w:rtl/>
        </w:rPr>
        <w:t>יד:</w:t>
      </w:r>
    </w:p>
    <w:p w14:paraId="1C9B1C35" w14:textId="77777777" w:rsidR="00AD4FE0" w:rsidRPr="00D977D1" w:rsidRDefault="007A6C43" w:rsidP="00643C75">
      <w:pPr>
        <w:jc w:val="center"/>
        <w:rPr>
          <w:rFonts w:cs="PFT_Frank"/>
          <w:b/>
          <w:bCs/>
          <w:szCs w:val="14"/>
          <w:rtl/>
        </w:rPr>
      </w:pPr>
      <w:r w:rsidRPr="00D977D1">
        <w:rPr>
          <w:rFonts w:cs="PFT_Frank" w:hint="cs"/>
          <w:b/>
          <w:bCs/>
          <w:szCs w:val="14"/>
          <w:rtl/>
        </w:rPr>
        <w:t>אין עושין טיסני ואין כותשין במכתשת</w:t>
      </w:r>
    </w:p>
    <w:p w14:paraId="76F414C3" w14:textId="77777777" w:rsidR="00AD22FD" w:rsidRPr="00AD22FD" w:rsidRDefault="00183BFF" w:rsidP="00AD22FD">
      <w:pPr>
        <w:pStyle w:val="36"/>
        <w:framePr w:wrap="notBeside"/>
        <w:rPr>
          <w:rtl/>
        </w:rPr>
      </w:pPr>
      <w:r w:rsidRPr="00AD22FD">
        <w:rPr>
          <w:rFonts w:hint="cs"/>
          <w:rtl/>
        </w:rPr>
        <w:t>אביי</w:t>
      </w:r>
      <w:r w:rsidR="00AD4FE0" w:rsidRPr="00AD22FD">
        <w:rPr>
          <w:rFonts w:hint="cs"/>
          <w:rtl/>
        </w:rPr>
        <w:t>:</w:t>
      </w:r>
    </w:p>
    <w:p w14:paraId="2A1C62D8" w14:textId="77777777" w:rsidR="00AD22FD" w:rsidRDefault="007A6C43" w:rsidP="00643C75">
      <w:pPr>
        <w:rPr>
          <w:rtl/>
        </w:rPr>
      </w:pPr>
      <w:r>
        <w:rPr>
          <w:rFonts w:hint="cs"/>
          <w:rtl/>
        </w:rPr>
        <w:t xml:space="preserve">אין עושין טיסני </w:t>
      </w:r>
      <w:r w:rsidRPr="007A6C43">
        <w:rPr>
          <w:rStyle w:val="afffffc"/>
          <w:rFonts w:hint="cs"/>
          <w:rtl/>
        </w:rPr>
        <w:t>אפי' בקטנה</w:t>
      </w:r>
      <w:r>
        <w:rPr>
          <w:rStyle w:val="afffffc"/>
          <w:rFonts w:hint="cs"/>
          <w:rtl/>
        </w:rPr>
        <w:t xml:space="preserve">, </w:t>
      </w:r>
      <w:r>
        <w:rPr>
          <w:rFonts w:hint="cs"/>
          <w:rtl/>
        </w:rPr>
        <w:t>ו</w:t>
      </w:r>
      <w:r w:rsidR="00AD4FE0">
        <w:rPr>
          <w:rFonts w:hint="cs"/>
          <w:rtl/>
        </w:rPr>
        <w:t>דייסא כותשין בקטנה</w:t>
      </w:r>
      <w:r w:rsidR="00183BFF" w:rsidRPr="006F178A">
        <w:rPr>
          <w:rFonts w:hint="cs"/>
          <w:rtl/>
        </w:rPr>
        <w:t>.</w:t>
      </w:r>
    </w:p>
    <w:p w14:paraId="24C4B6F3" w14:textId="77777777" w:rsidR="00AD22FD" w:rsidRPr="00AD22FD" w:rsidRDefault="00183BFF" w:rsidP="00AD22FD">
      <w:pPr>
        <w:pStyle w:val="36"/>
        <w:framePr w:wrap="notBeside"/>
        <w:rPr>
          <w:rtl/>
        </w:rPr>
      </w:pPr>
      <w:r w:rsidRPr="00AD22FD">
        <w:rPr>
          <w:rtl/>
        </w:rPr>
        <w:t>רבא:</w:t>
      </w:r>
    </w:p>
    <w:p w14:paraId="0595E14B" w14:textId="522FD341" w:rsidR="007A6C43" w:rsidRPr="00AD22FD" w:rsidRDefault="00183BFF" w:rsidP="00643C75">
      <w:pPr>
        <w:rPr>
          <w:rtl/>
        </w:rPr>
      </w:pPr>
      <w:r w:rsidRPr="00AD22FD">
        <w:rPr>
          <w:rFonts w:hint="cs"/>
          <w:rtl/>
        </w:rPr>
        <w:t xml:space="preserve">אפי' </w:t>
      </w:r>
      <w:r w:rsidR="00AD4FE0" w:rsidRPr="00AD22FD">
        <w:rPr>
          <w:rFonts w:hint="cs"/>
          <w:rtl/>
        </w:rPr>
        <w:t xml:space="preserve">דייסא </w:t>
      </w:r>
      <w:r w:rsidRPr="00AD22FD">
        <w:rPr>
          <w:rFonts w:hint="cs"/>
          <w:rtl/>
        </w:rPr>
        <w:t>בקטנה אסור, לבני א</w:t>
      </w:r>
      <w:r w:rsidR="0001190A" w:rsidRPr="00AD22FD">
        <w:rPr>
          <w:rtl/>
        </w:rPr>
        <w:t>"</w:t>
      </w:r>
      <w:r w:rsidRPr="00AD22FD">
        <w:rPr>
          <w:rFonts w:hint="cs"/>
          <w:rtl/>
        </w:rPr>
        <w:t>י שעבדיהם מזלזלים</w:t>
      </w:r>
      <w:r w:rsidR="007A6C43" w:rsidRPr="00AD22FD">
        <w:rPr>
          <w:rFonts w:hint="cs"/>
          <w:rtl/>
        </w:rPr>
        <w:t>,</w:t>
      </w:r>
    </w:p>
    <w:p w14:paraId="34E718AB" w14:textId="13F0F101" w:rsidR="009B54EA" w:rsidRPr="009B54EA" w:rsidRDefault="00AD4FE0" w:rsidP="009B54EA">
      <w:pPr>
        <w:ind w:firstLine="284"/>
        <w:rPr>
          <w:rStyle w:val="afffff3"/>
          <w:rFonts w:cs="FrankRuehl"/>
          <w:szCs w:val="18"/>
          <w:rtl/>
        </w:rPr>
      </w:pPr>
      <w:r>
        <w:rPr>
          <w:rFonts w:ascii="Fb Fontext" w:hAnsi="Fb Fontext" w:hint="cs"/>
          <w:sz w:val="20"/>
          <w:rtl/>
        </w:rPr>
        <w:t xml:space="preserve">אבל </w:t>
      </w:r>
      <w:r w:rsidR="00183BFF">
        <w:rPr>
          <w:rFonts w:ascii="Fb Fontext" w:hAnsi="Fb Fontext" w:hint="cs"/>
          <w:sz w:val="20"/>
          <w:rtl/>
        </w:rPr>
        <w:t>לבני בבל שאינם מזלזלים, התירו בקטנה,</w:t>
      </w:r>
    </w:p>
    <w:p w14:paraId="48FD138E" w14:textId="77777777" w:rsidR="009B54EA" w:rsidRPr="009B54EA" w:rsidRDefault="00183BFF" w:rsidP="009B54EA">
      <w:pPr>
        <w:pStyle w:val="36"/>
        <w:framePr w:wrap="notBeside"/>
        <w:rPr>
          <w:rtl/>
        </w:rPr>
      </w:pPr>
      <w:r w:rsidRPr="009B54EA">
        <w:rPr>
          <w:rFonts w:hint="cs"/>
          <w:rtl/>
        </w:rPr>
        <w:t>ר"פ</w:t>
      </w:r>
    </w:p>
    <w:p w14:paraId="68DDE888" w14:textId="2BCA88D2" w:rsidR="00183BFF" w:rsidRDefault="00183BFF" w:rsidP="00183BFF">
      <w:pPr>
        <w:rPr>
          <w:rFonts w:ascii="Fb Fontext" w:hAnsi="Fb Fontext"/>
          <w:rtl/>
        </w:rPr>
      </w:pPr>
      <w:r w:rsidRPr="00FF24E2">
        <w:rPr>
          <w:rStyle w:val="afffff3"/>
          <w:rFonts w:hint="cs"/>
          <w:rtl/>
        </w:rPr>
        <w:t>נזדמן לבית שמואל</w:t>
      </w:r>
      <w:r w:rsidRPr="006F178A">
        <w:rPr>
          <w:rFonts w:ascii="Fb Fontext" w:hAnsi="Fb Fontext"/>
          <w:rtl/>
        </w:rPr>
        <w:t xml:space="preserve">, </w:t>
      </w:r>
      <w:r>
        <w:rPr>
          <w:rFonts w:ascii="Fb Fontext" w:hAnsi="Fb Fontext" w:hint="cs"/>
          <w:rtl/>
        </w:rPr>
        <w:t xml:space="preserve">הביאו לפניו </w:t>
      </w:r>
      <w:r w:rsidR="007A6C43">
        <w:rPr>
          <w:rFonts w:ascii="Fb Fontext" w:hAnsi="Fb Fontext" w:hint="cs"/>
          <w:rtl/>
        </w:rPr>
        <w:t xml:space="preserve">דייסא </w:t>
      </w:r>
      <w:r>
        <w:rPr>
          <w:rFonts w:ascii="Fb Fontext" w:hAnsi="Fb Fontext" w:hint="cs"/>
          <w:rtl/>
        </w:rPr>
        <w:t xml:space="preserve">ולא אכל, </w:t>
      </w:r>
    </w:p>
    <w:p w14:paraId="401A982C" w14:textId="77777777" w:rsidR="009B54EA" w:rsidRPr="009B54EA" w:rsidRDefault="00AD4FE0" w:rsidP="009B54EA">
      <w:pPr>
        <w:pStyle w:val="36"/>
        <w:framePr w:wrap="notBeside"/>
        <w:rPr>
          <w:rtl/>
        </w:rPr>
      </w:pPr>
      <w:r w:rsidRPr="009B54EA">
        <w:rPr>
          <w:rFonts w:hint="cs"/>
          <w:rtl/>
        </w:rPr>
        <w:t>א.</w:t>
      </w:r>
    </w:p>
    <w:p w14:paraId="242EA411" w14:textId="705BAF93" w:rsidR="00183BFF" w:rsidRDefault="00183BFF" w:rsidP="009B54EA">
      <w:pPr>
        <w:rPr>
          <w:rtl/>
        </w:rPr>
      </w:pPr>
      <w:r w:rsidRPr="00AD4FE0">
        <w:rPr>
          <w:rFonts w:ascii="Fb Fontext" w:hAnsi="Fb Fontext" w:hint="cs"/>
          <w:rtl/>
        </w:rPr>
        <w:t>שראה שזה דק מאוד דלא מ</w:t>
      </w:r>
      <w:r>
        <w:rPr>
          <w:rFonts w:hint="cs"/>
          <w:rtl/>
        </w:rPr>
        <w:t>מכתשת קטנה</w:t>
      </w:r>
      <w:r w:rsidRPr="006F178A">
        <w:rPr>
          <w:rFonts w:hint="cs"/>
          <w:rtl/>
        </w:rPr>
        <w:t xml:space="preserve">, </w:t>
      </w:r>
    </w:p>
    <w:p w14:paraId="2C58E0EA" w14:textId="747A4D1A" w:rsidR="00183BFF" w:rsidRPr="006F178A" w:rsidRDefault="00AD4FE0" w:rsidP="009B54EA">
      <w:pPr>
        <w:rPr>
          <w:rtl/>
        </w:rPr>
      </w:pPr>
      <w:r>
        <w:rPr>
          <w:rFonts w:hint="cs"/>
          <w:rtl/>
        </w:rPr>
        <w:t xml:space="preserve">ושאין זה </w:t>
      </w:r>
      <w:r w:rsidR="00183BFF" w:rsidRPr="006F178A">
        <w:rPr>
          <w:rtl/>
        </w:rPr>
        <w:t xml:space="preserve">מאתמול </w:t>
      </w:r>
      <w:r>
        <w:rPr>
          <w:rFonts w:hint="cs"/>
          <w:rtl/>
        </w:rPr>
        <w:t>ש</w:t>
      </w:r>
      <w:r w:rsidR="00183BFF" w:rsidRPr="006F178A">
        <w:rPr>
          <w:rFonts w:hint="cs"/>
          <w:rtl/>
        </w:rPr>
        <w:t>נראה כקלוף ולבן</w:t>
      </w:r>
      <w:r w:rsidR="00183BFF">
        <w:rPr>
          <w:rFonts w:hint="cs"/>
          <w:rtl/>
        </w:rPr>
        <w:t>,</w:t>
      </w:r>
      <w:r w:rsidR="00183BFF" w:rsidRPr="006F178A">
        <w:rPr>
          <w:rFonts w:hint="cs"/>
          <w:rtl/>
        </w:rPr>
        <w:t xml:space="preserve"> </w:t>
      </w:r>
    </w:p>
    <w:p w14:paraId="58BB500F" w14:textId="77777777" w:rsidR="009B54EA" w:rsidRPr="009B54EA" w:rsidRDefault="00183BFF" w:rsidP="009B54EA">
      <w:pPr>
        <w:pStyle w:val="36"/>
        <w:framePr w:wrap="notBeside"/>
        <w:rPr>
          <w:rtl/>
        </w:rPr>
      </w:pPr>
      <w:r w:rsidRPr="009B54EA">
        <w:rPr>
          <w:rFonts w:hint="cs"/>
          <w:rtl/>
        </w:rPr>
        <w:t>ב.</w:t>
      </w:r>
    </w:p>
    <w:p w14:paraId="68B94872" w14:textId="23378BF7" w:rsidR="00183BFF" w:rsidRDefault="00183BFF" w:rsidP="009B54EA">
      <w:pPr>
        <w:pStyle w:val="affffff0"/>
        <w:rPr>
          <w:rtl/>
        </w:rPr>
      </w:pPr>
      <w:r w:rsidRPr="006F178A">
        <w:rPr>
          <w:rtl/>
        </w:rPr>
        <w:t xml:space="preserve">שאני </w:t>
      </w:r>
      <w:r w:rsidRPr="00FF24E2">
        <w:rPr>
          <w:rStyle w:val="afffff3"/>
          <w:rtl/>
        </w:rPr>
        <w:t>בי</w:t>
      </w:r>
      <w:r w:rsidRPr="00FF24E2">
        <w:rPr>
          <w:rStyle w:val="afffff3"/>
          <w:rFonts w:hint="cs"/>
          <w:rtl/>
        </w:rPr>
        <w:t>ת</w:t>
      </w:r>
      <w:r w:rsidRPr="00FF24E2">
        <w:rPr>
          <w:rStyle w:val="afffff3"/>
          <w:rtl/>
        </w:rPr>
        <w:t xml:space="preserve">  שמואל</w:t>
      </w:r>
      <w:r w:rsidRPr="006F178A">
        <w:rPr>
          <w:rtl/>
        </w:rPr>
        <w:t xml:space="preserve"> </w:t>
      </w:r>
      <w:r w:rsidR="009B54EA">
        <w:rPr>
          <w:rFonts w:hint="cs"/>
          <w:rtl/>
        </w:rPr>
        <w:t>ש</w:t>
      </w:r>
      <w:r>
        <w:rPr>
          <w:rFonts w:hint="cs"/>
          <w:rtl/>
        </w:rPr>
        <w:t>היו עבדים פרוצים</w:t>
      </w:r>
      <w:r w:rsidRPr="006F178A">
        <w:rPr>
          <w:rtl/>
        </w:rPr>
        <w:t>.</w:t>
      </w:r>
    </w:p>
    <w:p w14:paraId="4B7D9A64" w14:textId="49474EAC" w:rsidR="00971EA5" w:rsidRPr="006F178A" w:rsidRDefault="00971EA5" w:rsidP="00971EA5">
      <w:pPr>
        <w:pStyle w:val="afff0"/>
        <w:rPr>
          <w:rtl/>
        </w:rPr>
      </w:pPr>
      <w:r>
        <w:rPr>
          <w:rFonts w:hint="cs"/>
          <w:rtl/>
        </w:rPr>
        <w:t>****</w:t>
      </w:r>
    </w:p>
    <w:p w14:paraId="271D3CA5" w14:textId="77777777" w:rsidR="00183BFF" w:rsidRPr="006F178A" w:rsidRDefault="00183BFF" w:rsidP="00183BFF">
      <w:pPr>
        <w:pStyle w:val="afff2"/>
        <w:framePr w:wrap="around"/>
        <w:rPr>
          <w:del w:id="92123" w:author="Claude" w:date="2026-10-12T12:00:00Z"/>
          <w:rtl/>
        </w:rPr>
      </w:pPr>
      <w:del w:id="92122" w:author="Claude" w:date="2026-10-12T12:00:00Z">
        <w:r w:rsidRPr="006F178A">
          <w:rPr>
            <w:rFonts w:hint="cs"/>
            <w:rtl/>
          </w:rPr>
          <w:delText xml:space="preserve">יד:</w:delText>
        </w:r>
      </w:del>
    </w:p>
    <w:p>
      <w:pPr>
        <w:pStyle w:val="MishnaBatzad"/>
        <w:rPr>
          <w:ins w:id="20029" w:author="קלוד" w:date="2026-10-06T10:08:13Z"/>
        </w:rPr>
      </w:pPr>
      <w:ins w:id="20028" w:author="קלוד" w:date="2026-10-06T10:08:13Z">
        <w:r>
          <w:t xml:space="preserve">משנה ח</w:t>
        </w:r>
      </w:ins>
    </w:p>
    <w:p w14:paraId="27AC49C1" w14:textId="77777777" w:rsidR="00183BFF" w:rsidRPr="006F178A" w:rsidRDefault="00183BFF" w:rsidP="00643C75">
      <w:pPr>
        <w:pStyle w:val="afff8"/>
        <w:spacing w:before="120"/>
        <w:rPr>
          <w:rtl/>
        </w:rPr>
        <w:pPrChange w:id="90010" w:author="קלוד" w:date="2026-10-08T12:08:16Z">
          <w:pPr>
            <w:pStyle w:val="afff8"/>
          </w:pPr>
        </w:pPrChange>
      </w:pPr>
      <w:r w:rsidRPr="006F178A">
        <w:rPr>
          <w:rtl/>
        </w:rPr>
        <w:t>הבורר קטניות ביו"ט,</w:t>
      </w:r>
      <w:r w:rsidR="00643C75">
        <w:rPr>
          <w:rStyle w:val="afffff1"/>
          <w:rFonts w:hint="cs"/>
          <w:rtl/>
        </w:rPr>
        <w:t xml:space="preserve"> </w:t>
      </w:r>
      <w:r w:rsidRPr="00CB6E74">
        <w:rPr>
          <w:rStyle w:val="afffff1"/>
          <w:rtl/>
        </w:rPr>
        <w:t>ב"ש:</w:t>
      </w:r>
      <w:r w:rsidRPr="006F178A">
        <w:rPr>
          <w:rtl/>
        </w:rPr>
        <w:t xml:space="preserve"> בורר אוכל ואוכל.</w:t>
      </w:r>
    </w:p>
    <w:p w14:paraId="1796335A" w14:textId="77777777" w:rsidR="00183BFF" w:rsidRPr="00CB6E74" w:rsidRDefault="00643C75" w:rsidP="00A37BD3">
      <w:pPr>
        <w:pStyle w:val="afff8"/>
        <w:rPr>
          <w:rtl/>
        </w:rPr>
      </w:pPr>
      <w:r>
        <w:rPr>
          <w:rStyle w:val="afffff1"/>
          <w:rFonts w:hint="cs"/>
          <w:rtl/>
        </w:rPr>
        <w:t xml:space="preserve"> </w:t>
      </w:r>
      <w:r>
        <w:rPr>
          <w:rStyle w:val="afffff1"/>
          <w:rFonts w:hint="cs"/>
          <w:rtl/>
        </w:rPr>
        <w:tab/>
      </w:r>
      <w:r>
        <w:rPr>
          <w:rStyle w:val="afffff1"/>
          <w:rtl/>
        </w:rPr>
        <w:tab/>
      </w:r>
      <w:r>
        <w:rPr>
          <w:rStyle w:val="afffff1"/>
          <w:rtl/>
        </w:rPr>
        <w:tab/>
      </w:r>
      <w:r>
        <w:rPr>
          <w:rStyle w:val="afffff1"/>
          <w:rtl/>
        </w:rPr>
        <w:tab/>
      </w:r>
      <w:r>
        <w:rPr>
          <w:rStyle w:val="afffff1"/>
          <w:rtl/>
        </w:rPr>
        <w:tab/>
      </w:r>
      <w:r>
        <w:rPr>
          <w:rStyle w:val="afffff1"/>
          <w:rtl/>
        </w:rPr>
        <w:tab/>
      </w:r>
      <w:r>
        <w:rPr>
          <w:rStyle w:val="afffff1"/>
          <w:rtl/>
        </w:rPr>
        <w:tab/>
      </w:r>
      <w:r w:rsidR="00183BFF" w:rsidRPr="00CB6E74">
        <w:rPr>
          <w:rStyle w:val="afffff1"/>
          <w:rtl/>
        </w:rPr>
        <w:t>וב"ה:</w:t>
      </w:r>
      <w:r w:rsidR="00183BFF" w:rsidRPr="001F19F5">
        <w:rPr>
          <w:spacing w:val="-6"/>
          <w:rtl/>
        </w:rPr>
        <w:t xml:space="preserve"> </w:t>
      </w:r>
      <w:r w:rsidR="00183BFF" w:rsidRPr="00CB6E74">
        <w:rPr>
          <w:rtl/>
        </w:rPr>
        <w:t xml:space="preserve">בורר כדרכו, בחיקו בקנון ובתמחוי, </w:t>
      </w:r>
    </w:p>
    <w:p w14:paraId="783CCD0C" w14:textId="77777777" w:rsidR="00183BFF" w:rsidRPr="00643C75" w:rsidRDefault="00A37BD3" w:rsidP="00CB6E74">
      <w:pPr>
        <w:pStyle w:val="afff8"/>
        <w:rPr>
          <w:spacing w:val="0"/>
          <w:rtl/>
        </w:rPr>
      </w:pPr>
      <w:r>
        <w:rPr>
          <w:rFonts w:hint="cs"/>
          <w:spacing w:val="2"/>
          <w:rtl/>
        </w:rPr>
        <w:t xml:space="preserve">    </w:t>
      </w:r>
      <w:r w:rsidR="00CB6E74">
        <w:rPr>
          <w:rFonts w:hint="cs"/>
          <w:spacing w:val="2"/>
          <w:rtl/>
        </w:rPr>
        <w:t xml:space="preserve">   </w:t>
      </w:r>
      <w:r w:rsidR="00643C75">
        <w:rPr>
          <w:spacing w:val="2"/>
          <w:rtl/>
        </w:rPr>
        <w:tab/>
      </w:r>
      <w:r w:rsidR="00643C75">
        <w:rPr>
          <w:spacing w:val="2"/>
          <w:rtl/>
        </w:rPr>
        <w:tab/>
      </w:r>
      <w:r w:rsidR="00643C75">
        <w:rPr>
          <w:spacing w:val="2"/>
          <w:rtl/>
        </w:rPr>
        <w:tab/>
      </w:r>
      <w:r w:rsidR="00643C75">
        <w:rPr>
          <w:spacing w:val="2"/>
          <w:rtl/>
        </w:rPr>
        <w:tab/>
      </w:r>
      <w:r w:rsidR="00643C75">
        <w:rPr>
          <w:spacing w:val="2"/>
          <w:rtl/>
        </w:rPr>
        <w:tab/>
      </w:r>
      <w:r w:rsidR="00643C75">
        <w:rPr>
          <w:spacing w:val="2"/>
          <w:rtl/>
        </w:rPr>
        <w:tab/>
      </w:r>
      <w:r w:rsidR="00643C75">
        <w:rPr>
          <w:spacing w:val="2"/>
          <w:rtl/>
        </w:rPr>
        <w:tab/>
      </w:r>
      <w:r w:rsidR="00643C75">
        <w:rPr>
          <w:rFonts w:hint="cs"/>
          <w:spacing w:val="2"/>
          <w:rtl/>
        </w:rPr>
        <w:t xml:space="preserve"> </w:t>
      </w:r>
      <w:r w:rsidR="00183BFF" w:rsidRPr="00643C75">
        <w:rPr>
          <w:spacing w:val="0"/>
          <w:rtl/>
        </w:rPr>
        <w:t>אבל לא בטבלא ולא בנפה ולא בכברה</w:t>
      </w:r>
      <w:r w:rsidR="00183BFF" w:rsidRPr="00643C75">
        <w:rPr>
          <w:rFonts w:hint="cs"/>
          <w:spacing w:val="0"/>
          <w:rtl/>
        </w:rPr>
        <w:t>.</w:t>
      </w:r>
    </w:p>
    <w:p w14:paraId="4F933EE4" w14:textId="2355E33E" w:rsidR="00183BFF" w:rsidRPr="006F178A" w:rsidRDefault="00643C75" w:rsidP="00971EA5">
      <w:pPr>
        <w:pStyle w:val="afff8"/>
        <w:spacing w:after="60" w:line="220" w:lineRule="exact"/>
        <w:rPr>
          <w:rtl/>
        </w:rPr>
      </w:pPr>
      <w:r>
        <w:rPr>
          <w:rStyle w:val="afffff1"/>
          <w:rFonts w:hint="cs"/>
          <w:rtl/>
        </w:rPr>
        <w:t xml:space="preserve"> </w:t>
      </w:r>
      <w:r>
        <w:rPr>
          <w:rStyle w:val="afffff1"/>
          <w:rFonts w:hint="cs"/>
          <w:rtl/>
        </w:rPr>
        <w:tab/>
      </w:r>
      <w:r>
        <w:rPr>
          <w:rStyle w:val="afffff1"/>
          <w:rtl/>
        </w:rPr>
        <w:tab/>
      </w:r>
      <w:r>
        <w:rPr>
          <w:rStyle w:val="afffff1"/>
          <w:rtl/>
        </w:rPr>
        <w:tab/>
      </w:r>
      <w:r>
        <w:rPr>
          <w:rStyle w:val="afffff1"/>
          <w:rtl/>
        </w:rPr>
        <w:tab/>
      </w:r>
      <w:r w:rsidR="00971EA5">
        <w:rPr>
          <w:rStyle w:val="afffff1"/>
          <w:rtl/>
        </w:rPr>
        <w:tab/>
      </w:r>
      <w:r w:rsidR="00A37BD3">
        <w:rPr>
          <w:rStyle w:val="afffff1"/>
          <w:rtl/>
        </w:rPr>
        <w:t>רבן גמליאל</w:t>
      </w:r>
      <w:r w:rsidR="00183BFF" w:rsidRPr="00CB6E74">
        <w:rPr>
          <w:rStyle w:val="afffff1"/>
          <w:rtl/>
        </w:rPr>
        <w:t>:</w:t>
      </w:r>
      <w:r w:rsidR="00183BFF" w:rsidRPr="006F178A">
        <w:rPr>
          <w:rtl/>
        </w:rPr>
        <w:t xml:space="preserve"> אף מדיח ושולה.</w:t>
      </w:r>
    </w:p>
    <w:p w14:paraId="5EE0A2A5" w14:textId="77777777" w:rsidR="00721257" w:rsidRPr="00C4622C" w:rsidRDefault="00721257" w:rsidP="00643C75">
      <w:pPr>
        <w:pStyle w:val="affff0"/>
        <w:rPr>
          <w:sz w:val="18"/>
          <w:rtl/>
        </w:rPr>
      </w:pPr>
      <w:ins w:id="9817" w:author="מספור קטעי משנה" w:date="2026-10-06T06:45:12Z">
        <w:r>
          <w:rPr>
            <w:rStyle w:val="MisparKeta"/>
          </w:rPr>
          <w:t xml:space="preserve">ב. </w:t>
        </w:r>
      </w:ins>
      <w:r w:rsidRPr="00C4622C">
        <w:rPr>
          <w:rFonts w:hint="cs"/>
          <w:rtl/>
          <w:rPrChange w:id="40013" w:author="Claude" w:date="2026-10-06T13:34:26Z">
            <w:rPr>
              <w:rFonts w:hint="cs"/>
              <w:sz w:val="18"/>
              <w:rtl/>
            </w:rPr>
          </w:rPrChange>
        </w:rPr>
        <w:lastRenderedPageBreak/>
        <w:t>בורר אוכל</w:t>
      </w:r>
    </w:p>
    <w:p w14:paraId="0E96BD23" w14:textId="77777777" w:rsidR="00971EA5" w:rsidRPr="00971EA5" w:rsidRDefault="00183BFF" w:rsidP="00971EA5">
      <w:pPr>
        <w:pStyle w:val="36"/>
        <w:framePr w:wrap="notBeside"/>
        <w:rPr>
          <w:rtl/>
        </w:rPr>
      </w:pPr>
      <w:r w:rsidRPr="00971EA5">
        <w:rPr>
          <w:rFonts w:hint="cs"/>
          <w:rtl/>
        </w:rPr>
        <w:t>והך</w:t>
      </w:r>
    </w:p>
    <w:p w14:paraId="6ACC6A68" w14:textId="5F278836" w:rsidR="00183BFF" w:rsidRPr="006F178A" w:rsidRDefault="00183BFF" w:rsidP="00721257">
      <w:pPr>
        <w:rPr>
          <w:rtl/>
        </w:rPr>
      </w:pPr>
      <w:r w:rsidRPr="00721257">
        <w:rPr>
          <w:rStyle w:val="afffff3"/>
          <w:rFonts w:hint="cs"/>
          <w:rtl/>
        </w:rPr>
        <w:t>ד</w:t>
      </w:r>
      <w:r w:rsidR="00721257" w:rsidRPr="00721257">
        <w:rPr>
          <w:rStyle w:val="afffff3"/>
          <w:rFonts w:hint="cs"/>
          <w:rtl/>
        </w:rPr>
        <w:t>לרשב"ג</w:t>
      </w:r>
      <w:r w:rsidR="00721257">
        <w:rPr>
          <w:rFonts w:hint="cs"/>
          <w:rtl/>
        </w:rPr>
        <w:t xml:space="preserve"> </w:t>
      </w:r>
      <w:r w:rsidRPr="006F178A">
        <w:rPr>
          <w:rFonts w:hint="cs"/>
          <w:rtl/>
        </w:rPr>
        <w:t>נוטל ה</w:t>
      </w:r>
      <w:r w:rsidR="00721257">
        <w:rPr>
          <w:rFonts w:hint="cs"/>
          <w:rtl/>
        </w:rPr>
        <w:t>פסולת</w:t>
      </w:r>
      <w:r w:rsidR="00700074">
        <w:rPr>
          <w:rFonts w:hint="cs"/>
          <w:rtl/>
        </w:rPr>
        <w:t xml:space="preserve">, </w:t>
      </w:r>
      <w:r w:rsidR="00643C75">
        <w:rPr>
          <w:rFonts w:hint="cs"/>
          <w:rtl/>
        </w:rPr>
        <w:t xml:space="preserve">- </w:t>
      </w:r>
      <w:r w:rsidR="00700074">
        <w:rPr>
          <w:rFonts w:hint="cs"/>
          <w:rtl/>
        </w:rPr>
        <w:t xml:space="preserve">מיירי כשהטרחה להוציא הפסולת שהיא מיעוט, מרובה מלהוציא האוכל, </w:t>
      </w:r>
    </w:p>
    <w:p w14:paraId="3F1B0926" w14:textId="77777777" w:rsidR="00183BFF" w:rsidRDefault="00183BFF" w:rsidP="00643C75">
      <w:pPr>
        <w:spacing w:before="60"/>
        <w:jc w:val="center"/>
        <w:rPr>
          <w:spacing w:val="-4"/>
          <w:rtl/>
        </w:rPr>
      </w:pPr>
      <w:r>
        <w:rPr>
          <w:rStyle w:val="afffff3"/>
          <w:rFonts w:hint="cs"/>
          <w:sz w:val="18"/>
          <w:rtl/>
          <w:rPrChange w:id="9044" w:author="מנוע אמוראים" w:date="2026-10-05T16:41:24Z">
            <w:rPr>
              <w:rStyle w:val="affff1"/>
              <w:rFonts w:hint="cs"/>
              <w:sz w:val="18"/>
              <w:rtl/>
            </w:rPr>
          </w:rPrChange>
        </w:rPr>
        <w:t xml:space="preserve">ר</w:t>
      </w:r>
      <w:r>
        <w:rPr>
          <w:rStyle w:val="afffff3"/>
          <w:sz w:val="18"/>
          <w:rtl/>
          <w:rPrChange w:id="9045" w:author="מנוע אמוראים" w:date="2026-10-05T16:41:24Z">
            <w:rPr>
              <w:rStyle w:val="affff1"/>
              <w:sz w:val="18"/>
              <w:rtl/>
            </w:rPr>
          </w:rPrChange>
        </w:rPr>
        <w:t xml:space="preserve">"</w:t>
      </w:r>
      <w:r>
        <w:rPr>
          <w:rStyle w:val="afffff3"/>
          <w:rFonts w:hint="cs"/>
          <w:sz w:val="18"/>
          <w:rtl/>
          <w:rPrChange w:id="9046" w:author="מנוע אמוראים" w:date="2026-10-05T16:41:24Z">
            <w:rPr>
              <w:rStyle w:val="affff1"/>
              <w:rFonts w:hint="cs"/>
              <w:sz w:val="18"/>
              <w:rtl/>
            </w:rPr>
          </w:rPrChange>
        </w:rPr>
        <w:t xml:space="preserve">ג</w:t>
      </w:r>
      <w:r w:rsidR="00721257" w:rsidRPr="00C4622C">
        <w:rPr>
          <w:rStyle w:val="affff1"/>
          <w:rFonts w:hint="cs"/>
          <w:sz w:val="18"/>
          <w:rtl/>
        </w:rPr>
        <w:t>:</w:t>
      </w:r>
      <w:r w:rsidRPr="00C4622C">
        <w:rPr>
          <w:rStyle w:val="affff1"/>
          <w:sz w:val="18"/>
          <w:rtl/>
        </w:rPr>
        <w:t xml:space="preserve"> אף מדיח ושולה</w:t>
      </w:r>
      <w:r w:rsidRPr="0047132E">
        <w:rPr>
          <w:spacing w:val="-4"/>
          <w:rtl/>
        </w:rPr>
        <w:t>.</w:t>
      </w:r>
    </w:p>
    <w:p w14:paraId="38D89D75" w14:textId="77777777" w:rsidR="00971EA5" w:rsidRPr="00971EA5" w:rsidRDefault="00183BFF" w:rsidP="00971EA5">
      <w:pPr>
        <w:pStyle w:val="36"/>
        <w:framePr w:wrap="notBeside"/>
        <w:rPr>
          <w:rtl/>
        </w:rPr>
      </w:pPr>
      <w:r w:rsidRPr="00971EA5">
        <w:rPr>
          <w:rFonts w:hint="cs"/>
          <w:rtl/>
        </w:rPr>
        <w:t>וכן</w:t>
      </w:r>
    </w:p>
    <w:p w14:paraId="0B3AC9E7" w14:textId="491DD4F6" w:rsidR="00183BFF" w:rsidRPr="00C35E75" w:rsidRDefault="00183BFF" w:rsidP="00643C75">
      <w:pPr>
        <w:rPr>
          <w:rtl/>
        </w:rPr>
      </w:pPr>
      <w:r>
        <w:rPr>
          <w:rStyle w:val="afffffc"/>
          <w:rFonts w:hint="cs"/>
          <w:rtl/>
        </w:rPr>
        <w:t xml:space="preserve">מנהג בית </w:t>
      </w:r>
      <w:r>
        <w:rPr>
          <w:rStyle w:val="afffff3"/>
          <w:rFonts w:hint="cs"/>
          <w:rtl/>
          <w:rPrChange w:id="9047" w:author="מנוע אמוראים" w:date="2026-10-05T16:41:24Z">
            <w:rPr>
              <w:rStyle w:val="afffffc"/>
              <w:rFonts w:hint="cs"/>
              <w:rtl/>
            </w:rPr>
          </w:rPrChange>
        </w:rPr>
        <w:t xml:space="preserve">ר</w:t>
      </w:r>
      <w:r>
        <w:rPr>
          <w:rStyle w:val="afffff3"/>
          <w:rtl/>
          <w:rPrChange w:id="9048" w:author="מנוע אמוראים" w:date="2026-10-05T16:41:24Z">
            <w:rPr>
              <w:rStyle w:val="afffffc"/>
              <w:rtl/>
            </w:rPr>
          </w:rPrChange>
        </w:rPr>
        <w:t xml:space="preserve">"</w:t>
      </w:r>
      <w:r>
        <w:rPr>
          <w:rStyle w:val="afffff3"/>
          <w:rFonts w:hint="cs"/>
          <w:rtl/>
          <w:rPrChange w:id="9049" w:author="מנוע אמוראים" w:date="2026-10-05T16:41:24Z">
            <w:rPr>
              <w:rStyle w:val="afffffc"/>
              <w:rFonts w:hint="cs"/>
              <w:rtl/>
            </w:rPr>
          </w:rPrChange>
        </w:rPr>
        <w:t xml:space="preserve">ג</w:t>
      </w:r>
      <w:r w:rsidRPr="00971EA5">
        <w:rPr>
          <w:rStyle w:val="afffffc"/>
          <w:rtl/>
        </w:rPr>
        <w:t>:</w:t>
      </w:r>
      <w:r w:rsidRPr="0047132E">
        <w:rPr>
          <w:rtl/>
        </w:rPr>
        <w:t xml:space="preserve"> שה</w:t>
      </w:r>
      <w:r w:rsidR="00643C75">
        <w:rPr>
          <w:rFonts w:hint="cs"/>
          <w:rtl/>
        </w:rPr>
        <w:t xml:space="preserve">ציפו מים בדלי עדשים </w:t>
      </w:r>
      <w:r w:rsidRPr="00C35E75">
        <w:rPr>
          <w:rtl/>
        </w:rPr>
        <w:t xml:space="preserve">ונמצא </w:t>
      </w:r>
      <w:r w:rsidR="00643C75">
        <w:rPr>
          <w:rFonts w:hint="cs"/>
          <w:sz w:val="14"/>
          <w:szCs w:val="16"/>
          <w:rtl/>
        </w:rPr>
        <w:t>ה</w:t>
      </w:r>
      <w:r w:rsidRPr="00700074">
        <w:rPr>
          <w:rFonts w:hint="cs"/>
          <w:sz w:val="14"/>
          <w:szCs w:val="16"/>
          <w:rtl/>
        </w:rPr>
        <w:t>קש</w:t>
      </w:r>
      <w:r w:rsidRPr="00C35E75">
        <w:rPr>
          <w:rFonts w:hint="cs"/>
          <w:rtl/>
        </w:rPr>
        <w:t xml:space="preserve"> </w:t>
      </w:r>
      <w:r w:rsidRPr="00C35E75">
        <w:rPr>
          <w:rtl/>
        </w:rPr>
        <w:t>למעלה.</w:t>
      </w:r>
      <w:r w:rsidRPr="00C35E75">
        <w:rPr>
          <w:rFonts w:hint="cs"/>
          <w:rtl/>
        </w:rPr>
        <w:t xml:space="preserve"> </w:t>
      </w:r>
    </w:p>
    <w:p w14:paraId="358A3E9A" w14:textId="77777777" w:rsidR="00971EA5" w:rsidRPr="00971EA5" w:rsidRDefault="00643C75" w:rsidP="00971EA5">
      <w:pPr>
        <w:pStyle w:val="36"/>
        <w:framePr w:wrap="notBeside"/>
        <w:rPr>
          <w:rtl/>
        </w:rPr>
      </w:pPr>
      <w:r w:rsidRPr="00971EA5">
        <w:rPr>
          <w:rFonts w:hint="cs"/>
          <w:rtl/>
        </w:rPr>
        <w:t>והך</w:t>
      </w:r>
    </w:p>
    <w:p w14:paraId="69606740" w14:textId="104A955E" w:rsidR="00183BFF" w:rsidRPr="006F178A" w:rsidRDefault="00183BFF" w:rsidP="00643C75">
      <w:pPr>
        <w:rPr>
          <w:rtl/>
        </w:rPr>
      </w:pPr>
      <w:r w:rsidRPr="0047132E">
        <w:rPr>
          <w:rFonts w:hint="cs"/>
          <w:rtl/>
        </w:rPr>
        <w:t xml:space="preserve">דהאוכל </w:t>
      </w:r>
      <w:r w:rsidR="00643C75">
        <w:rPr>
          <w:rFonts w:hint="cs"/>
          <w:rtl/>
        </w:rPr>
        <w:t xml:space="preserve">היה </w:t>
      </w:r>
      <w:r w:rsidRPr="0047132E">
        <w:rPr>
          <w:rFonts w:hint="cs"/>
          <w:rtl/>
        </w:rPr>
        <w:t xml:space="preserve">למעלה </w:t>
      </w:r>
      <w:r w:rsidR="00CB6E74">
        <w:rPr>
          <w:rFonts w:hint="cs"/>
          <w:rtl/>
        </w:rPr>
        <w:t xml:space="preserve">- </w:t>
      </w:r>
      <w:r w:rsidRPr="0047132E">
        <w:rPr>
          <w:rFonts w:hint="cs"/>
          <w:rtl/>
        </w:rPr>
        <w:t>מיירי בעפר</w:t>
      </w:r>
      <w:r w:rsidR="00700074">
        <w:rPr>
          <w:rFonts w:hint="cs"/>
          <w:rtl/>
        </w:rPr>
        <w:t xml:space="preserve"> שהוא למטה</w:t>
      </w:r>
      <w:r w:rsidRPr="006F178A">
        <w:rPr>
          <w:rtl/>
        </w:rPr>
        <w:t>.</w:t>
      </w:r>
    </w:p>
    <w:p w14:paraId="0C7F0494" w14:textId="37F20DD7" w:rsidR="006643CE" w:rsidRPr="00971EA5" w:rsidRDefault="00B35974" w:rsidP="00971EA5">
      <w:pPr>
        <w:pStyle w:val="afff0"/>
        <w:rPr>
          <w:rtl/>
        </w:rPr>
      </w:pPr>
      <w:r>
        <w:rPr>
          <w:rFonts w:ascii="BA TM • Vilna Extra-Bold" w:hAnsi="BA TM • Vilna Extra-Bold" w:hint="cs"/>
          <w:rtl/>
        </w:rPr>
        <w:t>****</w:t>
      </w:r>
    </w:p>
    <w:p>
      <w:pPr>
        <w:pStyle w:val="MishnaBatzad"/>
        <w:rPr>
          <w:ins w:id="20031" w:author="קלוד" w:date="2026-10-06T10:08:13Z"/>
        </w:rPr>
      </w:pPr>
      <w:ins w:id="20030" w:author="קלוד" w:date="2026-10-06T10:08:13Z">
        <w:r>
          <w:t xml:space="preserve">משנה ט</w:t>
        </w:r>
      </w:ins>
    </w:p>
    <w:p w14:paraId="7FDF5131" w14:textId="77777777" w:rsidR="00183BFF" w:rsidRPr="006F178A" w:rsidRDefault="00183BFF" w:rsidP="00700074">
      <w:pPr>
        <w:pStyle w:val="afff8"/>
        <w:spacing w:before="120"/>
        <w:rPr>
          <w:rtl/>
        </w:rPr>
        <w:pPrChange w:id="90011" w:author="קלוד" w:date="2026-10-08T12:08:16Z">
          <w:pPr>
            <w:pStyle w:val="afff8"/>
          </w:pPr>
        </w:pPrChange>
      </w:pPr>
      <w:r w:rsidRPr="002E264A">
        <w:rPr>
          <w:rStyle w:val="afffff1"/>
          <w:rtl/>
        </w:rPr>
        <w:t>ב"ש:</w:t>
      </w:r>
      <w:r w:rsidRPr="006F178A">
        <w:rPr>
          <w:rtl/>
        </w:rPr>
        <w:t xml:space="preserve"> אין משלחין ביו"ט אלא מנות.</w:t>
      </w:r>
    </w:p>
    <w:p w14:paraId="353AC42E" w14:textId="77777777" w:rsidR="00183BFF" w:rsidRPr="00700074" w:rsidRDefault="00183BFF" w:rsidP="00700074">
      <w:pPr>
        <w:pStyle w:val="afff8"/>
        <w:rPr>
          <w:rtl/>
        </w:rPr>
      </w:pPr>
      <w:r w:rsidRPr="002E264A">
        <w:rPr>
          <w:rStyle w:val="afffff1"/>
          <w:rtl/>
        </w:rPr>
        <w:t>וב"ה:</w:t>
      </w:r>
      <w:r w:rsidRPr="00C35E75">
        <w:rPr>
          <w:rtl/>
        </w:rPr>
        <w:t xml:space="preserve"> </w:t>
      </w:r>
      <w:r w:rsidRPr="00700074">
        <w:rPr>
          <w:rtl/>
        </w:rPr>
        <w:t>משלחין בהמה חיה ועוף, בין חיין בין שחוטין.</w:t>
      </w:r>
    </w:p>
    <w:p w14:paraId="2A84EA76" w14:textId="77777777" w:rsidR="00183BFF" w:rsidRPr="00700074" w:rsidRDefault="00700074" w:rsidP="00700074">
      <w:pPr>
        <w:pStyle w:val="afff8"/>
        <w:rPr>
          <w:rtl/>
        </w:rPr>
      </w:pPr>
      <w:r w:rsidRPr="00700074">
        <w:rPr>
          <w:rFonts w:hint="cs"/>
          <w:rtl/>
        </w:rPr>
        <w:t xml:space="preserve">וכן </w:t>
      </w:r>
      <w:r w:rsidR="00183BFF" w:rsidRPr="00700074">
        <w:rPr>
          <w:rtl/>
        </w:rPr>
        <w:t>יינות שמנים, וסלתות, וקטניות, אבל לא תבואה.</w:t>
      </w:r>
    </w:p>
    <w:p w14:paraId="48236ADD" w14:textId="77777777" w:rsidR="00183BFF" w:rsidRPr="006F178A" w:rsidRDefault="00183BFF" w:rsidP="00183BFF">
      <w:pPr>
        <w:pStyle w:val="afff8"/>
        <w:rPr>
          <w:rtl/>
        </w:rPr>
      </w:pPr>
      <w:r w:rsidRPr="002E264A">
        <w:rPr>
          <w:rStyle w:val="afffff1"/>
          <w:rtl/>
        </w:rPr>
        <w:t>ורבי שמעון</w:t>
      </w:r>
      <w:r w:rsidRPr="006F178A">
        <w:rPr>
          <w:rtl/>
        </w:rPr>
        <w:t xml:space="preserve"> מתיר בתבואה.</w:t>
      </w:r>
    </w:p>
    <w:p w14:paraId="007A67E7" w14:textId="77777777" w:rsidR="00971EA5" w:rsidRPr="00971EA5" w:rsidRDefault="00183BFF" w:rsidP="00971EA5">
      <w:pPr>
        <w:pStyle w:val="36"/>
        <w:framePr w:wrap="notBeside"/>
        <w:rPr>
          <w:rtl/>
        </w:rPr>
      </w:pPr>
      <w:r w:rsidRPr="00971EA5">
        <w:rPr>
          <w:rFonts w:hint="cs"/>
          <w:rtl/>
        </w:rPr>
        <w:t>תר</w:t>
      </w:r>
      <w:r w:rsidR="0001190A" w:rsidRPr="00971EA5">
        <w:rPr>
          <w:rtl/>
        </w:rPr>
        <w:t>"</w:t>
      </w:r>
      <w:r w:rsidRPr="00971EA5">
        <w:rPr>
          <w:rFonts w:hint="cs"/>
          <w:rtl/>
        </w:rPr>
        <w:t>י</w:t>
      </w:r>
      <w:r w:rsidRPr="00971EA5">
        <w:rPr>
          <w:rtl/>
        </w:rPr>
        <w:t>:</w:t>
      </w:r>
    </w:p>
    <w:p w14:paraId="11C76A64" w14:textId="1DBF7991" w:rsidR="00183BFF" w:rsidRDefault="00183BFF" w:rsidP="00183BFF">
      <w:pPr>
        <w:spacing w:before="60"/>
        <w:rPr>
          <w:rFonts w:ascii="Fb Fontext" w:hAnsi="Fb Fontext"/>
          <w:rtl/>
        </w:rPr>
      </w:pPr>
      <w:r w:rsidRPr="006F178A">
        <w:rPr>
          <w:rFonts w:ascii="Fb Fontext" w:hAnsi="Fb Fontext"/>
          <w:rtl/>
        </w:rPr>
        <w:t>ובלבד שלא יעשנו בשורה</w:t>
      </w:r>
      <w:r w:rsidR="00700074">
        <w:rPr>
          <w:rFonts w:ascii="Fb Fontext" w:hAnsi="Fb Fontext" w:hint="cs"/>
          <w:rtl/>
        </w:rPr>
        <w:t>- דהיינו ג' בני אדם</w:t>
      </w:r>
      <w:r w:rsidRPr="006F178A">
        <w:rPr>
          <w:rFonts w:ascii="Fb Fontext" w:hAnsi="Fb Fontext"/>
          <w:rtl/>
        </w:rPr>
        <w:t>.</w:t>
      </w:r>
      <w:r w:rsidRPr="006F178A">
        <w:rPr>
          <w:rFonts w:ascii="Fb Fontext" w:hAnsi="Fb Fontext" w:hint="cs"/>
          <w:rtl/>
        </w:rPr>
        <w:t xml:space="preserve"> </w:t>
      </w:r>
    </w:p>
    <w:p w14:paraId="2A494A75" w14:textId="77777777" w:rsidR="00183BFF" w:rsidRPr="006F178A" w:rsidRDefault="00183BFF" w:rsidP="00700074">
      <w:pPr>
        <w:rPr>
          <w:rtl/>
        </w:rPr>
      </w:pPr>
      <w:r w:rsidRPr="00D977D1">
        <w:rPr>
          <w:rFonts w:cs="PFT_Frank"/>
          <w:b/>
          <w:bCs/>
          <w:szCs w:val="14"/>
          <w:rtl/>
        </w:rPr>
        <w:t xml:space="preserve">בעי </w:t>
      </w:r>
      <w:r w:rsidRPr="002672C6">
        <w:rPr>
          <w:rStyle w:val="afffff3"/>
          <w:rtl/>
        </w:rPr>
        <w:t>רב אשי:</w:t>
      </w:r>
      <w:r w:rsidRPr="006F178A">
        <w:rPr>
          <w:rtl/>
        </w:rPr>
        <w:t xml:space="preserve"> </w:t>
      </w:r>
      <w:r w:rsidR="00700074">
        <w:rPr>
          <w:rFonts w:hint="cs"/>
          <w:rtl/>
        </w:rPr>
        <w:t xml:space="preserve">ג' </w:t>
      </w:r>
      <w:r w:rsidRPr="006F178A">
        <w:rPr>
          <w:rtl/>
        </w:rPr>
        <w:t>מיני</w:t>
      </w:r>
      <w:r w:rsidR="00700074">
        <w:rPr>
          <w:rFonts w:hint="cs"/>
          <w:rtl/>
        </w:rPr>
        <w:t>ם</w:t>
      </w:r>
      <w:r w:rsidRPr="006F178A">
        <w:rPr>
          <w:rtl/>
        </w:rPr>
        <w:t xml:space="preserve"> מאי? - </w:t>
      </w:r>
      <w:r w:rsidRPr="00EE6043">
        <w:rPr>
          <w:rFonts w:cs="PFT_Frank"/>
          <w:b/>
          <w:bCs/>
          <w:szCs w:val="14"/>
          <w:rtl/>
        </w:rPr>
        <w:t>תיקו</w:t>
      </w:r>
      <w:r w:rsidRPr="006F178A">
        <w:rPr>
          <w:rtl/>
        </w:rPr>
        <w:t>.</w:t>
      </w:r>
    </w:p>
    <w:p w14:paraId="58BA32F5" w14:textId="77777777" w:rsidR="00183BFF" w:rsidRPr="00C4622C" w:rsidRDefault="00183BFF" w:rsidP="00271FFA">
      <w:pPr>
        <w:spacing w:before="60"/>
        <w:jc w:val="center"/>
        <w:rPr>
          <w:rtl/>
        </w:rPr>
      </w:pPr>
      <w:r>
        <w:rPr>
          <w:rStyle w:val="afffff3"/>
          <w:sz w:val="18"/>
          <w:rtl/>
          <w:rPrChange w:id="9050" w:author="מנוע אמוראים" w:date="2026-10-05T16:41:24Z">
            <w:rPr>
              <w:rStyle w:val="affff1"/>
              <w:sz w:val="18"/>
              <w:rtl/>
            </w:rPr>
          </w:rPrChange>
        </w:rPr>
        <w:t xml:space="preserve">ר"</w:t>
      </w:r>
      <w:r>
        <w:rPr>
          <w:rStyle w:val="afffff3"/>
          <w:rFonts w:hint="cs"/>
          <w:sz w:val="18"/>
          <w:rtl/>
          <w:rPrChange w:id="9051" w:author="מנוע אמוראים" w:date="2026-10-05T16:41:24Z">
            <w:rPr>
              <w:rStyle w:val="affff1"/>
              <w:rFonts w:hint="cs"/>
              <w:sz w:val="18"/>
              <w:rtl/>
            </w:rPr>
          </w:rPrChange>
        </w:rPr>
        <w:t xml:space="preserve">ש</w:t>
      </w:r>
      <w:r w:rsidRPr="00C4622C">
        <w:rPr>
          <w:rStyle w:val="affff1"/>
          <w:sz w:val="18"/>
          <w:rtl/>
        </w:rPr>
        <w:t xml:space="preserve"> מתיר בתבואה.</w:t>
      </w:r>
    </w:p>
    <w:p w14:paraId="7A41D3A4" w14:textId="77777777" w:rsidR="00183BFF" w:rsidRPr="001F19F5" w:rsidRDefault="00183BFF" w:rsidP="00262BD8">
      <w:pPr>
        <w:rPr>
          <w:rtl/>
        </w:rPr>
      </w:pPr>
      <w:r w:rsidRPr="001F19F5">
        <w:rPr>
          <w:rtl/>
        </w:rPr>
        <w:t>כגון</w:t>
      </w:r>
      <w:r w:rsidRPr="001F19F5">
        <w:rPr>
          <w:rFonts w:hint="cs"/>
          <w:rtl/>
        </w:rPr>
        <w:t>:</w:t>
      </w:r>
      <w:r w:rsidRPr="001F19F5">
        <w:rPr>
          <w:rtl/>
        </w:rPr>
        <w:t xml:space="preserve"> חטין לעשות מהן לודיות, שעורים ליתן לפני בהמתו, </w:t>
      </w:r>
    </w:p>
    <w:p w14:paraId="4A613755" w14:textId="77777777" w:rsidR="00183BFF" w:rsidRPr="006F178A" w:rsidRDefault="00183BFF" w:rsidP="00271FFA">
      <w:pPr>
        <w:pStyle w:val="affffff0"/>
        <w:ind w:left="170" w:firstLine="170"/>
        <w:rPr>
          <w:rtl/>
        </w:rPr>
      </w:pPr>
      <w:r w:rsidRPr="006F178A">
        <w:rPr>
          <w:rtl/>
        </w:rPr>
        <w:t>עדשים לעשות מהן רסיסין.</w:t>
      </w:r>
    </w:p>
    <w:p>
      <w:pPr>
        <w:pStyle w:val="MishnaBatzad"/>
        <w:rPr>
          <w:ins w:id="20033" w:author="קלוד" w:date="2026-10-06T10:08:13Z"/>
        </w:rPr>
      </w:pPr>
      <w:ins w:id="20032" w:author="קלוד" w:date="2026-10-06T10:08:13Z">
        <w:r>
          <w:t xml:space="preserve">משנה י</w:t>
        </w:r>
      </w:ins>
    </w:p>
    <w:p w14:paraId="0E94A25B" w14:textId="77777777" w:rsidR="00183BFF" w:rsidRPr="00271FFA" w:rsidRDefault="00183BFF" w:rsidP="00183BFF">
      <w:pPr>
        <w:pStyle w:val="afff8"/>
        <w:spacing w:before="120"/>
        <w:rPr>
          <w:rtl/>
        </w:rPr>
        <w:pPrChange w:id="90012" w:author="קלוד" w:date="2026-10-08T12:08:16Z">
          <w:pPr>
            <w:pStyle w:val="afff8"/>
          </w:pPr>
        </w:pPrChange>
      </w:pPr>
      <w:r w:rsidRPr="00271FFA">
        <w:rPr>
          <w:b/>
          <w:bCs/>
          <w:rtl/>
        </w:rPr>
        <w:t>משלחין כלים,</w:t>
      </w:r>
      <w:r w:rsidRPr="00271FFA">
        <w:rPr>
          <w:rtl/>
        </w:rPr>
        <w:t xml:space="preserve"> בין תפורין בין שאינן תפורין, </w:t>
      </w:r>
    </w:p>
    <w:p w14:paraId="772534CD" w14:textId="77777777" w:rsidR="00183BFF" w:rsidRPr="00271FFA" w:rsidRDefault="00183BFF" w:rsidP="00700074">
      <w:pPr>
        <w:pStyle w:val="afff8"/>
        <w:rPr>
          <w:rtl/>
        </w:rPr>
      </w:pPr>
      <w:r w:rsidRPr="00271FFA">
        <w:rPr>
          <w:rtl/>
        </w:rPr>
        <w:t xml:space="preserve">ואף על פי שיש בהן כלאים, </w:t>
      </w:r>
      <w:r w:rsidR="00700074" w:rsidRPr="00271FFA">
        <w:rPr>
          <w:rFonts w:hint="cs"/>
          <w:rtl/>
        </w:rPr>
        <w:t>ואינן</w:t>
      </w:r>
      <w:r w:rsidRPr="00271FFA">
        <w:rPr>
          <w:rtl/>
        </w:rPr>
        <w:t xml:space="preserve"> לצורך המועד</w:t>
      </w:r>
      <w:r w:rsidRPr="00271FFA">
        <w:rPr>
          <w:rFonts w:hint="cs"/>
          <w:rtl/>
        </w:rPr>
        <w:t>.</w:t>
      </w:r>
    </w:p>
    <w:p w14:paraId="6967A211" w14:textId="77777777" w:rsidR="00183BFF" w:rsidRPr="00271FFA" w:rsidRDefault="00700074" w:rsidP="00183BFF">
      <w:pPr>
        <w:pStyle w:val="afff8"/>
        <w:rPr>
          <w:rtl/>
        </w:rPr>
      </w:pPr>
      <w:r w:rsidRPr="00271FFA">
        <w:rPr>
          <w:rtl/>
        </w:rPr>
        <w:t>אבל לא סנדל המסומר, ו</w:t>
      </w:r>
      <w:r w:rsidR="00183BFF" w:rsidRPr="00271FFA">
        <w:rPr>
          <w:rtl/>
        </w:rPr>
        <w:t>מנעל שאינו תפור.</w:t>
      </w:r>
    </w:p>
    <w:p w14:paraId="47C16148" w14:textId="77777777" w:rsidR="00183BFF" w:rsidRPr="00271FFA" w:rsidRDefault="00183BFF" w:rsidP="00183BFF">
      <w:pPr>
        <w:pStyle w:val="afff8"/>
        <w:rPr>
          <w:rtl/>
        </w:rPr>
      </w:pPr>
      <w:r w:rsidRPr="00271FFA">
        <w:rPr>
          <w:rStyle w:val="afffff1"/>
          <w:rtl/>
        </w:rPr>
        <w:t>ר</w:t>
      </w:r>
      <w:r w:rsidRPr="00271FFA">
        <w:rPr>
          <w:rStyle w:val="afffff1"/>
          <w:rFonts w:hint="cs"/>
          <w:rtl/>
        </w:rPr>
        <w:t>"י</w:t>
      </w:r>
      <w:r w:rsidRPr="00271FFA">
        <w:rPr>
          <w:rStyle w:val="afffff1"/>
          <w:rtl/>
        </w:rPr>
        <w:t xml:space="preserve">: </w:t>
      </w:r>
      <w:r w:rsidRPr="00271FFA">
        <w:rPr>
          <w:rtl/>
        </w:rPr>
        <w:t>אף לא מנעל לבן, מפני שצריך אומן.</w:t>
      </w:r>
    </w:p>
    <w:p w14:paraId="60BDF1B4" w14:textId="77777777" w:rsidR="00183BFF" w:rsidRPr="00271FFA" w:rsidRDefault="00700074" w:rsidP="00183BFF">
      <w:pPr>
        <w:pStyle w:val="afff8"/>
        <w:rPr>
          <w:rtl/>
        </w:rPr>
      </w:pPr>
      <w:r w:rsidRPr="00271FFA">
        <w:rPr>
          <w:b/>
          <w:bCs/>
          <w:rtl/>
        </w:rPr>
        <w:t xml:space="preserve">זה הכלל: </w:t>
      </w:r>
      <w:r w:rsidRPr="00271FFA">
        <w:rPr>
          <w:rtl/>
        </w:rPr>
        <w:t>כל שנאותין בו</w:t>
      </w:r>
      <w:r w:rsidR="00183BFF" w:rsidRPr="00271FFA">
        <w:rPr>
          <w:rtl/>
        </w:rPr>
        <w:t xml:space="preserve"> ביו"ט משלחין אותו.</w:t>
      </w:r>
    </w:p>
    <w:p w14:paraId="71EE6B77" w14:textId="77777777" w:rsidR="00183BFF" w:rsidRPr="006F178A" w:rsidRDefault="00183BFF" w:rsidP="007325C7">
      <w:pPr>
        <w:pStyle w:val="afffffe"/>
        <w:rPr>
          <w:rtl/>
        </w:rPr>
      </w:pPr>
      <w:r w:rsidRPr="00C4622C">
        <w:rPr>
          <w:rStyle w:val="affff1"/>
          <w:sz w:val="18"/>
          <w:rtl/>
        </w:rPr>
        <w:t>תפורין -</w:t>
      </w:r>
      <w:r w:rsidR="00700074">
        <w:rPr>
          <w:rtl/>
        </w:rPr>
        <w:t xml:space="preserve"> </w:t>
      </w:r>
      <w:r w:rsidRPr="006F178A">
        <w:rPr>
          <w:rtl/>
        </w:rPr>
        <w:t xml:space="preserve">למלבוש. </w:t>
      </w:r>
      <w:r w:rsidRPr="00C4622C">
        <w:rPr>
          <w:rStyle w:val="affff1"/>
          <w:sz w:val="18"/>
          <w:rtl/>
        </w:rPr>
        <w:t>שאין תפורין</w:t>
      </w:r>
      <w:r w:rsidR="00700074" w:rsidRPr="00C4622C">
        <w:rPr>
          <w:rStyle w:val="affff1"/>
          <w:rFonts w:hint="cs"/>
          <w:sz w:val="18"/>
          <w:rtl/>
        </w:rPr>
        <w:t>-</w:t>
      </w:r>
      <w:r w:rsidRPr="006F178A">
        <w:rPr>
          <w:rtl/>
        </w:rPr>
        <w:t xml:space="preserve"> לכסויי.</w:t>
      </w:r>
    </w:p>
    <w:p w14:paraId="629DB5B4" w14:textId="77777777" w:rsidR="00183BFF" w:rsidRPr="006F178A" w:rsidRDefault="00183BFF" w:rsidP="00183BFF">
      <w:pPr>
        <w:rPr>
          <w:rtl/>
        </w:rPr>
      </w:pPr>
      <w:r w:rsidRPr="00C4622C">
        <w:rPr>
          <w:rStyle w:val="affff1"/>
          <w:sz w:val="18"/>
          <w:rtl/>
        </w:rPr>
        <w:t xml:space="preserve">כלאים </w:t>
      </w:r>
      <w:r w:rsidR="00700074">
        <w:rPr>
          <w:rFonts w:hint="cs"/>
          <w:rtl/>
        </w:rPr>
        <w:t xml:space="preserve">- </w:t>
      </w:r>
      <w:r w:rsidRPr="006F178A">
        <w:rPr>
          <w:rFonts w:hint="cs"/>
          <w:rtl/>
        </w:rPr>
        <w:t xml:space="preserve">בקשים </w:t>
      </w:r>
      <w:r w:rsidRPr="00700074">
        <w:rPr>
          <w:rStyle w:val="afffff3"/>
          <w:rFonts w:hint="cs"/>
          <w:rtl/>
        </w:rPr>
        <w:t>כרהבדר</w:t>
      </w:r>
      <w:r w:rsidRPr="00700074">
        <w:rPr>
          <w:rStyle w:val="afffff3"/>
          <w:rtl/>
        </w:rPr>
        <w:t>"</w:t>
      </w:r>
      <w:r w:rsidRPr="00700074">
        <w:rPr>
          <w:rStyle w:val="afffff3"/>
          <w:rFonts w:hint="cs"/>
          <w:rtl/>
        </w:rPr>
        <w:t>י</w:t>
      </w:r>
      <w:r w:rsidR="00804750">
        <w:rPr>
          <w:rStyle w:val="afffff3"/>
          <w:rFonts w:hint="cs"/>
          <w:rtl/>
        </w:rPr>
        <w:t>:</w:t>
      </w:r>
      <w:r w:rsidRPr="00700074">
        <w:rPr>
          <w:rStyle w:val="afffff3"/>
          <w:rFonts w:hint="cs"/>
          <w:rtl/>
        </w:rPr>
        <w:t xml:space="preserve"> </w:t>
      </w:r>
      <w:r w:rsidRPr="006F178A">
        <w:rPr>
          <w:rFonts w:hint="cs"/>
          <w:rtl/>
        </w:rPr>
        <w:t>דמושב קשה מותר.</w:t>
      </w:r>
    </w:p>
    <w:p w14:paraId="0C481226" w14:textId="77777777" w:rsidR="005203B1" w:rsidRPr="005203B1" w:rsidRDefault="00183BFF" w:rsidP="005203B1">
      <w:pPr>
        <w:pStyle w:val="36"/>
        <w:framePr w:wrap="notBeside"/>
        <w:rPr>
          <w:rtl/>
        </w:rPr>
      </w:pPr>
      <w:r w:rsidRPr="005203B1">
        <w:rPr>
          <w:rFonts w:hint="cs"/>
          <w:rtl/>
        </w:rPr>
        <w:t>ולא מיירי</w:t>
      </w:r>
    </w:p>
    <w:p w14:paraId="6403705E" w14:textId="77777777" w:rsidR="005203B1" w:rsidRDefault="00183BFF" w:rsidP="00271FFA">
      <w:pPr>
        <w:rPr>
          <w:rtl/>
        </w:rPr>
      </w:pPr>
      <w:r w:rsidRPr="006F178A">
        <w:rPr>
          <w:rFonts w:hint="cs"/>
          <w:rtl/>
        </w:rPr>
        <w:t xml:space="preserve">במצעות </w:t>
      </w:r>
      <w:r w:rsidR="00721257">
        <w:rPr>
          <w:rFonts w:hint="cs"/>
          <w:rtl/>
        </w:rPr>
        <w:t xml:space="preserve">רכים </w:t>
      </w:r>
      <w:r w:rsidRPr="006F178A">
        <w:rPr>
          <w:rFonts w:hint="cs"/>
          <w:rtl/>
        </w:rPr>
        <w:t>שתחת</w:t>
      </w:r>
      <w:r>
        <w:rPr>
          <w:rFonts w:hint="cs"/>
          <w:rtl/>
        </w:rPr>
        <w:t>,</w:t>
      </w:r>
      <w:r w:rsidRPr="006F178A">
        <w:rPr>
          <w:rFonts w:hint="cs"/>
          <w:rtl/>
        </w:rPr>
        <w:t xml:space="preserve"> שמא יעלה נימה על בשרו.</w:t>
      </w:r>
    </w:p>
    <w:p w14:paraId="6851C39B" w14:textId="77777777" w:rsidR="005203B1" w:rsidRPr="005203B1" w:rsidRDefault="00271FFA" w:rsidP="005203B1">
      <w:pPr>
        <w:pStyle w:val="36"/>
        <w:framePr w:wrap="notBeside"/>
        <w:rPr>
          <w:rtl/>
        </w:rPr>
      </w:pPr>
      <w:r w:rsidRPr="005203B1">
        <w:rPr>
          <w:rFonts w:hint="cs"/>
          <w:rtl/>
        </w:rPr>
        <w:t>ואפי'</w:t>
      </w:r>
    </w:p>
    <w:p w14:paraId="5750B5CC" w14:textId="78FC7060" w:rsidR="00183BFF" w:rsidRDefault="00271FFA" w:rsidP="00F22675">
      <w:pPr>
        <w:spacing w:after="60"/>
        <w:rPr>
          <w:rtl/>
        </w:rPr>
      </w:pPr>
      <w:r w:rsidRPr="005203B1">
        <w:rPr>
          <w:rFonts w:hint="cs"/>
          <w:spacing w:val="-6"/>
          <w:rtl/>
        </w:rPr>
        <w:lastRenderedPageBreak/>
        <w:t>ש</w:t>
      </w:r>
      <w:r w:rsidR="00183BFF" w:rsidRPr="005203B1">
        <w:rPr>
          <w:rFonts w:hint="cs"/>
          <w:spacing w:val="-6"/>
          <w:rtl/>
        </w:rPr>
        <w:t xml:space="preserve">מפסיק </w:t>
      </w:r>
      <w:r w:rsidR="00E81ECA" w:rsidRPr="005203B1">
        <w:rPr>
          <w:rFonts w:hint="cs"/>
          <w:spacing w:val="-6"/>
          <w:rtl/>
        </w:rPr>
        <w:t>ב</w:t>
      </w:r>
      <w:r w:rsidR="00721257" w:rsidRPr="005203B1">
        <w:rPr>
          <w:rFonts w:hint="cs"/>
          <w:spacing w:val="-6"/>
          <w:rtl/>
        </w:rPr>
        <w:t>בגד אחר</w:t>
      </w:r>
      <w:r w:rsidR="00E81ECA" w:rsidRPr="005203B1">
        <w:rPr>
          <w:rFonts w:hint="cs"/>
          <w:spacing w:val="-6"/>
          <w:rtl/>
        </w:rPr>
        <w:t>, ד</w:t>
      </w:r>
      <w:r w:rsidR="00183BFF" w:rsidRPr="005203B1">
        <w:rPr>
          <w:rFonts w:hint="cs"/>
          <w:spacing w:val="-6"/>
          <w:rtl/>
        </w:rPr>
        <w:t xml:space="preserve">י' </w:t>
      </w:r>
      <w:r w:rsidR="00E81ECA" w:rsidRPr="005203B1">
        <w:rPr>
          <w:spacing w:val="-6"/>
          <w:rtl/>
        </w:rPr>
        <w:t>מצעות</w:t>
      </w:r>
      <w:r w:rsidR="00183BFF" w:rsidRPr="005203B1">
        <w:rPr>
          <w:rFonts w:hint="cs"/>
          <w:spacing w:val="-6"/>
          <w:rtl/>
        </w:rPr>
        <w:t xml:space="preserve"> </w:t>
      </w:r>
      <w:r w:rsidR="00183BFF" w:rsidRPr="005203B1">
        <w:rPr>
          <w:spacing w:val="-6"/>
          <w:rtl/>
        </w:rPr>
        <w:t>וכלאים תחתיהן אסור לישן עליהם.</w:t>
      </w:r>
      <w:r w:rsidR="005203B1" w:rsidRPr="00EE6043">
        <w:rPr>
          <w:rFonts w:cs="PFT_Frank" w:hint="cs"/>
          <w:b/>
          <w:bCs/>
          <w:szCs w:val="14"/>
          <w:rtl/>
        </w:rPr>
        <w:t xml:space="preserve"> </w:t>
      </w:r>
      <w:r w:rsidR="00183BFF" w:rsidRPr="00EE6043">
        <w:rPr>
          <w:rFonts w:cs="PFT_Frank" w:hint="cs"/>
          <w:b/>
          <w:bCs/>
          <w:szCs w:val="14"/>
          <w:rtl/>
        </w:rPr>
        <w:t>ולא</w:t>
      </w:r>
      <w:r w:rsidR="00183BFF" w:rsidRPr="00C35E75">
        <w:rPr>
          <w:rFonts w:hint="cs"/>
          <w:rtl/>
        </w:rPr>
        <w:t xml:space="preserve"> בוילון</w:t>
      </w:r>
      <w:r w:rsidR="00721257">
        <w:rPr>
          <w:rFonts w:hint="cs"/>
          <w:rtl/>
        </w:rPr>
        <w:t>,</w:t>
      </w:r>
      <w:r w:rsidR="00183BFF" w:rsidRPr="00C35E75">
        <w:rPr>
          <w:rFonts w:hint="cs"/>
          <w:rtl/>
        </w:rPr>
        <w:t xml:space="preserve"> </w:t>
      </w:r>
      <w:r w:rsidR="00721257">
        <w:rPr>
          <w:rFonts w:hint="cs"/>
          <w:rtl/>
        </w:rPr>
        <w:t xml:space="preserve">- </w:t>
      </w:r>
      <w:r w:rsidR="00183BFF" w:rsidRPr="00C35E75">
        <w:rPr>
          <w:rFonts w:hint="cs"/>
          <w:rtl/>
        </w:rPr>
        <w:t xml:space="preserve">מפני שהשמש מתחמם </w:t>
      </w:r>
      <w:r w:rsidR="00E81ECA">
        <w:rPr>
          <w:rFonts w:hint="cs"/>
          <w:rtl/>
        </w:rPr>
        <w:t>בו</w:t>
      </w:r>
      <w:r w:rsidR="00183BFF" w:rsidRPr="00C35E75">
        <w:rPr>
          <w:rFonts w:hint="cs"/>
          <w:rtl/>
        </w:rPr>
        <w:t>.</w:t>
      </w:r>
    </w:p>
    <w:p w14:paraId="4E5B332B" w14:textId="77777777" w:rsidR="00186617" w:rsidRPr="00C35E75" w:rsidRDefault="00186617" w:rsidP="00186617">
      <w:pPr>
        <w:pStyle w:val="afff2"/>
        <w:framePr w:wrap="around"/>
        <w:rPr>
          <w:rtl/>
        </w:rPr>
      </w:pPr>
      <w:r>
        <w:rPr>
          <w:rFonts w:hint="cs"/>
          <w:rtl/>
        </w:rPr>
        <w:t>טו.</w:t>
      </w:r>
    </w:p>
    <w:p w14:paraId="413D7ACC" w14:textId="77777777" w:rsidR="00F22675" w:rsidRPr="00F22675" w:rsidRDefault="00721257" w:rsidP="00F22675">
      <w:pPr>
        <w:pStyle w:val="36"/>
        <w:framePr w:wrap="notBeside"/>
        <w:rPr>
          <w:rtl/>
        </w:rPr>
      </w:pPr>
      <w:r w:rsidRPr="00F22675">
        <w:rPr>
          <w:rFonts w:hint="cs"/>
          <w:rtl/>
        </w:rPr>
        <w:t>ר"פ</w:t>
      </w:r>
      <w:r w:rsidR="00183BFF" w:rsidRPr="00F22675">
        <w:rPr>
          <w:rtl/>
        </w:rPr>
        <w:t>:</w:t>
      </w:r>
    </w:p>
    <w:p w14:paraId="1BC6CD38" w14:textId="09FED5F6" w:rsidR="00183BFF" w:rsidRPr="006F178A" w:rsidRDefault="00183BFF" w:rsidP="00F22675">
      <w:pPr>
        <w:pStyle w:val="afffffe"/>
        <w:spacing w:before="0"/>
        <w:rPr>
          <w:rtl/>
        </w:rPr>
      </w:pPr>
      <w:r w:rsidRPr="00EE6043">
        <w:rPr>
          <w:rFonts w:cs="PFT_Frank"/>
          <w:b/>
          <w:bCs/>
          <w:szCs w:val="14"/>
          <w:rtl/>
        </w:rPr>
        <w:t>ערדלין</w:t>
      </w:r>
      <w:r w:rsidRPr="006F178A">
        <w:rPr>
          <w:rtl/>
        </w:rPr>
        <w:t xml:space="preserve"> אין בהן </w:t>
      </w:r>
      <w:r w:rsidR="00E81ECA">
        <w:rPr>
          <w:rFonts w:hint="cs"/>
          <w:rtl/>
        </w:rPr>
        <w:t>משום</w:t>
      </w:r>
      <w:r w:rsidRPr="006F178A">
        <w:rPr>
          <w:rtl/>
        </w:rPr>
        <w:t xml:space="preserve"> כלאים</w:t>
      </w:r>
      <w:r w:rsidR="00721257">
        <w:rPr>
          <w:rFonts w:hint="cs"/>
          <w:rtl/>
        </w:rPr>
        <w:t xml:space="preserve"> דקשים</w:t>
      </w:r>
      <w:r w:rsidRPr="006F178A">
        <w:rPr>
          <w:rtl/>
        </w:rPr>
        <w:t>.</w:t>
      </w:r>
    </w:p>
    <w:p w14:paraId="399EE62C" w14:textId="77777777" w:rsidR="00F22675" w:rsidRPr="00F22675" w:rsidRDefault="00183BFF" w:rsidP="00F22675">
      <w:pPr>
        <w:pStyle w:val="36"/>
        <w:framePr w:wrap="notBeside"/>
        <w:rPr>
          <w:rtl/>
        </w:rPr>
      </w:pPr>
      <w:r w:rsidRPr="00F22675">
        <w:rPr>
          <w:rtl/>
        </w:rPr>
        <w:t>רבא:</w:t>
      </w:r>
    </w:p>
    <w:p w14:paraId="34BB9398" w14:textId="418840A2" w:rsidR="00183BFF" w:rsidRPr="00C35E75" w:rsidRDefault="00183BFF" w:rsidP="00271FFA">
      <w:pPr>
        <w:rPr>
          <w:rtl/>
        </w:rPr>
      </w:pPr>
      <w:r w:rsidRPr="00EE6043">
        <w:rPr>
          <w:rFonts w:cs="PFT_Frank" w:hint="cs"/>
          <w:b/>
          <w:bCs/>
          <w:szCs w:val="14"/>
          <w:rtl/>
        </w:rPr>
        <w:t>כיס מעות</w:t>
      </w:r>
      <w:r w:rsidRPr="00C35E75">
        <w:rPr>
          <w:rFonts w:hint="cs"/>
          <w:rtl/>
        </w:rPr>
        <w:t xml:space="preserve"> </w:t>
      </w:r>
      <w:r w:rsidRPr="00C35E75">
        <w:rPr>
          <w:rtl/>
        </w:rPr>
        <w:t>אין ב</w:t>
      </w:r>
      <w:r w:rsidR="00E81ECA">
        <w:rPr>
          <w:rFonts w:hint="cs"/>
          <w:rtl/>
        </w:rPr>
        <w:t>ו</w:t>
      </w:r>
      <w:r w:rsidRPr="00C35E75">
        <w:rPr>
          <w:rtl/>
        </w:rPr>
        <w:t xml:space="preserve"> משום כלאים</w:t>
      </w:r>
      <w:r w:rsidRPr="00C35E75">
        <w:rPr>
          <w:rFonts w:hint="cs"/>
          <w:rtl/>
        </w:rPr>
        <w:t xml:space="preserve"> </w:t>
      </w:r>
      <w:r w:rsidR="00E81ECA">
        <w:rPr>
          <w:rFonts w:hint="cs"/>
          <w:rtl/>
        </w:rPr>
        <w:t xml:space="preserve">שאין </w:t>
      </w:r>
      <w:r w:rsidRPr="00C35E75">
        <w:rPr>
          <w:rFonts w:hint="cs"/>
          <w:rtl/>
        </w:rPr>
        <w:t>מחממין</w:t>
      </w:r>
      <w:r w:rsidRPr="00C35E75">
        <w:rPr>
          <w:rtl/>
        </w:rPr>
        <w:t xml:space="preserve">, </w:t>
      </w:r>
    </w:p>
    <w:p w14:paraId="1B19F52E" w14:textId="65E10485" w:rsidR="00183BFF" w:rsidRPr="006F178A" w:rsidRDefault="00E81ECA" w:rsidP="00271FFA">
      <w:pPr>
        <w:rPr>
          <w:rtl/>
        </w:rPr>
      </w:pPr>
      <w:r w:rsidRPr="00EE6043">
        <w:rPr>
          <w:rFonts w:cs="PFT_Frank" w:hint="cs"/>
          <w:b/>
          <w:bCs/>
          <w:szCs w:val="14"/>
          <w:rtl/>
        </w:rPr>
        <w:t>כיס</w:t>
      </w:r>
      <w:r w:rsidR="00183BFF" w:rsidRPr="00EE6043">
        <w:rPr>
          <w:rFonts w:cs="PFT_Frank" w:hint="cs"/>
          <w:b/>
          <w:bCs/>
          <w:szCs w:val="14"/>
          <w:rtl/>
        </w:rPr>
        <w:t xml:space="preserve"> זרעים</w:t>
      </w:r>
      <w:r w:rsidR="00183BFF" w:rsidRPr="006F178A">
        <w:rPr>
          <w:rFonts w:hint="cs"/>
          <w:rtl/>
        </w:rPr>
        <w:t xml:space="preserve"> יש </w:t>
      </w:r>
      <w:r>
        <w:rPr>
          <w:rFonts w:hint="cs"/>
          <w:rtl/>
        </w:rPr>
        <w:t xml:space="preserve">משום </w:t>
      </w:r>
      <w:r w:rsidR="00183BFF" w:rsidRPr="006F178A">
        <w:rPr>
          <w:rFonts w:hint="cs"/>
          <w:rtl/>
        </w:rPr>
        <w:t>כלאים.</w:t>
      </w:r>
    </w:p>
    <w:p w14:paraId="298BB67C" w14:textId="77777777" w:rsidR="00F22675" w:rsidRPr="00F22675" w:rsidRDefault="00183BFF" w:rsidP="00F22675">
      <w:pPr>
        <w:pStyle w:val="36"/>
        <w:framePr w:wrap="notBeside"/>
        <w:rPr>
          <w:rtl/>
        </w:rPr>
      </w:pPr>
      <w:r w:rsidRPr="00F22675">
        <w:rPr>
          <w:rFonts w:hint="cs"/>
          <w:rtl/>
        </w:rPr>
        <w:t>ר</w:t>
      </w:r>
      <w:r w:rsidR="00E46305" w:rsidRPr="00F22675">
        <w:rPr>
          <w:rFonts w:hint="cs"/>
          <w:rtl/>
        </w:rPr>
        <w:t>"א</w:t>
      </w:r>
      <w:r w:rsidRPr="00F22675">
        <w:rPr>
          <w:rtl/>
        </w:rPr>
        <w:t>:</w:t>
      </w:r>
    </w:p>
    <w:p w14:paraId="4DDF99B6" w14:textId="25759AD8" w:rsidR="00183BFF" w:rsidRPr="006F178A" w:rsidRDefault="00E81ECA" w:rsidP="00E46305">
      <w:pPr>
        <w:rPr>
          <w:rtl/>
        </w:rPr>
      </w:pPr>
      <w:r>
        <w:rPr>
          <w:rFonts w:hint="cs"/>
          <w:rtl/>
        </w:rPr>
        <w:t xml:space="preserve">שניהם </w:t>
      </w:r>
      <w:r w:rsidR="00183BFF" w:rsidRPr="006F178A">
        <w:rPr>
          <w:rtl/>
        </w:rPr>
        <w:t>אין בהן כלאים,</w:t>
      </w:r>
      <w:r>
        <w:rPr>
          <w:rFonts w:hint="cs"/>
          <w:rtl/>
        </w:rPr>
        <w:t xml:space="preserve"> </w:t>
      </w:r>
      <w:r w:rsidR="00183BFF" w:rsidRPr="006F178A">
        <w:rPr>
          <w:rtl/>
        </w:rPr>
        <w:t>שאין דרך חמום בכך.</w:t>
      </w:r>
    </w:p>
    <w:p w14:paraId="1618B735" w14:textId="7930F344" w:rsidR="00183BFF" w:rsidRPr="006F178A" w:rsidRDefault="00B35974" w:rsidP="00B35974">
      <w:pPr>
        <w:pStyle w:val="afff0"/>
        <w:rPr>
          <w:del w:id="90030" w:author="מנוע עיצוב" w:date="2026-10-08T11:01:28Z"/>
          <w:rtl/>
        </w:rPr>
      </w:pPr>
      <w:del w:id="90029" w:author="מנוע עיצוב" w:date="2026-10-08T11:01:28Z">
        <w:r>
          <w:rPr>
            <w:rFonts w:ascii="BA TM • Vilna Extra-Bold" w:hAnsi="BA TM • Vilna Extra-Bold" w:hint="cs"/>
            <w:rtl/>
          </w:rPr>
          <w:delText xml:space="preserve">****</w:delText>
        </w:r>
      </w:del>
    </w:p>
    <w:p w14:paraId="4D3928CC" w14:textId="77777777" w:rsidR="00183BFF" w:rsidRPr="00C4622C" w:rsidRDefault="00183BFF" w:rsidP="00271FFA">
      <w:pPr>
        <w:pStyle w:val="affff0"/>
        <w:ind w:end="0"/>
        <w:rPr>
          <w:sz w:val="18"/>
          <w:rtl/>
        </w:rPr>
      </w:pPr>
      <w:r w:rsidRPr="00C4622C">
        <w:rPr>
          <w:rtl/>
          <w:rPrChange w:id="40014" w:author="Claude" w:date="2026-10-06T13:34:26Z">
            <w:rPr>
              <w:sz w:val="18"/>
              <w:rtl/>
            </w:rPr>
          </w:rPrChange>
        </w:rPr>
        <w:t>אבל לא סנדל המסומר.</w:t>
      </w:r>
    </w:p>
    <w:p w14:paraId="1CD19E4A" w14:textId="77777777" w:rsidR="00F22675" w:rsidRPr="00F22675" w:rsidRDefault="00183BFF" w:rsidP="00F22675">
      <w:pPr>
        <w:pStyle w:val="36"/>
        <w:framePr w:wrap="notBeside"/>
        <w:rPr>
          <w:rtl/>
        </w:rPr>
      </w:pPr>
      <w:r w:rsidRPr="00F22675">
        <w:rPr>
          <w:rtl/>
        </w:rPr>
        <w:t>אביי</w:t>
      </w:r>
      <w:r w:rsidR="00E81ECA" w:rsidRPr="00F22675">
        <w:rPr>
          <w:rtl/>
        </w:rPr>
        <w:t>:</w:t>
      </w:r>
    </w:p>
    <w:p w14:paraId="24DEEAF6" w14:textId="3A2864CC" w:rsidR="00183BFF" w:rsidRPr="006F178A" w:rsidRDefault="00183BFF" w:rsidP="00F22675">
      <w:pPr>
        <w:rPr>
          <w:rtl/>
        </w:rPr>
      </w:pPr>
      <w:r w:rsidRPr="006F178A">
        <w:rPr>
          <w:rtl/>
        </w:rPr>
        <w:t>אסור לנעלו</w:t>
      </w:r>
      <w:r>
        <w:rPr>
          <w:rFonts w:hint="cs"/>
          <w:rtl/>
        </w:rPr>
        <w:t>,</w:t>
      </w:r>
      <w:r w:rsidRPr="006F178A">
        <w:rPr>
          <w:rtl/>
        </w:rPr>
        <w:t xml:space="preserve"> משום מעשה שהיה.</w:t>
      </w:r>
    </w:p>
    <w:p w14:paraId="16E89279" w14:textId="77777777" w:rsidR="00183BFF" w:rsidRPr="00C35E75" w:rsidRDefault="00183BFF" w:rsidP="00F22675">
      <w:pPr>
        <w:rPr>
          <w:spacing w:val="-2"/>
          <w:rtl/>
        </w:rPr>
      </w:pPr>
      <w:r w:rsidRPr="00C35E75">
        <w:rPr>
          <w:rFonts w:ascii="Fb Fontext" w:hAnsi="Fb Fontext"/>
          <w:spacing w:val="-2"/>
          <w:sz w:val="20"/>
          <w:rtl/>
        </w:rPr>
        <w:t xml:space="preserve">ומותר לטלטלו </w:t>
      </w:r>
      <w:r w:rsidR="00E81ECA">
        <w:rPr>
          <w:rFonts w:ascii="Fb Fontext" w:hAnsi="Fb Fontext"/>
          <w:spacing w:val="-2"/>
          <w:sz w:val="20"/>
          <w:rtl/>
        </w:rPr>
        <w:t>–</w:t>
      </w:r>
      <w:r w:rsidRPr="00C35E75">
        <w:rPr>
          <w:rFonts w:ascii="Fb Fontext" w:hAnsi="Fb Fontext"/>
          <w:spacing w:val="-2"/>
          <w:sz w:val="20"/>
          <w:rtl/>
        </w:rPr>
        <w:t xml:space="preserve"> מד</w:t>
      </w:r>
      <w:r w:rsidR="00E81ECA">
        <w:rPr>
          <w:rFonts w:ascii="Fb Fontext" w:hAnsi="Fb Fontext" w:hint="cs"/>
          <w:spacing w:val="-2"/>
          <w:sz w:val="20"/>
          <w:rtl/>
        </w:rPr>
        <w:t>רק לשלחו אסור</w:t>
      </w:r>
      <w:r w:rsidRPr="00C35E75">
        <w:rPr>
          <w:rFonts w:ascii="Fb Fontext" w:hAnsi="Fb Fontext" w:hint="cs"/>
          <w:spacing w:val="-2"/>
          <w:sz w:val="20"/>
          <w:rtl/>
        </w:rPr>
        <w:t xml:space="preserve"> </w:t>
      </w:r>
      <w:r w:rsidR="00E81ECA" w:rsidRPr="00E81ECA">
        <w:rPr>
          <w:rStyle w:val="afffffc"/>
          <w:rFonts w:hint="cs"/>
          <w:rtl/>
        </w:rPr>
        <w:t>שמא ינעלנו</w:t>
      </w:r>
      <w:r w:rsidRPr="00C35E75">
        <w:rPr>
          <w:rFonts w:ascii="Fb Fontext" w:hAnsi="Fb Fontext"/>
          <w:spacing w:val="-2"/>
          <w:sz w:val="20"/>
          <w:rtl/>
        </w:rPr>
        <w:t>.</w:t>
      </w:r>
    </w:p>
    <w:p w14:paraId="7347DAC9" w14:textId="77777777" w:rsidR="00183BFF" w:rsidRPr="006F178A" w:rsidRDefault="00183BFF" w:rsidP="00E81ECA">
      <w:pPr>
        <w:rPr>
          <w:rtl/>
        </w:rPr>
      </w:pPr>
      <w:r w:rsidRPr="00C4622C">
        <w:rPr>
          <w:rStyle w:val="affff1"/>
          <w:sz w:val="18"/>
          <w:rtl/>
        </w:rPr>
        <w:t>ולא מנעל שאינו תפור.</w:t>
      </w:r>
      <w:r w:rsidRPr="00C4622C">
        <w:rPr>
          <w:rStyle w:val="affff1"/>
          <w:rFonts w:hint="cs"/>
          <w:sz w:val="18"/>
          <w:rtl/>
        </w:rPr>
        <w:t xml:space="preserve"> </w:t>
      </w:r>
      <w:r w:rsidRPr="006F178A">
        <w:rPr>
          <w:rFonts w:ascii="Fb Fontext" w:hAnsi="Fb Fontext" w:hint="cs"/>
          <w:rtl/>
        </w:rPr>
        <w:t>א</w:t>
      </w:r>
      <w:r w:rsidR="00E81ECA">
        <w:rPr>
          <w:rFonts w:ascii="Fb Fontext" w:hAnsi="Fb Fontext" w:hint="cs"/>
          <w:rtl/>
        </w:rPr>
        <w:t>פי' שיש לו יתדות</w:t>
      </w:r>
      <w:r w:rsidRPr="006F178A">
        <w:rPr>
          <w:rFonts w:ascii="Fb Fontext" w:hAnsi="Fb Fontext" w:hint="cs"/>
          <w:rtl/>
        </w:rPr>
        <w:t>.</w:t>
      </w:r>
    </w:p>
    <w:p w14:paraId="55849838" w14:textId="77777777" w:rsidR="00FF4F2D" w:rsidRPr="00FF4F2D" w:rsidRDefault="00183BFF" w:rsidP="00FF4F2D">
      <w:pPr>
        <w:pStyle w:val="36"/>
        <w:framePr w:wrap="notBeside"/>
        <w:rPr>
          <w:rtl/>
        </w:rPr>
      </w:pPr>
      <w:r w:rsidRPr="00FF4F2D">
        <w:rPr>
          <w:rFonts w:hint="cs"/>
          <w:rtl/>
        </w:rPr>
        <w:t>ר</w:t>
      </w:r>
      <w:r w:rsidRPr="00FF4F2D">
        <w:rPr>
          <w:rtl/>
        </w:rPr>
        <w:t>"</w:t>
      </w:r>
      <w:r w:rsidRPr="00FF4F2D">
        <w:rPr>
          <w:rFonts w:hint="cs"/>
          <w:rtl/>
        </w:rPr>
        <w:t>י</w:t>
      </w:r>
    </w:p>
    <w:p w14:paraId="26A13F04" w14:textId="15E8C4AD" w:rsidR="00183BFF" w:rsidRPr="00C05F09" w:rsidRDefault="00183BFF" w:rsidP="00C05F09">
      <w:pPr>
        <w:rPr>
          <w:spacing w:val="-4"/>
          <w:rtl/>
        </w:rPr>
      </w:pPr>
      <w:r w:rsidRPr="00C05F09">
        <w:rPr>
          <w:rStyle w:val="affff1"/>
          <w:spacing w:val="-4"/>
          <w:sz w:val="18"/>
          <w:rtl/>
        </w:rPr>
        <w:t>אף לא מנעל לבן</w:t>
      </w:r>
      <w:r w:rsidRPr="00FF4F2D">
        <w:rPr>
          <w:rtl/>
        </w:rPr>
        <w:t>.</w:t>
      </w:r>
      <w:r w:rsidR="00C05F09" w:rsidRPr="00FF4F2D">
        <w:rPr>
          <w:rFonts w:hint="cs"/>
          <w:rtl/>
        </w:rPr>
        <w:t xml:space="preserve"> </w:t>
      </w:r>
      <w:r w:rsidRPr="00FF4F2D">
        <w:rPr>
          <w:rtl/>
        </w:rPr>
        <w:t>שצריך ביצת הגיר</w:t>
      </w:r>
      <w:r w:rsidRPr="00FF4F2D">
        <w:rPr>
          <w:rFonts w:hint="cs"/>
          <w:rtl/>
        </w:rPr>
        <w:t xml:space="preserve"> להשחירו</w:t>
      </w:r>
      <w:r w:rsidRPr="00FF4F2D">
        <w:rPr>
          <w:rtl/>
        </w:rPr>
        <w:t>.</w:t>
      </w:r>
      <w:r w:rsidR="00EE2671" w:rsidRPr="00FF4F2D">
        <w:rPr>
          <w:rFonts w:hint="cs"/>
          <w:rtl/>
        </w:rPr>
        <w:t xml:space="preserve"> </w:t>
      </w:r>
      <w:r w:rsidR="00E81ECA" w:rsidRPr="00FF4F2D">
        <w:rPr>
          <w:rFonts w:hint="cs"/>
          <w:rtl/>
        </w:rPr>
        <w:t xml:space="preserve">אבל </w:t>
      </w:r>
      <w:r w:rsidRPr="00FF4F2D">
        <w:rPr>
          <w:rFonts w:hint="cs"/>
          <w:rtl/>
        </w:rPr>
        <w:t>שחור מותר</w:t>
      </w:r>
    </w:p>
    <w:p w14:paraId="2E4CC587" w14:textId="77777777" w:rsidR="00FF4F2D" w:rsidRPr="00FF4F2D" w:rsidRDefault="00183BFF" w:rsidP="00FF4F2D">
      <w:pPr>
        <w:pStyle w:val="36"/>
        <w:framePr w:wrap="notBeside"/>
        <w:rPr>
          <w:rtl/>
        </w:rPr>
      </w:pPr>
      <w:r w:rsidRPr="00FF4F2D">
        <w:rPr>
          <w:rtl/>
        </w:rPr>
        <w:t>רבי יוסי</w:t>
      </w:r>
    </w:p>
    <w:p w14:paraId="12FB48CF" w14:textId="6772D833" w:rsidR="00183BFF" w:rsidRPr="006F178A" w:rsidRDefault="00183BFF" w:rsidP="00EE2671">
      <w:pPr>
        <w:rPr>
          <w:rtl/>
        </w:rPr>
      </w:pPr>
      <w:r w:rsidRPr="00EE6043">
        <w:rPr>
          <w:rFonts w:cs="PFT_Frank"/>
          <w:b/>
          <w:bCs/>
          <w:szCs w:val="14"/>
          <w:rtl/>
        </w:rPr>
        <w:t>אוסר בשחור</w:t>
      </w:r>
      <w:r w:rsidRPr="00940E0B">
        <w:rPr>
          <w:rtl/>
        </w:rPr>
        <w:t xml:space="preserve">, </w:t>
      </w:r>
      <w:r>
        <w:rPr>
          <w:rFonts w:hint="cs"/>
          <w:rtl/>
        </w:rPr>
        <w:t>שבמקומו צד ה</w:t>
      </w:r>
      <w:r w:rsidR="00EE2671">
        <w:rPr>
          <w:rFonts w:hint="cs"/>
          <w:rtl/>
        </w:rPr>
        <w:t>בשר</w:t>
      </w:r>
      <w:r>
        <w:rPr>
          <w:rFonts w:hint="cs"/>
          <w:rtl/>
        </w:rPr>
        <w:t xml:space="preserve"> לחוץ</w:t>
      </w:r>
      <w:r w:rsidR="00EE2671">
        <w:rPr>
          <w:rFonts w:hint="cs"/>
          <w:rtl/>
        </w:rPr>
        <w:t xml:space="preserve"> וצריך צחצוח</w:t>
      </w:r>
      <w:r w:rsidRPr="006F178A">
        <w:rPr>
          <w:rFonts w:hint="cs"/>
          <w:rtl/>
        </w:rPr>
        <w:t>.</w:t>
      </w:r>
    </w:p>
    <w:p w14:paraId="4D24E432" w14:textId="7847A4A1" w:rsidR="00183BFF" w:rsidRPr="006F178A" w:rsidRDefault="00B35974" w:rsidP="00B35974">
      <w:pPr>
        <w:pStyle w:val="afff0"/>
        <w:rPr>
          <w:del w:id="90032" w:author="מנוע עיצוב" w:date="2026-10-08T11:01:28Z"/>
          <w:rtl/>
        </w:rPr>
      </w:pPr>
      <w:del w:id="90031" w:author="מנוע עיצוב" w:date="2026-10-08T11:01:28Z">
        <w:r>
          <w:rPr>
            <w:rFonts w:ascii="BA TM • Vilna Extra-Bold" w:hAnsi="BA TM • Vilna Extra-Bold" w:hint="cs"/>
            <w:rtl/>
          </w:rPr>
          <w:delText xml:space="preserve">****</w:delText>
        </w:r>
      </w:del>
    </w:p>
    <w:p w14:paraId="1B533872" w14:textId="77777777" w:rsidR="00183BFF" w:rsidRPr="00C4622C" w:rsidRDefault="00183BFF" w:rsidP="00C05F09">
      <w:pPr>
        <w:pStyle w:val="affff0"/>
        <w:ind w:end="0"/>
        <w:rPr>
          <w:sz w:val="18"/>
          <w:rtl/>
        </w:rPr>
      </w:pPr>
      <w:r w:rsidRPr="00C4622C">
        <w:rPr>
          <w:rtl/>
          <w:rPrChange w:id="40015" w:author="Claude" w:date="2026-10-06T13:34:26Z">
            <w:rPr>
              <w:sz w:val="18"/>
              <w:rtl/>
            </w:rPr>
          </w:rPrChange>
        </w:rPr>
        <w:t>זה הכלל כל שנאותין בו ביו"ט.</w:t>
      </w:r>
    </w:p>
    <w:p w14:paraId="6086E3D9" w14:textId="77777777" w:rsidR="006C62F8" w:rsidRPr="006C62F8" w:rsidRDefault="00183BFF" w:rsidP="006C62F8">
      <w:pPr>
        <w:pStyle w:val="36"/>
        <w:framePr w:wrap="notBeside"/>
        <w:rPr>
          <w:rtl/>
        </w:rPr>
      </w:pPr>
      <w:r w:rsidRPr="006C62F8">
        <w:rPr>
          <w:rtl/>
        </w:rPr>
        <w:t>ר</w:t>
      </w:r>
      <w:r w:rsidR="00EE2671" w:rsidRPr="006C62F8">
        <w:rPr>
          <w:rFonts w:hint="cs"/>
          <w:rtl/>
        </w:rPr>
        <w:t>"ש</w:t>
      </w:r>
      <w:r w:rsidRPr="006C62F8">
        <w:rPr>
          <w:rFonts w:hint="cs"/>
          <w:rtl/>
        </w:rPr>
        <w:t>:</w:t>
      </w:r>
    </w:p>
    <w:p w14:paraId="62A91E91" w14:textId="44955322" w:rsidR="00183BFF" w:rsidRDefault="00183BFF" w:rsidP="000A02B6">
      <w:pPr>
        <w:rPr>
          <w:rtl/>
        </w:rPr>
      </w:pPr>
      <w:r>
        <w:rPr>
          <w:rFonts w:hint="cs"/>
          <w:rtl/>
        </w:rPr>
        <w:t>התיר</w:t>
      </w:r>
      <w:r w:rsidR="00EE2671">
        <w:rPr>
          <w:rFonts w:hint="cs"/>
          <w:rtl/>
        </w:rPr>
        <w:t xml:space="preserve"> </w:t>
      </w:r>
      <w:r w:rsidRPr="00392931">
        <w:rPr>
          <w:rtl/>
        </w:rPr>
        <w:t>לש</w:t>
      </w:r>
      <w:r>
        <w:rPr>
          <w:rFonts w:hint="cs"/>
          <w:rtl/>
        </w:rPr>
        <w:t>לוח תפילין ביו</w:t>
      </w:r>
      <w:r w:rsidR="0001190A">
        <w:rPr>
          <w:rtl/>
        </w:rPr>
        <w:t>"</w:t>
      </w:r>
      <w:r>
        <w:rPr>
          <w:rFonts w:hint="cs"/>
          <w:rtl/>
        </w:rPr>
        <w:t>ט</w:t>
      </w:r>
      <w:r w:rsidR="00EE2671">
        <w:rPr>
          <w:rFonts w:hint="cs"/>
          <w:rtl/>
        </w:rPr>
        <w:t xml:space="preserve"> </w:t>
      </w:r>
      <w:r w:rsidR="00EE2671" w:rsidRPr="00EE2671">
        <w:rPr>
          <w:rStyle w:val="afffffc"/>
          <w:rFonts w:hint="cs"/>
          <w:rtl/>
        </w:rPr>
        <w:t>דרך רה</w:t>
      </w:r>
      <w:r w:rsidR="005933DE">
        <w:rPr>
          <w:rStyle w:val="afffffc"/>
          <w:rtl/>
        </w:rPr>
        <w:t>"</w:t>
      </w:r>
      <w:r w:rsidR="00EE2671" w:rsidRPr="00EE2671">
        <w:rPr>
          <w:rStyle w:val="afffffc"/>
          <w:rFonts w:hint="cs"/>
          <w:rtl/>
        </w:rPr>
        <w:t>ר</w:t>
      </w:r>
      <w:r w:rsidR="000A02B6">
        <w:rPr>
          <w:rStyle w:val="afffffc"/>
          <w:rFonts w:hint="cs"/>
          <w:rtl/>
        </w:rPr>
        <w:t>.</w:t>
      </w:r>
      <w:r>
        <w:rPr>
          <w:rFonts w:hint="cs"/>
          <w:rtl/>
        </w:rPr>
        <w:t xml:space="preserve"> </w:t>
      </w:r>
    </w:p>
    <w:p w14:paraId="2B81538E" w14:textId="77777777" w:rsidR="006C62F8" w:rsidRPr="006C62F8" w:rsidRDefault="00183BFF" w:rsidP="006C62F8">
      <w:pPr>
        <w:pStyle w:val="36"/>
        <w:framePr w:wrap="notBeside"/>
        <w:rPr>
          <w:rtl/>
        </w:rPr>
      </w:pPr>
      <w:r w:rsidRPr="006C62F8">
        <w:rPr>
          <w:rtl/>
        </w:rPr>
        <w:t>וה"</w:t>
      </w:r>
      <w:r w:rsidRPr="006C62F8">
        <w:rPr>
          <w:rFonts w:hint="eastAsia"/>
          <w:rtl/>
        </w:rPr>
        <w:t>ק</w:t>
      </w:r>
      <w:r w:rsidR="000A02B6" w:rsidRPr="006C62F8">
        <w:rPr>
          <w:rFonts w:hint="cs"/>
          <w:rtl/>
        </w:rPr>
        <w:t>:</w:t>
      </w:r>
    </w:p>
    <w:p w14:paraId="0D068083" w14:textId="0AA5E9BB" w:rsidR="00183BFF" w:rsidRPr="00EE2671" w:rsidRDefault="00183BFF" w:rsidP="00262BD8">
      <w:pPr>
        <w:rPr>
          <w:rtl/>
        </w:rPr>
      </w:pPr>
      <w:r w:rsidRPr="00EE2671">
        <w:rPr>
          <w:rFonts w:hint="eastAsia"/>
          <w:rtl/>
        </w:rPr>
        <w:t>כל</w:t>
      </w:r>
      <w:r w:rsidRPr="00EE2671">
        <w:rPr>
          <w:rtl/>
        </w:rPr>
        <w:t xml:space="preserve"> </w:t>
      </w:r>
      <w:r w:rsidRPr="00EE2671">
        <w:rPr>
          <w:rFonts w:hint="eastAsia"/>
          <w:rtl/>
        </w:rPr>
        <w:t>שנאותין</w:t>
      </w:r>
      <w:r w:rsidRPr="00EE2671">
        <w:rPr>
          <w:rtl/>
        </w:rPr>
        <w:t xml:space="preserve"> </w:t>
      </w:r>
      <w:r w:rsidRPr="00EE2671">
        <w:rPr>
          <w:rFonts w:hint="eastAsia"/>
          <w:rtl/>
        </w:rPr>
        <w:t>בו</w:t>
      </w:r>
      <w:r w:rsidRPr="00EE2671">
        <w:rPr>
          <w:rtl/>
        </w:rPr>
        <w:t xml:space="preserve"> </w:t>
      </w:r>
      <w:r w:rsidRPr="00EE2671">
        <w:rPr>
          <w:rFonts w:hint="eastAsia"/>
          <w:rtl/>
        </w:rPr>
        <w:t>בחול</w:t>
      </w:r>
      <w:r w:rsidR="000A02B6">
        <w:rPr>
          <w:rFonts w:hint="cs"/>
          <w:rtl/>
        </w:rPr>
        <w:t>,</w:t>
      </w:r>
      <w:r w:rsidRPr="00EE2671">
        <w:rPr>
          <w:rtl/>
        </w:rPr>
        <w:t xml:space="preserve"> </w:t>
      </w:r>
      <w:r w:rsidRPr="00EE2671">
        <w:rPr>
          <w:rFonts w:hint="eastAsia"/>
          <w:rtl/>
        </w:rPr>
        <w:t>משלחין</w:t>
      </w:r>
      <w:r w:rsidRPr="00EE2671">
        <w:rPr>
          <w:rtl/>
        </w:rPr>
        <w:t xml:space="preserve"> </w:t>
      </w:r>
      <w:r w:rsidRPr="00EE2671">
        <w:rPr>
          <w:rFonts w:hint="eastAsia"/>
          <w:rtl/>
        </w:rPr>
        <w:t>ביו</w:t>
      </w:r>
      <w:r w:rsidRPr="00EE2671">
        <w:rPr>
          <w:rtl/>
        </w:rPr>
        <w:t>"</w:t>
      </w:r>
      <w:r w:rsidRPr="00EE2671">
        <w:rPr>
          <w:rFonts w:hint="eastAsia"/>
          <w:rtl/>
        </w:rPr>
        <w:t>ט</w:t>
      </w:r>
      <w:r w:rsidR="00EE2671" w:rsidRPr="00EE2671">
        <w:rPr>
          <w:rFonts w:hint="cs"/>
          <w:rtl/>
        </w:rPr>
        <w:t xml:space="preserve"> דמשמחו</w:t>
      </w:r>
      <w:r w:rsidR="000A02B6">
        <w:rPr>
          <w:rFonts w:hint="cs"/>
          <w:rtl/>
        </w:rPr>
        <w:t>.</w:t>
      </w:r>
    </w:p>
    <w:p w14:paraId="754F92B8" w14:textId="77777777" w:rsidR="006C62F8" w:rsidRPr="006C62F8" w:rsidRDefault="00183BFF" w:rsidP="006C62F8">
      <w:pPr>
        <w:pStyle w:val="36"/>
        <w:framePr w:wrap="notBeside"/>
        <w:rPr>
          <w:rtl/>
        </w:rPr>
      </w:pPr>
      <w:r w:rsidRPr="006C62F8">
        <w:rPr>
          <w:rtl/>
        </w:rPr>
        <w:t>אביי:</w:t>
      </w:r>
    </w:p>
    <w:p w14:paraId="4D7CE147" w14:textId="3E98D504" w:rsidR="00C05F09" w:rsidRDefault="00183BFF" w:rsidP="00C05F09">
      <w:pPr>
        <w:rPr>
          <w:rtl/>
        </w:rPr>
      </w:pPr>
      <w:r w:rsidRPr="006F178A">
        <w:rPr>
          <w:rtl/>
        </w:rPr>
        <w:t>בא בדרך ותפלין בראשו, ושקעה עליו חמה</w:t>
      </w:r>
      <w:r w:rsidR="00C05F09">
        <w:rPr>
          <w:rFonts w:hint="cs"/>
          <w:rtl/>
        </w:rPr>
        <w:t xml:space="preserve">, </w:t>
      </w:r>
    </w:p>
    <w:p w14:paraId="4ADB49C4" w14:textId="77777777" w:rsidR="00183BFF" w:rsidRDefault="00C05F09" w:rsidP="006C62F8">
      <w:pPr>
        <w:rPr>
          <w:rtl/>
        </w:rPr>
      </w:pPr>
      <w:r>
        <w:rPr>
          <w:rFonts w:hint="cs"/>
          <w:rtl/>
        </w:rPr>
        <w:t xml:space="preserve">או שישב בביהמ''ד </w:t>
      </w:r>
      <w:r w:rsidR="00183BFF" w:rsidRPr="00C35E75">
        <w:rPr>
          <w:rtl/>
        </w:rPr>
        <w:t>ותפלין בראשו, וקדש עליו היום</w:t>
      </w:r>
      <w:r w:rsidR="000A02B6">
        <w:rPr>
          <w:rFonts w:hint="cs"/>
          <w:rtl/>
        </w:rPr>
        <w:t>,</w:t>
      </w:r>
      <w:r w:rsidR="00183BFF" w:rsidRPr="006F178A">
        <w:rPr>
          <w:rtl/>
        </w:rPr>
        <w:t xml:space="preserve"> </w:t>
      </w:r>
    </w:p>
    <w:p w14:paraId="59A9D066" w14:textId="77777777" w:rsidR="00183BFF" w:rsidRPr="006F178A" w:rsidRDefault="00183BFF" w:rsidP="00183BFF">
      <w:pPr>
        <w:ind w:firstLine="284"/>
        <w:rPr>
          <w:rFonts w:cs="Guttman Vilna"/>
          <w:b/>
          <w:bCs/>
          <w:rtl/>
        </w:rPr>
      </w:pPr>
      <w:r w:rsidRPr="006F178A">
        <w:rPr>
          <w:rtl/>
        </w:rPr>
        <w:t>מניח ידו עליהן</w:t>
      </w:r>
      <w:r w:rsidR="00E46305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Pr="00EE6043">
        <w:rPr>
          <w:rFonts w:cs="PFT_Frank"/>
          <w:b/>
          <w:bCs/>
          <w:szCs w:val="14"/>
          <w:rtl/>
        </w:rPr>
        <w:t>עד שמגיע לביתו.</w:t>
      </w:r>
    </w:p>
    <w:p w14:paraId="3770FE19" w14:textId="77777777" w:rsidR="00FF4F2D" w:rsidRPr="00FF4F2D" w:rsidRDefault="00183BFF" w:rsidP="00FF4F2D">
      <w:pPr>
        <w:pStyle w:val="36"/>
        <w:framePr w:wrap="notBeside"/>
        <w:rPr>
          <w:rtl/>
        </w:rPr>
      </w:pPr>
      <w:r w:rsidRPr="00FF4F2D">
        <w:rPr>
          <w:rFonts w:hint="cs"/>
          <w:rtl/>
        </w:rPr>
        <w:t>והא</w:t>
      </w:r>
    </w:p>
    <w:p w14:paraId="62ACBDFB" w14:textId="744EB566" w:rsidR="00EE2671" w:rsidRDefault="00183BFF" w:rsidP="00E46305">
      <w:pPr>
        <w:rPr>
          <w:rtl/>
        </w:rPr>
      </w:pPr>
      <w:r w:rsidRPr="00C35E75">
        <w:rPr>
          <w:rFonts w:hint="cs"/>
          <w:rtl/>
        </w:rPr>
        <w:t xml:space="preserve">דעד בית הסמוך לחומה </w:t>
      </w:r>
      <w:r w:rsidR="00E46305">
        <w:rPr>
          <w:rFonts w:hint="cs"/>
          <w:rtl/>
        </w:rPr>
        <w:t xml:space="preserve">- </w:t>
      </w:r>
      <w:r w:rsidR="00B540F4">
        <w:rPr>
          <w:rFonts w:hint="cs"/>
          <w:rtl/>
        </w:rPr>
        <w:t>ד</w:t>
      </w:r>
      <w:r w:rsidR="00EE2671">
        <w:rPr>
          <w:rFonts w:hint="cs"/>
          <w:rtl/>
        </w:rPr>
        <w:t>נשמר שם</w:t>
      </w:r>
      <w:r w:rsidR="00E46305">
        <w:rPr>
          <w:rFonts w:hint="cs"/>
          <w:rtl/>
        </w:rPr>
        <w:t>.</w:t>
      </w:r>
      <w:r w:rsidR="00EE2671">
        <w:rPr>
          <w:rFonts w:hint="cs"/>
          <w:rtl/>
        </w:rPr>
        <w:t xml:space="preserve"> </w:t>
      </w:r>
    </w:p>
    <w:p w14:paraId="43A54FCE" w14:textId="77777777" w:rsidR="00FF4F2D" w:rsidRPr="00FF4F2D" w:rsidRDefault="00E46305" w:rsidP="00FF4F2D">
      <w:pPr>
        <w:pStyle w:val="36"/>
        <w:framePr w:wrap="notBeside"/>
        <w:rPr>
          <w:rtl/>
        </w:rPr>
      </w:pPr>
      <w:r w:rsidRPr="00FF4F2D">
        <w:rPr>
          <w:rFonts w:hint="cs"/>
          <w:rtl/>
        </w:rPr>
        <w:t>והא</w:t>
      </w:r>
    </w:p>
    <w:p w14:paraId="180139BA" w14:textId="52DF96D6" w:rsidR="00E54AAE" w:rsidRDefault="00E46305" w:rsidP="00E54AAE">
      <w:pPr>
        <w:rPr>
          <w:rtl/>
        </w:rPr>
      </w:pPr>
      <w:r>
        <w:rPr>
          <w:rFonts w:hint="cs"/>
          <w:rtl/>
        </w:rPr>
        <w:t xml:space="preserve">דנוטלן מן הארץ, </w:t>
      </w:r>
      <w:r w:rsidR="00C05F09">
        <w:rPr>
          <w:rFonts w:hint="cs"/>
          <w:rtl/>
        </w:rPr>
        <w:t xml:space="preserve">- </w:t>
      </w:r>
      <w:r>
        <w:rPr>
          <w:rFonts w:hint="cs"/>
          <w:rtl/>
        </w:rPr>
        <w:t>בלא נשמר אפי' מגנבים.</w:t>
      </w:r>
      <w:r w:rsidR="00EE2671">
        <w:rPr>
          <w:rFonts w:hint="cs"/>
          <w:rtl/>
        </w:rPr>
        <w:t xml:space="preserve"> </w:t>
      </w:r>
    </w:p>
    <w:p w14:paraId="02104B7F" w14:textId="4EABD5ED" w:rsidR="009C1FBB" w:rsidRPr="00C05F09" w:rsidRDefault="009C1FBB" w:rsidP="00C05F09">
      <w:pPr>
        <w:rPr>
          <w:spacing w:val="-2"/>
          <w:rtl/>
        </w:rPr>
      </w:pPr>
      <w:r>
        <w:rPr>
          <w:rFonts w:hint="cs"/>
          <w:spacing w:val="-2"/>
          <w:rtl/>
        </w:rPr>
        <w:t>בלא נשמר אפי' מכלבים</w:t>
      </w:r>
      <w:r w:rsidR="00FF4F2D">
        <w:rPr>
          <w:rFonts w:hint="cs"/>
          <w:spacing w:val="-2"/>
          <w:rtl/>
        </w:rPr>
        <w:t>,</w:t>
      </w:r>
      <w:r>
        <w:rPr>
          <w:rFonts w:hint="cs"/>
          <w:spacing w:val="-2"/>
          <w:rtl/>
        </w:rPr>
        <w:t xml:space="preserve"> מכניסן זוג זוג אפי' מ</w:t>
      </w:r>
      <w:r w:rsidR="00FF4F2D">
        <w:rPr>
          <w:rFonts w:hint="cs"/>
          <w:spacing w:val="-2"/>
          <w:rtl/>
        </w:rPr>
        <w:t>ונחים</w:t>
      </w:r>
      <w:r>
        <w:rPr>
          <w:rFonts w:hint="cs"/>
          <w:spacing w:val="-2"/>
          <w:rtl/>
        </w:rPr>
        <w:t xml:space="preserve"> בקרקע</w:t>
      </w:r>
      <w:r w:rsidR="00FF4F2D">
        <w:rPr>
          <w:rFonts w:hint="cs"/>
          <w:spacing w:val="-2"/>
          <w:rtl/>
        </w:rPr>
        <w:t>,</w:t>
      </w:r>
    </w:p>
    <w:p w14:paraId="462D0015" w14:textId="77777777" w:rsidR="00293354" w:rsidRDefault="00183BFF" w:rsidP="00C14BC1">
      <w:pPr>
        <w:pStyle w:val="Hadran"/>
        <w:rPr>
          <w:rStyle w:val="afffd"/>
          <w:sz w:val="20"/>
          <w:rtl/>
        </w:rPr>
        <w:pPrChange w:id="91116" w:author="Claude" w:date="2026-10-08T08:35:01Z">
          <w:pPr>
            <w:pStyle w:val="afffe"/>
            <w:rPr>
              <w:rStyle w:val="afffd"/>
              <w:sz w:val="20"/>
              <w:rtl/>
            </w:rPr>
          </w:pPr>
        </w:pPrChange>
      </w:pPr>
      <w:r w:rsidRPr="006F178A">
        <w:rPr>
          <w:rStyle w:val="afffd"/>
          <w:rFonts w:hint="cs"/>
          <w:sz w:val="20"/>
          <w:rtl/>
        </w:rPr>
        <w:t>ה</w:t>
      </w:r>
      <w:r w:rsidRPr="006F178A">
        <w:rPr>
          <w:rStyle w:val="afffd"/>
          <w:sz w:val="20"/>
          <w:rtl/>
        </w:rPr>
        <w:t>דרן עלך ביצה.</w:t>
      </w:r>
    </w:p>
    <w:p w14:paraId="47690145" w14:textId="77777777" w:rsidR="00293354" w:rsidRDefault="00293354">
      <w:pPr>
        <w:bidi w:val="0"/>
        <w:spacing w:after="160" w:line="259" w:lineRule="auto"/>
        <w:jc w:val="left"/>
        <w:rPr>
          <w:rStyle w:val="afffd"/>
          <w:rFonts w:ascii="Fb Fontext" w:hAnsi="Fb Fontext"/>
          <w:bCs w:val="0"/>
          <w:color w:val="808080" w:themeColor="background1" w:themeShade="80"/>
          <w:sz w:val="20"/>
        </w:rPr>
      </w:pPr>
      <w:r w:rsidRPr="00BF5D1E">
        <w:rPr>
          <w:rStyle w:val="afffd"/>
          <w:rFonts w:cs="PFT_Frank"/>
          <w:b/>
          <w:sz w:val="20"/>
          <w:szCs w:val="14"/>
        </w:rPr>
        <w:br w:type="page"/>
      </w:r>
    </w:p>
    <w:p w14:paraId="2262842B" w14:textId="77777777" w:rsidR="00183BFF" w:rsidRPr="006F178A" w:rsidRDefault="00183BFF" w:rsidP="00183BFF">
      <w:pPr>
        <w:pStyle w:val="afff2"/>
        <w:framePr w:wrap="around"/>
        <w:rPr>
          <w:rtl/>
        </w:rPr>
      </w:pPr>
      <w:r w:rsidRPr="006F178A">
        <w:rPr>
          <w:rtl/>
        </w:rPr>
        <w:lastRenderedPageBreak/>
        <w:t>טו:</w:t>
      </w:r>
    </w:p>
    <w:p w14:paraId="38751FC4" w14:textId="77777777" w:rsidR="00183BFF" w:rsidRPr="0013240C" w:rsidRDefault="00183BFF" w:rsidP="00183BFF">
      <w:pPr>
        <w:pStyle w:val="afff6"/>
        <w:framePr w:wrap="around"/>
        <w:rPr>
          <w:del w:id="41108" w:author="Claude" w:date="2026-10-07T09:24:44Z"/>
          <w:rtl/>
        </w:rPr>
      </w:pPr>
      <w:del w:id="41107" w:author="Claude" w:date="2026-10-07T09:24:44Z">
        <w:r w:rsidRPr="0013240C">
          <w:rPr>
            <w:rFonts w:hint="cs"/>
            <w:rtl/>
          </w:rPr>
          <w:delText xml:space="preserve">יום טוב </w:delText>
        </w:r>
      </w:del>
    </w:p>
    <w:p w14:paraId="00507A40" w14:textId="77777777" w:rsidR="00183BFF" w:rsidRPr="006F178A" w:rsidRDefault="00183BFF" w:rsidP="00183BFF">
      <w:pPr>
        <w:pStyle w:val="afff7"/>
        <w:framePr w:wrap="around"/>
        <w:spacing w:after="0" w:line="276" w:lineRule="auto"/>
        <w:rPr>
          <w:rStyle w:val="afffd"/>
          <w:rFonts w:ascii="Fb Fontext" w:hAnsi="Fb Fontext"/>
          <w:b/>
          <w:bCs w:val="0"/>
          <w:rtl/>
        </w:rPr>
      </w:pPr>
      <w:r w:rsidRPr="00EE6043">
        <w:rPr>
          <w:rStyle w:val="afffd"/>
          <w:rFonts w:ascii="Fb Fontext" w:hAnsi="Fb Fontext" w:cs="PFT_Frank" w:hint="cs"/>
          <w:b/>
          <w:szCs w:val="14"/>
          <w:rtl/>
        </w:rPr>
        <w:t>(טו.- כג: )</w:t>
      </w:r>
    </w:p>
    <w:p>
      <w:pPr>
        <w:pStyle w:val="PetichatPerek"/>
        <w:rPr>
          <w:ins w:id="41104" w:author="Claude" w:date="2026-10-07T09:24:44Z"/>
        </w:rPr>
      </w:pPr>
      <w:ins w:id="41103" w:author="Claude" w:date="2026-10-07T09:24:44Z">
        <w:r>
          <w:rPr>
            <w:rFonts w:hint="cs"/>
            <w:rtl/>
          </w:rPr>
          <w:t xml:space="preserve">פרק שני</w:t>
        </w:r>
        <w:r>
          <w:rPr>
            <w:rFonts w:hint="cs"/>
            <w:rtl/>
          </w:rPr>
          <w:t xml:space="preserve"> - </w:t>
        </w:r>
        <w:r>
          <w:rPr>
            <w:rFonts w:hint="cs"/>
            <w:rtl/>
          </w:rPr>
          <w:t xml:space="preserve">יום טוב</w:t>
        </w:r>
      </w:ins>
    </w:p>
    <w:p>
      <w:pPr>
        <w:pStyle w:val="MishnaBatzad"/>
        <w:rPr>
          <w:ins w:id="20035" w:author="קלוד" w:date="2026-10-06T10:08:13Z"/>
        </w:rPr>
      </w:pPr>
      <w:ins w:id="20034" w:author="קלוד" w:date="2026-10-06T10:08:13Z">
        <w:r>
          <w:t xml:space="preserve">משנה א</w:t>
        </w:r>
      </w:ins>
    </w:p>
    <w:p w14:paraId="2A6E86C6" w14:textId="77777777" w:rsidR="00183BFF" w:rsidRPr="00E54AAE" w:rsidRDefault="00183BFF" w:rsidP="00E54AAE">
      <w:pPr>
        <w:pStyle w:val="afff8"/>
        <w:spacing w:before="120"/>
        <w:jc w:val="center"/>
        <w:rPr>
          <w:rtl/>
        </w:rPr>
        <w:pPrChange w:id="90013" w:author="קלוד" w:date="2026-10-08T12:08:16Z">
          <w:pPr>
            <w:pStyle w:val="afff8"/>
            <w:jc w:val="center"/>
          </w:pPr>
        </w:pPrChange>
      </w:pPr>
      <w:r w:rsidRPr="00E54AAE">
        <w:rPr>
          <w:rtl/>
        </w:rPr>
        <w:t>יו"ט שחל להיות ערב שבת</w:t>
      </w:r>
    </w:p>
    <w:p w14:paraId="6D352322" w14:textId="77777777" w:rsidR="00183BFF" w:rsidRPr="00E54AAE" w:rsidRDefault="00183BFF" w:rsidP="00183BFF">
      <w:pPr>
        <w:pStyle w:val="afff8"/>
        <w:rPr>
          <w:rtl/>
        </w:rPr>
      </w:pPr>
      <w:r w:rsidRPr="00E54AAE">
        <w:rPr>
          <w:rtl/>
        </w:rPr>
        <w:t>לא יבשל בתחלה מיו"ט לשבת, אבל מבשל הוא ליו"ט.</w:t>
      </w:r>
    </w:p>
    <w:p w14:paraId="2A91C956" w14:textId="77777777" w:rsidR="00183BFF" w:rsidRPr="00E54AAE" w:rsidRDefault="00183BFF" w:rsidP="00183BFF">
      <w:pPr>
        <w:pStyle w:val="afff8"/>
        <w:rPr>
          <w:rtl/>
        </w:rPr>
      </w:pPr>
      <w:r w:rsidRPr="00E54AAE">
        <w:rPr>
          <w:rtl/>
        </w:rPr>
        <w:t>ואם הותיר - הותיר לשבת.</w:t>
      </w:r>
    </w:p>
    <w:p w14:paraId="35E5B6FE" w14:textId="77777777" w:rsidR="00183BFF" w:rsidRPr="00E54AAE" w:rsidRDefault="00183BFF" w:rsidP="00E54AAE">
      <w:pPr>
        <w:pStyle w:val="afff8"/>
        <w:jc w:val="center"/>
        <w:rPr>
          <w:rtl/>
        </w:rPr>
      </w:pPr>
      <w:r w:rsidRPr="00E54AAE">
        <w:rPr>
          <w:rtl/>
        </w:rPr>
        <w:t>ועושה תבשיל מערב יו"ט  וסומך עליו לשבת.</w:t>
      </w:r>
    </w:p>
    <w:p w14:paraId="48AA0471" w14:textId="77777777" w:rsidR="00183BFF" w:rsidRPr="00E54AAE" w:rsidRDefault="00E54AAE" w:rsidP="00183BFF">
      <w:pPr>
        <w:pStyle w:val="afff8"/>
        <w:rPr>
          <w:rtl/>
        </w:rPr>
      </w:pPr>
      <w:r>
        <w:rPr>
          <w:rStyle w:val="afffff1"/>
          <w:rFonts w:hint="cs"/>
          <w:rtl/>
        </w:rPr>
        <w:t xml:space="preserve"> </w:t>
      </w:r>
      <w:r>
        <w:rPr>
          <w:rStyle w:val="afffff1"/>
          <w:rFonts w:hint="cs"/>
          <w:rtl/>
        </w:rPr>
        <w:tab/>
      </w:r>
      <w:r>
        <w:rPr>
          <w:rStyle w:val="afffff1"/>
          <w:rtl/>
        </w:rPr>
        <w:tab/>
      </w:r>
      <w:r>
        <w:rPr>
          <w:rStyle w:val="afffff1"/>
          <w:rtl/>
        </w:rPr>
        <w:tab/>
      </w:r>
      <w:r w:rsidR="00183BFF" w:rsidRPr="00E54AAE">
        <w:rPr>
          <w:rStyle w:val="afffff1"/>
          <w:rtl/>
        </w:rPr>
        <w:t>ב"ש:</w:t>
      </w:r>
      <w:r w:rsidR="00183BFF" w:rsidRPr="00E54AAE">
        <w:rPr>
          <w:rtl/>
        </w:rPr>
        <w:t xml:space="preserve"> שני תבשילין, </w:t>
      </w:r>
      <w:r w:rsidR="00183BFF" w:rsidRPr="00E54AAE">
        <w:rPr>
          <w:rStyle w:val="afffff1"/>
          <w:rtl/>
        </w:rPr>
        <w:t>וב"ה:</w:t>
      </w:r>
      <w:r w:rsidR="00183BFF" w:rsidRPr="00E54AAE">
        <w:rPr>
          <w:rtl/>
        </w:rPr>
        <w:t xml:space="preserve"> תבשיל אחד.</w:t>
      </w:r>
    </w:p>
    <w:p w14:paraId="3D79388B" w14:textId="77777777" w:rsidR="00183BFF" w:rsidRPr="00E54AAE" w:rsidRDefault="00E54AAE" w:rsidP="00183BFF">
      <w:pPr>
        <w:pStyle w:val="afff8"/>
        <w:rPr>
          <w:rtl/>
        </w:rPr>
      </w:pPr>
      <w:r>
        <w:rPr>
          <w:rFonts w:hint="cs"/>
          <w:rtl/>
        </w:rPr>
        <w:t xml:space="preserve"> </w:t>
      </w:r>
      <w:r>
        <w:rPr>
          <w:rFonts w:hint="cs"/>
          <w:rtl/>
        </w:rPr>
        <w:tab/>
      </w:r>
      <w:r>
        <w:rPr>
          <w:rtl/>
        </w:rPr>
        <w:tab/>
      </w:r>
      <w:r>
        <w:rPr>
          <w:rtl/>
        </w:rPr>
        <w:tab/>
      </w:r>
      <w:r w:rsidR="00183BFF" w:rsidRPr="00E54AAE">
        <w:rPr>
          <w:rtl/>
        </w:rPr>
        <w:t>ושוין בדג וביצה שעליו</w:t>
      </w:r>
      <w:r w:rsidR="00326A19" w:rsidRPr="00E54AAE">
        <w:rPr>
          <w:rFonts w:hint="cs"/>
          <w:rtl/>
        </w:rPr>
        <w:t>,</w:t>
      </w:r>
      <w:r w:rsidR="00183BFF" w:rsidRPr="00E54AAE">
        <w:rPr>
          <w:rtl/>
        </w:rPr>
        <w:t xml:space="preserve"> שהן שני תבשילין.</w:t>
      </w:r>
    </w:p>
    <w:p w14:paraId="6E7B1000" w14:textId="77777777" w:rsidR="00183BFF" w:rsidRPr="00E54AAE" w:rsidRDefault="00183BFF" w:rsidP="00183BFF">
      <w:pPr>
        <w:pStyle w:val="afff8"/>
        <w:rPr>
          <w:rtl/>
        </w:rPr>
      </w:pPr>
      <w:r w:rsidRPr="00E54AAE">
        <w:rPr>
          <w:rtl/>
        </w:rPr>
        <w:t>אכלו או שאבד - לא יבשל עליו בתחלה.</w:t>
      </w:r>
    </w:p>
    <w:p w14:paraId="0221B23C" w14:textId="77777777" w:rsidR="00183BFF" w:rsidRPr="00E54AAE" w:rsidRDefault="00183BFF" w:rsidP="00A84345">
      <w:pPr>
        <w:pStyle w:val="afff8"/>
        <w:spacing w:after="60" w:line="220" w:lineRule="exact"/>
        <w:rPr>
          <w:rtl/>
        </w:rPr>
      </w:pPr>
      <w:r w:rsidRPr="00E54AAE">
        <w:rPr>
          <w:rtl/>
        </w:rPr>
        <w:t>ואם שייר ממנו כל שהוא - סומך עליו לשבת.</w:t>
      </w:r>
    </w:p>
    <w:p w14:paraId="73DDCCA1" w14:textId="77777777" w:rsidR="006B6486" w:rsidRPr="006B6486" w:rsidRDefault="00183BFF" w:rsidP="006B6486">
      <w:pPr>
        <w:pStyle w:val="36"/>
        <w:framePr w:wrap="notBeside"/>
        <w:rPr>
          <w:rtl/>
        </w:rPr>
      </w:pPr>
      <w:r w:rsidRPr="006B6486">
        <w:rPr>
          <w:rFonts w:hint="cs"/>
          <w:rtl/>
        </w:rPr>
        <w:t xml:space="preserve">א. </w:t>
      </w:r>
      <w:r w:rsidRPr="006B6486">
        <w:rPr>
          <w:rtl/>
        </w:rPr>
        <w:t xml:space="preserve">שמואל: </w:t>
      </w:r>
    </w:p>
    <w:p w14:paraId="61BF605E" w14:textId="7DD015FA" w:rsidR="00183BFF" w:rsidRPr="0008379A" w:rsidRDefault="00183BFF" w:rsidP="00A84345">
      <w:pPr>
        <w:pStyle w:val="afffffe"/>
        <w:spacing w:before="0"/>
        <w:rPr>
          <w:rtl/>
        </w:rPr>
      </w:pPr>
      <w:r w:rsidRPr="006B6486">
        <w:rPr>
          <w:rStyle w:val="af4"/>
          <w:rtl/>
        </w:rPr>
        <w:t>זכור את יום השבת לקדשו'</w:t>
      </w:r>
      <w:r w:rsidRPr="0008379A">
        <w:rPr>
          <w:rStyle w:val="af4"/>
          <w:spacing w:val="-8"/>
          <w:rtl/>
        </w:rPr>
        <w:t xml:space="preserve"> </w:t>
      </w:r>
      <w:r w:rsidRPr="0008379A">
        <w:rPr>
          <w:rtl/>
        </w:rPr>
        <w:t>זכרהו מאחר שבא להשכיחו.</w:t>
      </w:r>
    </w:p>
    <w:p w14:paraId="6C3A959E" w14:textId="202FDD2C" w:rsidR="006B6486" w:rsidRPr="006B6486" w:rsidRDefault="00183BFF" w:rsidP="006B6486">
      <w:pPr>
        <w:pStyle w:val="36"/>
        <w:framePr w:wrap="notBeside"/>
        <w:rPr>
          <w:rtl/>
        </w:rPr>
      </w:pPr>
      <w:r w:rsidRPr="006B6486">
        <w:rPr>
          <w:rtl/>
        </w:rPr>
        <w:t>וטעמ</w:t>
      </w:r>
      <w:r w:rsidR="00326A19" w:rsidRPr="006B6486">
        <w:rPr>
          <w:rFonts w:hint="cs"/>
          <w:rtl/>
        </w:rPr>
        <w:t>ו</w:t>
      </w:r>
      <w:r w:rsidR="00A84345">
        <w:rPr>
          <w:rFonts w:hint="cs"/>
          <w:rtl/>
        </w:rPr>
        <w:t xml:space="preserve">:   </w:t>
      </w:r>
      <w:r w:rsidRPr="006B6486">
        <w:rPr>
          <w:rtl/>
        </w:rPr>
        <w:t xml:space="preserve"> א. רבא: </w:t>
      </w:r>
    </w:p>
    <w:p w14:paraId="5B622402" w14:textId="5FBEA993" w:rsidR="006B6486" w:rsidRDefault="006B6486" w:rsidP="00E54AAE">
      <w:pPr>
        <w:rPr>
          <w:rStyle w:val="afffff7"/>
          <w:spacing w:val="-4"/>
          <w:rtl/>
        </w:rPr>
      </w:pPr>
      <w:r>
        <w:rPr>
          <w:rFonts w:hint="cs"/>
          <w:rtl/>
        </w:rPr>
        <w:t>כ</w:t>
      </w:r>
      <w:r w:rsidR="00183BFF" w:rsidRPr="001F19F5">
        <w:rPr>
          <w:rtl/>
        </w:rPr>
        <w:t>די שיברור מנה יפה לשבת, ומנה יפה ליו"ט.</w:t>
      </w:r>
    </w:p>
    <w:p w14:paraId="22E403AB" w14:textId="77777777" w:rsidR="006B6486" w:rsidRPr="006B6486" w:rsidRDefault="00E54AAE" w:rsidP="006B6486">
      <w:pPr>
        <w:pStyle w:val="36"/>
        <w:framePr w:wrap="notBeside"/>
        <w:rPr>
          <w:rtl/>
        </w:rPr>
      </w:pPr>
      <w:r w:rsidRPr="006B6486">
        <w:rPr>
          <w:rFonts w:hint="cs"/>
          <w:rtl/>
        </w:rPr>
        <w:t xml:space="preserve"> </w:t>
      </w:r>
      <w:r w:rsidR="00183BFF" w:rsidRPr="006B6486">
        <w:rPr>
          <w:rtl/>
        </w:rPr>
        <w:t>ב. ר</w:t>
      </w:r>
      <w:r w:rsidR="0008379A" w:rsidRPr="006B6486">
        <w:rPr>
          <w:rFonts w:hint="cs"/>
          <w:rtl/>
        </w:rPr>
        <w:t>"א</w:t>
      </w:r>
      <w:r w:rsidR="00183BFF" w:rsidRPr="006B6486">
        <w:rPr>
          <w:rtl/>
        </w:rPr>
        <w:t>:</w:t>
      </w:r>
    </w:p>
    <w:p w14:paraId="05E0D550" w14:textId="28E3627B" w:rsidR="00183BFF" w:rsidRPr="00BD6538" w:rsidRDefault="00183BFF" w:rsidP="00A84345">
      <w:pPr>
        <w:rPr>
          <w:rtl/>
        </w:rPr>
      </w:pPr>
      <w:r w:rsidRPr="00BD6538">
        <w:rPr>
          <w:rtl/>
        </w:rPr>
        <w:t>שיאמרו</w:t>
      </w:r>
      <w:r w:rsidRPr="00BD6538">
        <w:rPr>
          <w:rFonts w:hint="cs"/>
          <w:rtl/>
        </w:rPr>
        <w:t xml:space="preserve"> </w:t>
      </w:r>
      <w:r w:rsidRPr="00BD6538">
        <w:rPr>
          <w:rtl/>
        </w:rPr>
        <w:t xml:space="preserve">אין אופין מיו"ט לשבת, </w:t>
      </w:r>
      <w:r w:rsidRPr="00BD6538">
        <w:rPr>
          <w:rFonts w:hint="cs"/>
          <w:rtl/>
        </w:rPr>
        <w:t>ק"ו</w:t>
      </w:r>
      <w:r w:rsidRPr="00BD6538">
        <w:rPr>
          <w:rtl/>
        </w:rPr>
        <w:t xml:space="preserve"> מיו"ט  לחול.</w:t>
      </w:r>
    </w:p>
    <w:p w14:paraId="0E20614B" w14:textId="04EFA941" w:rsidR="00BD6538" w:rsidRPr="00BD6538" w:rsidRDefault="00326A19" w:rsidP="00BD6538">
      <w:pPr>
        <w:pStyle w:val="36"/>
        <w:framePr w:wrap="notBeside"/>
        <w:rPr>
          <w:rtl/>
        </w:rPr>
      </w:pPr>
      <w:r w:rsidRPr="00BD6538">
        <w:rPr>
          <w:rFonts w:hint="cs"/>
          <w:rtl/>
        </w:rPr>
        <w:t>ו</w:t>
      </w:r>
      <w:r w:rsidR="00183BFF" w:rsidRPr="00BD6538">
        <w:rPr>
          <w:rFonts w:hint="cs"/>
          <w:rtl/>
        </w:rPr>
        <w:t>הך</w:t>
      </w:r>
      <w:r w:rsidR="00A4354E">
        <w:rPr>
          <w:rFonts w:hint="cs"/>
          <w:rtl/>
        </w:rPr>
        <w:t>:</w:t>
      </w:r>
    </w:p>
    <w:p w14:paraId="1D641C68" w14:textId="0ECF73D2" w:rsidR="00183BFF" w:rsidRPr="006F178A" w:rsidRDefault="00183BFF" w:rsidP="00A84345">
      <w:pPr>
        <w:rPr>
          <w:rFonts w:cs="Guttman Vilna"/>
          <w:b/>
          <w:bCs/>
          <w:rtl/>
        </w:rPr>
      </w:pPr>
      <w:r>
        <w:rPr>
          <w:rFonts w:hint="cs"/>
          <w:rtl/>
        </w:rPr>
        <w:t>ד</w:t>
      </w:r>
      <w:r w:rsidRPr="006F178A">
        <w:rPr>
          <w:rtl/>
        </w:rPr>
        <w:t>ע</w:t>
      </w:r>
      <w:r w:rsidR="00326A19">
        <w:rPr>
          <w:rtl/>
        </w:rPr>
        <w:t>ושה תבשיל מעיו"ט</w:t>
      </w:r>
      <w:r w:rsidRPr="006F178A">
        <w:rPr>
          <w:rtl/>
        </w:rPr>
        <w:t>.</w:t>
      </w:r>
    </w:p>
    <w:p w14:paraId="79B7EDAC" w14:textId="78C71FE7" w:rsidR="00BD6538" w:rsidRPr="00BD6538" w:rsidRDefault="00BD6538" w:rsidP="00BD6538">
      <w:pPr>
        <w:pStyle w:val="36"/>
        <w:framePr w:wrap="notBeside"/>
        <w:rPr>
          <w:rtl/>
        </w:rPr>
      </w:pPr>
      <w:r>
        <w:rPr>
          <w:rFonts w:hint="cs"/>
          <w:rtl/>
        </w:rPr>
        <w:t>-</w:t>
      </w:r>
      <w:r w:rsidR="00183BFF" w:rsidRPr="00BD6538">
        <w:rPr>
          <w:rtl/>
        </w:rPr>
        <w:t>לרב אשי</w:t>
      </w:r>
      <w:r w:rsidR="00A4354E">
        <w:rPr>
          <w:rFonts w:hint="cs"/>
          <w:rtl/>
        </w:rPr>
        <w:t>:</w:t>
      </w:r>
    </w:p>
    <w:p w14:paraId="24A27A0E" w14:textId="4472F0C5" w:rsidR="00183BFF" w:rsidRDefault="00183BFF" w:rsidP="00BD6538">
      <w:pPr>
        <w:rPr>
          <w:rtl/>
        </w:rPr>
      </w:pPr>
      <w:r w:rsidRPr="006F178A">
        <w:rPr>
          <w:rtl/>
        </w:rPr>
        <w:t xml:space="preserve"> היינו דמערב יו"ט  </w:t>
      </w:r>
      <w:r>
        <w:rPr>
          <w:rFonts w:hint="cs"/>
          <w:rtl/>
        </w:rPr>
        <w:t xml:space="preserve">אבל לא ביו'ט </w:t>
      </w:r>
    </w:p>
    <w:p w14:paraId="1B82C07D" w14:textId="061D9970" w:rsidR="00A4354E" w:rsidRPr="00A4354E" w:rsidRDefault="00A4354E" w:rsidP="00A4354E">
      <w:pPr>
        <w:pStyle w:val="36"/>
        <w:framePr w:wrap="notBeside"/>
        <w:rPr>
          <w:rtl/>
        </w:rPr>
      </w:pPr>
      <w:r>
        <w:rPr>
          <w:rFonts w:hint="cs"/>
          <w:rtl/>
        </w:rPr>
        <w:t>-</w:t>
      </w:r>
      <w:r w:rsidR="00183BFF" w:rsidRPr="00A4354E">
        <w:rPr>
          <w:rtl/>
        </w:rPr>
        <w:t>ולרבא</w:t>
      </w:r>
      <w:r w:rsidR="00183BFF" w:rsidRPr="00A4354E">
        <w:rPr>
          <w:rFonts w:hint="cs"/>
          <w:rtl/>
        </w:rPr>
        <w:t>:</w:t>
      </w:r>
    </w:p>
    <w:p w14:paraId="08312E60" w14:textId="1A7B2640" w:rsidR="00183BFF" w:rsidRPr="00A4354E" w:rsidRDefault="00183BFF" w:rsidP="00A4354E">
      <w:pPr>
        <w:spacing w:after="60"/>
        <w:rPr>
          <w:rtl/>
        </w:rPr>
      </w:pPr>
      <w:r w:rsidRPr="00A4354E">
        <w:rPr>
          <w:rtl/>
        </w:rPr>
        <w:t>אפי' ביו"ט אלא גזרה שמא יפשע.</w:t>
      </w:r>
    </w:p>
    <w:p w14:paraId="4A903A45" w14:textId="77777777" w:rsidR="00A4354E" w:rsidRPr="00A4354E" w:rsidRDefault="00326A19" w:rsidP="00A4354E">
      <w:pPr>
        <w:pStyle w:val="36"/>
        <w:framePr w:wrap="notBeside"/>
        <w:rPr>
          <w:rtl/>
        </w:rPr>
      </w:pPr>
      <w:r w:rsidRPr="00A4354E">
        <w:rPr>
          <w:rFonts w:hint="cs"/>
          <w:rtl/>
        </w:rPr>
        <w:t>ג</w:t>
      </w:r>
      <w:r w:rsidR="00183BFF" w:rsidRPr="00A4354E">
        <w:rPr>
          <w:rtl/>
        </w:rPr>
        <w:t>.</w:t>
      </w:r>
    </w:p>
    <w:p w14:paraId="61CCD0B2" w14:textId="4DEC38E4" w:rsidR="00183BFF" w:rsidRPr="00A84345" w:rsidRDefault="00183BFF" w:rsidP="00A4354E">
      <w:pPr>
        <w:rPr>
          <w:rStyle w:val="af4"/>
          <w:rtl/>
        </w:rPr>
      </w:pPr>
      <w:r w:rsidRPr="001F19F5">
        <w:rPr>
          <w:spacing w:val="-2"/>
          <w:rtl/>
        </w:rPr>
        <w:t xml:space="preserve">ותנא מייתי </w:t>
      </w:r>
      <w:r w:rsidRPr="00A84345">
        <w:rPr>
          <w:rStyle w:val="af4"/>
          <w:rtl/>
        </w:rPr>
        <w:t xml:space="preserve">מ'את אשר תאפו אפו ואת אשר תבשלו בשלו' </w:t>
      </w:r>
    </w:p>
    <w:p w14:paraId="30E57462" w14:textId="77777777" w:rsidR="00A84345" w:rsidRPr="00A84345" w:rsidRDefault="00183BFF" w:rsidP="00A84345">
      <w:pPr>
        <w:pStyle w:val="36"/>
        <w:framePr w:wrap="notBeside"/>
        <w:rPr>
          <w:rtl/>
        </w:rPr>
      </w:pPr>
      <w:r w:rsidRPr="00A84345">
        <w:rPr>
          <w:rtl/>
        </w:rPr>
        <w:t>מכאן אר"א:</w:t>
      </w:r>
    </w:p>
    <w:p w14:paraId="096F22DF" w14:textId="0C5DFB22" w:rsidR="00183BFF" w:rsidRPr="001F19F5" w:rsidRDefault="00183BFF" w:rsidP="00A84345">
      <w:pPr>
        <w:rPr>
          <w:rFonts w:cs="Guttman Vilna"/>
          <w:b/>
          <w:bCs/>
          <w:spacing w:val="-2"/>
          <w:rtl/>
        </w:rPr>
      </w:pPr>
      <w:r w:rsidRPr="001F19F5">
        <w:rPr>
          <w:spacing w:val="-2"/>
          <w:rtl/>
        </w:rPr>
        <w:t xml:space="preserve">אופין </w:t>
      </w:r>
      <w:r w:rsidRPr="001F19F5">
        <w:rPr>
          <w:rFonts w:hint="cs"/>
          <w:spacing w:val="-2"/>
          <w:rtl/>
        </w:rPr>
        <w:t xml:space="preserve">רק </w:t>
      </w:r>
      <w:r w:rsidRPr="001F19F5">
        <w:rPr>
          <w:spacing w:val="-2"/>
          <w:rtl/>
        </w:rPr>
        <w:t xml:space="preserve">על האפוי, </w:t>
      </w:r>
      <w:r w:rsidRPr="001F19F5">
        <w:rPr>
          <w:rFonts w:hint="cs"/>
          <w:spacing w:val="-2"/>
          <w:rtl/>
        </w:rPr>
        <w:t>ו</w:t>
      </w:r>
      <w:r w:rsidRPr="001F19F5">
        <w:rPr>
          <w:spacing w:val="-2"/>
          <w:rtl/>
        </w:rPr>
        <w:t xml:space="preserve">מבשלין </w:t>
      </w:r>
      <w:r w:rsidRPr="001F19F5">
        <w:rPr>
          <w:rFonts w:hint="cs"/>
          <w:spacing w:val="-2"/>
          <w:rtl/>
        </w:rPr>
        <w:t xml:space="preserve">רק </w:t>
      </w:r>
      <w:r w:rsidRPr="001F19F5">
        <w:rPr>
          <w:spacing w:val="-2"/>
          <w:rtl/>
        </w:rPr>
        <w:t>על המבושל.</w:t>
      </w:r>
    </w:p>
    <w:p w14:paraId="07996F33" w14:textId="2A0E239B" w:rsidR="00183BFF" w:rsidRPr="006F178A" w:rsidRDefault="00B35974" w:rsidP="00B35974">
      <w:pPr>
        <w:pStyle w:val="afff0"/>
        <w:rPr>
          <w:del w:id="90034" w:author="מנוע עיצוב" w:date="2026-10-08T11:01:28Z"/>
          <w:rtl/>
        </w:rPr>
      </w:pPr>
      <w:del w:id="90033" w:author="מנוע עיצוב" w:date="2026-10-08T11:01:28Z">
        <w:r>
          <w:rPr>
            <w:rFonts w:ascii="BA TM • Vilna Extra-Bold" w:hAnsi="BA TM • Vilna Extra-Bold" w:hint="cs"/>
            <w:rtl/>
          </w:rPr>
          <w:delText xml:space="preserve">****</w:delText>
        </w:r>
      </w:del>
    </w:p>
    <w:p w14:paraId="244BB51F" w14:textId="62BFF774" w:rsidR="00183BFF" w:rsidRPr="006F178A" w:rsidRDefault="00183BFF" w:rsidP="001A1E31">
      <w:pPr>
        <w:pStyle w:val="afffff8"/>
        <w:rPr>
          <w:rtl/>
        </w:rPr>
      </w:pPr>
      <w:r w:rsidRPr="006F178A">
        <w:rPr>
          <w:rtl/>
        </w:rPr>
        <w:t xml:space="preserve">מעשה </w:t>
      </w:r>
      <w:r w:rsidRPr="0070223C">
        <w:rPr>
          <w:rStyle w:val="afffff3"/>
          <w:rtl/>
        </w:rPr>
        <w:t xml:space="preserve">בר"א </w:t>
      </w:r>
      <w:r w:rsidRPr="006F178A">
        <w:rPr>
          <w:rtl/>
        </w:rPr>
        <w:t>ש</w:t>
      </w:r>
      <w:r>
        <w:rPr>
          <w:rFonts w:hint="cs"/>
          <w:rtl/>
        </w:rPr>
        <w:t>ישב</w:t>
      </w:r>
      <w:r w:rsidRPr="006F178A">
        <w:rPr>
          <w:rtl/>
        </w:rPr>
        <w:t xml:space="preserve"> ודרש כל היום בהלכות יו"ט.</w:t>
      </w:r>
    </w:p>
    <w:p w14:paraId="07702594" w14:textId="77777777" w:rsidR="00183BFF" w:rsidRPr="0070223C" w:rsidRDefault="00183BFF" w:rsidP="00183BFF">
      <w:pPr>
        <w:rPr>
          <w:rtl/>
        </w:rPr>
      </w:pPr>
      <w:r w:rsidRPr="0070223C">
        <w:rPr>
          <w:rtl/>
        </w:rPr>
        <w:t xml:space="preserve">יצתה כת ראשונה, </w:t>
      </w:r>
      <w:r>
        <w:rPr>
          <w:rtl/>
        </w:rPr>
        <w:t xml:space="preserve">אמר: הללו בעלי </w:t>
      </w:r>
      <w:r w:rsidRPr="0070223C">
        <w:rPr>
          <w:rFonts w:hint="cs"/>
          <w:rtl/>
        </w:rPr>
        <w:t>חביות גדולות</w:t>
      </w:r>
      <w:r w:rsidRPr="0070223C">
        <w:rPr>
          <w:rtl/>
        </w:rPr>
        <w:t>.</w:t>
      </w:r>
    </w:p>
    <w:p w14:paraId="745E64E5" w14:textId="77777777" w:rsidR="00E54AAE" w:rsidRPr="006F178A" w:rsidRDefault="00183BFF" w:rsidP="00E54AAE">
      <w:pPr>
        <w:ind w:firstLine="284"/>
        <w:rPr>
          <w:rtl/>
        </w:rPr>
      </w:pPr>
      <w:r>
        <w:rPr>
          <w:rFonts w:hint="cs"/>
          <w:rtl/>
        </w:rPr>
        <w:t xml:space="preserve"> </w:t>
      </w:r>
      <w:r w:rsidR="00E54AAE">
        <w:rPr>
          <w:rFonts w:hint="cs"/>
          <w:rtl/>
        </w:rPr>
        <w:t xml:space="preserve">כת </w:t>
      </w:r>
      <w:r w:rsidRPr="006F178A">
        <w:rPr>
          <w:rtl/>
        </w:rPr>
        <w:t>שניה</w:t>
      </w:r>
      <w:r w:rsidR="00326A19">
        <w:rPr>
          <w:rFonts w:hint="cs"/>
          <w:rtl/>
        </w:rPr>
        <w:t>:</w:t>
      </w:r>
      <w:r w:rsidRPr="006F178A">
        <w:rPr>
          <w:rtl/>
        </w:rPr>
        <w:t xml:space="preserve"> בעלי חביות.</w:t>
      </w:r>
      <w:r w:rsidR="00E54AAE">
        <w:rPr>
          <w:rFonts w:hint="cs"/>
          <w:rtl/>
        </w:rPr>
        <w:t xml:space="preserve"> </w:t>
      </w:r>
      <w:r w:rsidR="00E54AAE">
        <w:rPr>
          <w:rtl/>
        </w:rPr>
        <w:tab/>
      </w:r>
      <w:r w:rsidR="00E54AAE">
        <w:rPr>
          <w:rFonts w:hint="cs"/>
          <w:rtl/>
        </w:rPr>
        <w:t xml:space="preserve"> </w:t>
      </w:r>
      <w:r w:rsidR="00E54AAE">
        <w:rPr>
          <w:rFonts w:hint="cs"/>
          <w:rtl/>
        </w:rPr>
        <w:tab/>
      </w:r>
      <w:r w:rsidR="00E54AAE" w:rsidRPr="006F178A">
        <w:rPr>
          <w:rtl/>
        </w:rPr>
        <w:t>כת שלישית</w:t>
      </w:r>
      <w:r w:rsidR="00E54AAE">
        <w:rPr>
          <w:rFonts w:hint="cs"/>
          <w:rtl/>
        </w:rPr>
        <w:t>:</w:t>
      </w:r>
      <w:r w:rsidR="00E54AAE" w:rsidRPr="006F178A">
        <w:rPr>
          <w:rtl/>
        </w:rPr>
        <w:t xml:space="preserve"> </w:t>
      </w:r>
      <w:r w:rsidR="00E54AAE">
        <w:rPr>
          <w:rtl/>
        </w:rPr>
        <w:tab/>
      </w:r>
      <w:r w:rsidR="00E54AAE" w:rsidRPr="006F178A">
        <w:rPr>
          <w:rtl/>
        </w:rPr>
        <w:t>בעלי כדין.</w:t>
      </w:r>
    </w:p>
    <w:p w14:paraId="6451A5FE" w14:textId="77777777" w:rsidR="00890D8C" w:rsidRPr="00890D8C" w:rsidRDefault="00890D8C" w:rsidP="00890D8C">
      <w:pPr>
        <w:pStyle w:val="afff5"/>
        <w:framePr w:wrap="around"/>
        <w:rPr>
          <w:del w:id="41106" w:author="Claude" w:date="2026-10-07T09:24:44Z"/>
          <w:rtl/>
        </w:rPr>
      </w:pPr>
      <w:del w:id="41105" w:author="Claude" w:date="2026-10-07T09:24:44Z">
        <w:r w:rsidRPr="00890D8C">
          <w:rPr>
            <w:rFonts w:hint="cs"/>
            <w:rtl/>
          </w:rPr>
          <w:delText xml:space="preserve">פרק שני</w:delText>
        </w:r>
      </w:del>
    </w:p>
    <w:p w14:paraId="2B59E468" w14:textId="77777777" w:rsidR="00183BFF" w:rsidRPr="00E54AAE" w:rsidRDefault="00183BFF" w:rsidP="00E54AAE">
      <w:pPr>
        <w:ind w:firstLine="284"/>
        <w:rPr>
          <w:spacing w:val="-2"/>
          <w:rtl/>
        </w:rPr>
      </w:pPr>
      <w:r w:rsidRPr="00E54AAE">
        <w:rPr>
          <w:spacing w:val="-2"/>
          <w:rtl/>
        </w:rPr>
        <w:t>כת רביעית</w:t>
      </w:r>
      <w:r w:rsidR="00326A19" w:rsidRPr="00E54AAE">
        <w:rPr>
          <w:rFonts w:hint="cs"/>
          <w:spacing w:val="-2"/>
          <w:rtl/>
        </w:rPr>
        <w:t>:</w:t>
      </w:r>
      <w:r w:rsidRPr="00E54AAE">
        <w:rPr>
          <w:spacing w:val="-2"/>
          <w:rtl/>
        </w:rPr>
        <w:t xml:space="preserve"> </w:t>
      </w:r>
      <w:r w:rsidRPr="00E54AAE">
        <w:rPr>
          <w:spacing w:val="-2"/>
          <w:rtl/>
        </w:rPr>
        <w:tab/>
        <w:t>בעלי לגינין.</w:t>
      </w:r>
      <w:r w:rsidR="00E54AAE" w:rsidRPr="00E54AAE">
        <w:rPr>
          <w:rFonts w:hint="cs"/>
          <w:spacing w:val="-2"/>
          <w:rtl/>
        </w:rPr>
        <w:t xml:space="preserve"> </w:t>
      </w:r>
      <w:r w:rsidR="00E54AAE" w:rsidRPr="00E54AAE">
        <w:rPr>
          <w:spacing w:val="-2"/>
          <w:rtl/>
        </w:rPr>
        <w:tab/>
      </w:r>
      <w:r w:rsidRPr="00E54AAE">
        <w:rPr>
          <w:spacing w:val="-2"/>
          <w:rtl/>
        </w:rPr>
        <w:t>כת חמישית</w:t>
      </w:r>
      <w:r w:rsidR="00326A19" w:rsidRPr="00E54AAE">
        <w:rPr>
          <w:rFonts w:hint="cs"/>
          <w:spacing w:val="-2"/>
          <w:rtl/>
        </w:rPr>
        <w:t>:</w:t>
      </w:r>
      <w:r w:rsidRPr="00E54AAE">
        <w:rPr>
          <w:spacing w:val="-2"/>
          <w:rtl/>
        </w:rPr>
        <w:t xml:space="preserve"> </w:t>
      </w:r>
      <w:r w:rsidRPr="00E54AAE">
        <w:rPr>
          <w:spacing w:val="-2"/>
          <w:rtl/>
        </w:rPr>
        <w:tab/>
        <w:t>בעלי כוסות.</w:t>
      </w:r>
    </w:p>
    <w:p w14:paraId="329C292C" w14:textId="77777777" w:rsidR="00183BFF" w:rsidRPr="006F178A" w:rsidRDefault="00183BFF" w:rsidP="00E54AAE">
      <w:pPr>
        <w:rPr>
          <w:rtl/>
        </w:rPr>
      </w:pPr>
      <w:r w:rsidRPr="006F178A">
        <w:rPr>
          <w:rtl/>
        </w:rPr>
        <w:t xml:space="preserve">התחילו כת ששית לצאת, </w:t>
      </w:r>
      <w:r w:rsidRPr="00326A19">
        <w:rPr>
          <w:rStyle w:val="afffff3"/>
          <w:rtl/>
        </w:rPr>
        <w:t xml:space="preserve">אמר: </w:t>
      </w:r>
      <w:r w:rsidRPr="006F178A">
        <w:rPr>
          <w:rtl/>
        </w:rPr>
        <w:t xml:space="preserve">הללו </w:t>
      </w:r>
      <w:r w:rsidR="00326A19">
        <w:rPr>
          <w:rFonts w:hint="cs"/>
          <w:rtl/>
        </w:rPr>
        <w:t xml:space="preserve">שיצאו </w:t>
      </w:r>
      <w:r w:rsidRPr="006F178A">
        <w:rPr>
          <w:rtl/>
        </w:rPr>
        <w:t>בעלי מארה.</w:t>
      </w:r>
      <w:r w:rsidR="00E54AAE">
        <w:rPr>
          <w:rtl/>
        </w:rPr>
        <w:br/>
      </w:r>
      <w:r w:rsidRPr="006F178A">
        <w:rPr>
          <w:rFonts w:ascii="Fb Fontext" w:hAnsi="Fb Fontext"/>
          <w:sz w:val="20"/>
          <w:rtl/>
        </w:rPr>
        <w:t>שמניחים חיי עולם ועוסקים בחיי שעה.</w:t>
      </w:r>
    </w:p>
    <w:p w14:paraId="7BBCCAF5" w14:textId="7B426D38" w:rsidR="001A1E31" w:rsidRPr="001A1E31" w:rsidRDefault="00183BFF" w:rsidP="001A1E31">
      <w:pPr>
        <w:rPr>
          <w:rStyle w:val="afffff3"/>
          <w:rFonts w:ascii="Fb Fontext" w:hAnsi="Fb Fontext" w:cs="BA TM • Tzlotana"/>
          <w:spacing w:val="4"/>
          <w:szCs w:val="16"/>
          <w:rtl/>
        </w:rPr>
      </w:pPr>
      <w:r w:rsidRPr="00CB6E74">
        <w:rPr>
          <w:rFonts w:ascii="Fb Fontext" w:hAnsi="Fb Fontext"/>
          <w:rtl/>
        </w:rPr>
        <w:t xml:space="preserve">בשעת פטירתן </w:t>
      </w:r>
      <w:r w:rsidRPr="00CB6E74">
        <w:rPr>
          <w:rStyle w:val="afffff3"/>
          <w:rFonts w:hint="cs"/>
          <w:rtl/>
        </w:rPr>
        <w:t>א"ל</w:t>
      </w:r>
      <w:r w:rsidRPr="00CB6E74">
        <w:rPr>
          <w:rStyle w:val="afffff3"/>
          <w:rtl/>
        </w:rPr>
        <w:t xml:space="preserve">: </w:t>
      </w:r>
      <w:r w:rsidRPr="001A1E31">
        <w:rPr>
          <w:rStyle w:val="af4"/>
          <w:rtl/>
        </w:rPr>
        <w:t xml:space="preserve">'לכו אכלו משמנים ושתו ממתקים ושלחו מנות </w:t>
      </w:r>
      <w:r w:rsidRPr="001A1E31">
        <w:rPr>
          <w:rStyle w:val="af4"/>
          <w:spacing w:val="2"/>
          <w:rtl/>
        </w:rPr>
        <w:t>לאין נכון לו כי קדוש היום לאדנינו ואל תעצבו כי חדות ה' היא מעזכם'</w:t>
      </w:r>
      <w:r w:rsidRPr="001A1E31">
        <w:rPr>
          <w:rStyle w:val="af4"/>
          <w:rtl/>
        </w:rPr>
        <w:t>.</w:t>
      </w:r>
    </w:p>
    <w:p w14:paraId="292807FA" w14:textId="77777777" w:rsidR="001A1E31" w:rsidRPr="001A1E31" w:rsidRDefault="00183BFF" w:rsidP="001A1E31">
      <w:pPr>
        <w:pStyle w:val="36"/>
        <w:framePr w:wrap="notBeside"/>
        <w:rPr>
          <w:rtl/>
        </w:rPr>
      </w:pPr>
      <w:r w:rsidRPr="001A1E31">
        <w:rPr>
          <w:rtl/>
        </w:rPr>
        <w:t>דר"א לטעמ</w:t>
      </w:r>
      <w:r w:rsidRPr="001A1E31">
        <w:rPr>
          <w:rFonts w:hint="cs"/>
          <w:rtl/>
        </w:rPr>
        <w:t>ו</w:t>
      </w:r>
      <w:r w:rsidRPr="001A1E31">
        <w:rPr>
          <w:rtl/>
        </w:rPr>
        <w:t>:</w:t>
      </w:r>
    </w:p>
    <w:p w14:paraId="0BE12E22" w14:textId="41B4FDF2" w:rsidR="00183BFF" w:rsidRPr="001F19F5" w:rsidRDefault="00183BFF" w:rsidP="001A1E31">
      <w:pPr>
        <w:rPr>
          <w:spacing w:val="-4"/>
          <w:rtl/>
        </w:rPr>
      </w:pPr>
      <w:r w:rsidRPr="006F178A">
        <w:rPr>
          <w:rtl/>
        </w:rPr>
        <w:lastRenderedPageBreak/>
        <w:t>שמחת יו"ט רשות.</w:t>
      </w:r>
      <w:r w:rsidR="00E54AAE">
        <w:rPr>
          <w:rFonts w:hint="cs"/>
          <w:rtl/>
        </w:rPr>
        <w:t xml:space="preserve"> - </w:t>
      </w:r>
      <w:r w:rsidRPr="001F19F5">
        <w:rPr>
          <w:rFonts w:hint="cs"/>
          <w:spacing w:val="-4"/>
          <w:rtl/>
        </w:rPr>
        <w:t>ד</w:t>
      </w:r>
      <w:r w:rsidRPr="001F19F5">
        <w:rPr>
          <w:spacing w:val="-4"/>
          <w:rtl/>
        </w:rPr>
        <w:t>אין לו לאדם ביו"ט אלא: או אוכל ושותה או יושב ושונה.</w:t>
      </w:r>
      <w:r w:rsidR="007A32A7">
        <w:rPr>
          <w:rFonts w:hint="cs"/>
          <w:spacing w:val="-4"/>
          <w:rtl/>
        </w:rPr>
        <w:t xml:space="preserve"> דאו </w:t>
      </w:r>
      <w:r w:rsidR="007A32A7" w:rsidRPr="00BF5D1E">
        <w:rPr>
          <w:rFonts w:cs="PFT_Frank" w:hint="cs"/>
          <w:b/>
          <w:bCs/>
          <w:spacing w:val="-4"/>
          <w:szCs w:val="14"/>
          <w:rtl/>
        </w:rPr>
        <w:t>כולו</w:t>
      </w:r>
      <w:r w:rsidR="007A32A7">
        <w:rPr>
          <w:rFonts w:hint="cs"/>
          <w:spacing w:val="-4"/>
          <w:rtl/>
        </w:rPr>
        <w:t xml:space="preserve"> לה'</w:t>
      </w:r>
      <w:r w:rsidR="0055663E">
        <w:rPr>
          <w:rFonts w:hint="cs"/>
          <w:spacing w:val="-4"/>
          <w:rtl/>
        </w:rPr>
        <w:t>,</w:t>
      </w:r>
      <w:r w:rsidR="007A32A7">
        <w:rPr>
          <w:rFonts w:hint="cs"/>
          <w:spacing w:val="-4"/>
          <w:rtl/>
        </w:rPr>
        <w:t xml:space="preserve"> או </w:t>
      </w:r>
      <w:r w:rsidR="007A32A7" w:rsidRPr="00BF5D1E">
        <w:rPr>
          <w:rFonts w:cs="PFT_Frank" w:hint="cs"/>
          <w:b/>
          <w:bCs/>
          <w:spacing w:val="-4"/>
          <w:szCs w:val="14"/>
          <w:rtl/>
        </w:rPr>
        <w:t>כולו</w:t>
      </w:r>
      <w:r w:rsidR="007A32A7">
        <w:rPr>
          <w:rFonts w:hint="cs"/>
          <w:spacing w:val="-4"/>
          <w:rtl/>
        </w:rPr>
        <w:t xml:space="preserve"> לכם.</w:t>
      </w:r>
    </w:p>
    <w:p w14:paraId="5AA5BE5D" w14:textId="77777777" w:rsidR="001A1E31" w:rsidRPr="001A1E31" w:rsidRDefault="00183BFF" w:rsidP="001A1E31">
      <w:pPr>
        <w:pStyle w:val="36"/>
        <w:framePr w:wrap="notBeside"/>
        <w:rPr>
          <w:rtl/>
        </w:rPr>
      </w:pPr>
      <w:r w:rsidRPr="001A1E31">
        <w:rPr>
          <w:rtl/>
        </w:rPr>
        <w:t>רבי יהושע:</w:t>
      </w:r>
    </w:p>
    <w:p w14:paraId="58B38353" w14:textId="065B3443" w:rsidR="00183BFF" w:rsidRPr="006F178A" w:rsidRDefault="00183BFF" w:rsidP="00183BFF">
      <w:pPr>
        <w:rPr>
          <w:rtl/>
        </w:rPr>
      </w:pPr>
      <w:r w:rsidRPr="006F178A">
        <w:rPr>
          <w:rFonts w:ascii="Fb Fontext" w:hAnsi="Fb Fontext"/>
          <w:sz w:val="20"/>
          <w:rtl/>
        </w:rPr>
        <w:t xml:space="preserve">חלקהו - </w:t>
      </w:r>
      <w:r w:rsidRPr="00BF5D1E">
        <w:rPr>
          <w:rFonts w:ascii="Fb Fontext" w:hAnsi="Fb Fontext" w:cs="PFT_Frank"/>
          <w:b/>
          <w:bCs/>
          <w:sz w:val="20"/>
          <w:szCs w:val="14"/>
          <w:rtl/>
        </w:rPr>
        <w:t>חציו</w:t>
      </w:r>
      <w:r w:rsidRPr="006F178A">
        <w:rPr>
          <w:rFonts w:ascii="Fb Fontext" w:hAnsi="Fb Fontext"/>
          <w:sz w:val="20"/>
          <w:rtl/>
        </w:rPr>
        <w:t xml:space="preserve"> ל</w:t>
      </w:r>
      <w:r>
        <w:rPr>
          <w:rFonts w:ascii="Fb Fontext" w:hAnsi="Fb Fontext"/>
          <w:sz w:val="20"/>
          <w:rtl/>
        </w:rPr>
        <w:t>ה'</w:t>
      </w:r>
      <w:r w:rsidRPr="006F178A">
        <w:rPr>
          <w:rFonts w:ascii="Fb Fontext" w:hAnsi="Fb Fontext"/>
          <w:sz w:val="20"/>
          <w:rtl/>
        </w:rPr>
        <w:t xml:space="preserve"> </w:t>
      </w:r>
      <w:r w:rsidRPr="00BF5D1E">
        <w:rPr>
          <w:rFonts w:ascii="Fb Fontext" w:hAnsi="Fb Fontext" w:cs="PFT_Frank"/>
          <w:b/>
          <w:bCs/>
          <w:sz w:val="20"/>
          <w:szCs w:val="14"/>
          <w:rtl/>
        </w:rPr>
        <w:t>וחציו</w:t>
      </w:r>
      <w:r w:rsidRPr="006F178A">
        <w:rPr>
          <w:rFonts w:ascii="Fb Fontext" w:hAnsi="Fb Fontext"/>
          <w:sz w:val="20"/>
          <w:rtl/>
        </w:rPr>
        <w:t xml:space="preserve"> לכם.</w:t>
      </w:r>
    </w:p>
    <w:p w14:paraId="5F642757" w14:textId="77777777" w:rsidR="001A1E31" w:rsidRPr="001A1E31" w:rsidRDefault="00183BFF" w:rsidP="001A1E31">
      <w:pPr>
        <w:pStyle w:val="36"/>
        <w:framePr w:wrap="notBeside"/>
        <w:rPr>
          <w:rtl/>
        </w:rPr>
      </w:pPr>
      <w:r w:rsidRPr="001A1E31">
        <w:rPr>
          <w:rtl/>
        </w:rPr>
        <w:t>רי"ו:</w:t>
      </w:r>
    </w:p>
    <w:p w14:paraId="79C1F119" w14:textId="350C98C1" w:rsidR="00183BFF" w:rsidRPr="00326A19" w:rsidRDefault="00326A19" w:rsidP="0055663E">
      <w:pPr>
        <w:spacing w:after="60"/>
        <w:rPr>
          <w:rtl/>
        </w:rPr>
      </w:pPr>
      <w:r w:rsidRPr="00326A19">
        <w:rPr>
          <w:rFonts w:hint="cs"/>
          <w:rtl/>
        </w:rPr>
        <w:t>תרוויהו מ</w:t>
      </w:r>
      <w:r w:rsidR="00183BFF" w:rsidRPr="00326A19">
        <w:rPr>
          <w:rStyle w:val="af4"/>
          <w:spacing w:val="-2"/>
          <w:rtl/>
        </w:rPr>
        <w:t>'</w:t>
      </w:r>
      <w:r w:rsidR="00183BFF" w:rsidRPr="00887868">
        <w:rPr>
          <w:rStyle w:val="af4"/>
          <w:rtl/>
        </w:rPr>
        <w:t>עצרת לה' אלהיך'.</w:t>
      </w:r>
      <w:r w:rsidRPr="00326A19">
        <w:rPr>
          <w:rFonts w:hint="cs"/>
          <w:rtl/>
        </w:rPr>
        <w:t>ומאידך</w:t>
      </w:r>
      <w:r w:rsidR="00183BFF" w:rsidRPr="00326A19">
        <w:rPr>
          <w:rStyle w:val="af4"/>
          <w:spacing w:val="-2"/>
          <w:rtl/>
        </w:rPr>
        <w:t xml:space="preserve"> </w:t>
      </w:r>
      <w:r w:rsidR="00183BFF" w:rsidRPr="00887868">
        <w:rPr>
          <w:rStyle w:val="af4"/>
          <w:rtl/>
        </w:rPr>
        <w:t>'עצרת תהיה לכם',</w:t>
      </w:r>
    </w:p>
    <w:p w14:paraId="6C0981CE" w14:textId="04198DC9" w:rsidR="007A32A7" w:rsidRPr="007A32A7" w:rsidRDefault="00B5328A" w:rsidP="007A32A7">
      <w:pPr>
        <w:pStyle w:val="36"/>
        <w:framePr w:wrap="notBeside"/>
        <w:rPr>
          <w:rtl/>
        </w:rPr>
      </w:pPr>
      <w:r>
        <w:rPr>
          <w:rFonts w:hint="cs"/>
          <w:rtl/>
        </w:rPr>
        <w:t>ר''ח:</w:t>
      </w:r>
    </w:p>
    <w:p w14:paraId="02CEA8E0" w14:textId="0F16A614" w:rsidR="00183BFF" w:rsidRPr="006F178A" w:rsidRDefault="00183BFF" w:rsidP="0055663E">
      <w:pPr>
        <w:pStyle w:val="afffffe"/>
        <w:spacing w:before="0"/>
        <w:rPr>
          <w:rtl/>
        </w:rPr>
      </w:pPr>
      <w:r w:rsidRPr="0070223C">
        <w:rPr>
          <w:rStyle w:val="af4"/>
          <w:rtl/>
        </w:rPr>
        <w:t>לאין נכון לו</w:t>
      </w:r>
      <w:r w:rsidRPr="006F178A">
        <w:rPr>
          <w:rtl/>
        </w:rPr>
        <w:t>- למי שלא הניח עירובי תבשילין.</w:t>
      </w:r>
    </w:p>
    <w:p w14:paraId="4D314C07" w14:textId="7F135981" w:rsidR="00183BFF" w:rsidRPr="00E54AAE" w:rsidRDefault="00183BFF" w:rsidP="005110CA">
      <w:pPr>
        <w:spacing w:after="60"/>
        <w:ind w:left="340" w:firstLine="170"/>
        <w:rPr>
          <w:spacing w:val="-2"/>
          <w:rtl/>
        </w:rPr>
      </w:pPr>
      <w:r w:rsidRPr="00B5328A">
        <w:rPr>
          <w:rStyle w:val="afffff3"/>
          <w:rtl/>
        </w:rPr>
        <w:t>א"ד:</w:t>
      </w:r>
      <w:r w:rsidRPr="00E54AAE">
        <w:rPr>
          <w:rStyle w:val="afffff3"/>
          <w:spacing w:val="-2"/>
          <w:rtl/>
        </w:rPr>
        <w:t xml:space="preserve"> </w:t>
      </w:r>
      <w:r w:rsidRPr="00E54AAE">
        <w:rPr>
          <w:spacing w:val="-2"/>
          <w:rtl/>
        </w:rPr>
        <w:t>מי שלא היה ל</w:t>
      </w:r>
      <w:r w:rsidR="00326A19" w:rsidRPr="00E54AAE">
        <w:rPr>
          <w:spacing w:val="-2"/>
          <w:rtl/>
        </w:rPr>
        <w:t>ו להניח</w:t>
      </w:r>
      <w:r w:rsidR="00326A19" w:rsidRPr="00E54AAE">
        <w:rPr>
          <w:rFonts w:hint="cs"/>
          <w:spacing w:val="-2"/>
          <w:rtl/>
        </w:rPr>
        <w:t>,</w:t>
      </w:r>
      <w:r w:rsidR="00326A19" w:rsidRPr="00E54AAE">
        <w:rPr>
          <w:spacing w:val="-2"/>
          <w:rtl/>
        </w:rPr>
        <w:t xml:space="preserve"> אבל </w:t>
      </w:r>
      <w:r w:rsidRPr="00E54AAE">
        <w:rPr>
          <w:spacing w:val="-2"/>
          <w:rtl/>
        </w:rPr>
        <w:t>היה לו פושע הוא.</w:t>
      </w:r>
    </w:p>
    <w:p w14:paraId="312EEF86" w14:textId="0E20EE97" w:rsidR="005110CA" w:rsidRPr="005110CA" w:rsidRDefault="005110CA" w:rsidP="005110CA">
      <w:pPr>
        <w:pStyle w:val="36"/>
        <w:framePr w:wrap="notBeside"/>
        <w:rPr>
          <w:rtl/>
        </w:rPr>
      </w:pPr>
      <w:r>
        <w:rPr>
          <w:rFonts w:hint="cs"/>
          <w:rtl/>
        </w:rPr>
        <w:t>רי"ו:</w:t>
      </w:r>
    </w:p>
    <w:p w14:paraId="5C729E50" w14:textId="77777777" w:rsidR="005110CA" w:rsidRDefault="00183BFF" w:rsidP="005110CA">
      <w:pPr>
        <w:rPr>
          <w:rStyle w:val="af4"/>
          <w:rtl/>
        </w:rPr>
      </w:pPr>
      <w:r w:rsidRPr="00CC56D5">
        <w:rPr>
          <w:rStyle w:val="af4"/>
          <w:rtl/>
        </w:rPr>
        <w:t>'כי חדות ה</w:t>
      </w:r>
      <w:r>
        <w:rPr>
          <w:rStyle w:val="af4"/>
          <w:rtl/>
        </w:rPr>
        <w:t>'</w:t>
      </w:r>
      <w:r w:rsidRPr="00CC56D5">
        <w:rPr>
          <w:rStyle w:val="af4"/>
          <w:rtl/>
        </w:rPr>
        <w:t xml:space="preserve"> היא מעזכם'</w:t>
      </w:r>
    </w:p>
    <w:p w14:paraId="32E6603F" w14:textId="7FC2FDE7" w:rsidR="00183BFF" w:rsidRPr="005C38BF" w:rsidRDefault="00183BFF" w:rsidP="00B5328A">
      <w:pPr>
        <w:spacing w:after="60"/>
        <w:rPr>
          <w:spacing w:val="-4"/>
          <w:rtl/>
        </w:rPr>
      </w:pPr>
      <w:r w:rsidRPr="005C38BF">
        <w:rPr>
          <w:spacing w:val="-4"/>
          <w:rtl/>
        </w:rPr>
        <w:t xml:space="preserve">א"ל הקב"ה לישראל: לוו עלי וקדשו </w:t>
      </w:r>
      <w:r w:rsidR="00591A04" w:rsidRPr="005C38BF">
        <w:rPr>
          <w:rFonts w:hint="cs"/>
          <w:spacing w:val="-4"/>
          <w:rtl/>
        </w:rPr>
        <w:t>ה</w:t>
      </w:r>
      <w:r w:rsidRPr="005C38BF">
        <w:rPr>
          <w:spacing w:val="-4"/>
          <w:rtl/>
        </w:rPr>
        <w:t>יום והאמינו בי ואני פורע.</w:t>
      </w:r>
    </w:p>
    <w:p w14:paraId="4B071200" w14:textId="77777777" w:rsidR="00183BFF" w:rsidRPr="006F178A" w:rsidRDefault="00183BFF" w:rsidP="00890D8C">
      <w:pPr>
        <w:pStyle w:val="afff5"/>
        <w:framePr w:wrap="around"/>
        <w:rPr>
          <w:del w:id="42128" w:author="Claude" w:date="2026-10-07T09:43:38Z"/>
          <w:rFonts w:cs="Guttman Vilna"/>
          <w:b/>
          <w:bCs/>
          <w:rtl/>
        </w:rPr>
      </w:pPr>
      <w:del w:id="42127" w:author="Claude" w:date="2026-10-07T09:43:38Z">
        <w:r w:rsidRPr="006F178A">
          <w:rPr>
            <w:rFonts w:hint="cs"/>
            <w:rtl/>
          </w:rPr>
          <w:delText xml:space="preserve">פרק שני </w:delText>
        </w:r>
      </w:del>
    </w:p>
    <w:p w14:paraId="7264F2B0" w14:textId="55B28961" w:rsidR="001962AC" w:rsidRPr="001962AC" w:rsidRDefault="001962AC" w:rsidP="001962AC">
      <w:pPr>
        <w:pStyle w:val="36"/>
        <w:framePr w:wrap="notBeside"/>
        <w:rPr>
          <w:rtl/>
        </w:rPr>
      </w:pPr>
      <w:r>
        <w:rPr>
          <w:rFonts w:hint="cs"/>
          <w:rtl/>
        </w:rPr>
        <w:t>רי"ו</w:t>
      </w:r>
    </w:p>
    <w:p w14:paraId="694A5DEB" w14:textId="48E715E9" w:rsidR="00326A19" w:rsidRDefault="00183BFF" w:rsidP="00183BFF">
      <w:pPr>
        <w:rPr>
          <w:rFonts w:ascii="Fb Fontext" w:hAnsi="Fb Fontext"/>
          <w:spacing w:val="-2"/>
          <w:rtl/>
        </w:rPr>
      </w:pPr>
      <w:r w:rsidRPr="001F19F5">
        <w:rPr>
          <w:rStyle w:val="af4"/>
          <w:spacing w:val="-2"/>
          <w:rtl/>
        </w:rPr>
        <w:t>'אדיר במרום ה'</w:t>
      </w:r>
      <w:r w:rsidRPr="001F19F5">
        <w:rPr>
          <w:rStyle w:val="af4"/>
          <w:rFonts w:hint="cs"/>
          <w:spacing w:val="-2"/>
          <w:rtl/>
        </w:rPr>
        <w:t xml:space="preserve"> </w:t>
      </w:r>
    </w:p>
    <w:p w14:paraId="6BD97737" w14:textId="6487360B" w:rsidR="001962AC" w:rsidRPr="001962AC" w:rsidRDefault="001962AC" w:rsidP="001962AC">
      <w:pPr>
        <w:rPr>
          <w:rStyle w:val="afffff3"/>
          <w:rFonts w:cs="Guttman Vilna"/>
          <w:b/>
          <w:bCs/>
          <w:spacing w:val="-4"/>
          <w:szCs w:val="18"/>
          <w:rtl/>
        </w:rPr>
      </w:pPr>
      <w:r>
        <w:rPr>
          <w:rStyle w:val="afffff3"/>
          <w:rFonts w:hint="cs"/>
          <w:rtl/>
        </w:rPr>
        <w:t xml:space="preserve">א. </w:t>
      </w:r>
      <w:r w:rsidR="00183BFF" w:rsidRPr="001962AC">
        <w:rPr>
          <w:rtl/>
        </w:rPr>
        <w:t>הרוצה שיתקיימו נכסיו יטע בהן אדר,</w:t>
      </w:r>
      <w:r w:rsidR="00326A19" w:rsidRPr="00E54AAE">
        <w:rPr>
          <w:rFonts w:hint="cs"/>
          <w:spacing w:val="-4"/>
          <w:rtl/>
        </w:rPr>
        <w:t xml:space="preserve"> </w:t>
      </w:r>
      <w:r w:rsidR="00326A19" w:rsidRPr="00E54AAE">
        <w:rPr>
          <w:rStyle w:val="afffff7"/>
          <w:rFonts w:hint="cs"/>
          <w:spacing w:val="-4"/>
          <w:rtl/>
        </w:rPr>
        <w:t>ב.</w:t>
      </w:r>
      <w:r w:rsidR="00326A19" w:rsidRPr="00E54AAE">
        <w:rPr>
          <w:spacing w:val="-4"/>
          <w:rtl/>
        </w:rPr>
        <w:t xml:space="preserve"> אדר</w:t>
      </w:r>
      <w:r w:rsidR="00183BFF" w:rsidRPr="00E54AAE">
        <w:rPr>
          <w:spacing w:val="-4"/>
          <w:rtl/>
        </w:rPr>
        <w:t xml:space="preserve"> </w:t>
      </w:r>
      <w:r w:rsidR="00183BFF" w:rsidRPr="00E54AAE">
        <w:rPr>
          <w:rFonts w:hint="cs"/>
          <w:spacing w:val="-4"/>
          <w:rtl/>
        </w:rPr>
        <w:t>שקיים לדורות</w:t>
      </w:r>
    </w:p>
    <w:p w14:paraId="48016485" w14:textId="77777777" w:rsidR="001962AC" w:rsidRPr="001962AC" w:rsidRDefault="00183BFF" w:rsidP="001962AC">
      <w:pPr>
        <w:pStyle w:val="36"/>
        <w:framePr w:wrap="notBeside"/>
        <w:rPr>
          <w:rtl/>
        </w:rPr>
      </w:pPr>
      <w:r w:rsidRPr="001962AC">
        <w:rPr>
          <w:rtl/>
        </w:rPr>
        <w:t>תנ"ה</w:t>
      </w:r>
    </w:p>
    <w:p w14:paraId="15A0FE53" w14:textId="6C300EDB" w:rsidR="00183BFF" w:rsidRPr="001962AC" w:rsidRDefault="00E54AAE" w:rsidP="005C38BF">
      <w:pPr>
        <w:spacing w:after="60"/>
        <w:rPr>
          <w:spacing w:val="-4"/>
          <w:rtl/>
        </w:rPr>
      </w:pPr>
      <w:r w:rsidRPr="001962AC">
        <w:rPr>
          <w:spacing w:val="-4"/>
          <w:rtl/>
        </w:rPr>
        <w:t>שדה שיש בה אדר אינה נגזלת</w:t>
      </w:r>
      <w:r w:rsidR="00183BFF" w:rsidRPr="001962AC">
        <w:rPr>
          <w:spacing w:val="-4"/>
          <w:rtl/>
        </w:rPr>
        <w:t xml:space="preserve"> ואינה נחמסת, </w:t>
      </w:r>
      <w:r w:rsidRPr="001962AC">
        <w:rPr>
          <w:spacing w:val="-4"/>
          <w:rtl/>
        </w:rPr>
        <w:t>ופירותיה משתמרי</w:t>
      </w:r>
      <w:r w:rsidRPr="001962AC">
        <w:rPr>
          <w:rFonts w:hint="cs"/>
          <w:spacing w:val="-4"/>
          <w:rtl/>
        </w:rPr>
        <w:t>ן</w:t>
      </w:r>
    </w:p>
    <w:p w14:paraId="5C4966C8" w14:textId="77777777" w:rsidR="00183BFF" w:rsidRPr="006F178A" w:rsidRDefault="00183BFF" w:rsidP="00183BFF">
      <w:pPr>
        <w:pStyle w:val="afff2"/>
        <w:framePr w:wrap="around"/>
        <w:rPr>
          <w:rtl/>
        </w:rPr>
      </w:pPr>
      <w:r w:rsidRPr="006F178A">
        <w:rPr>
          <w:rtl/>
        </w:rPr>
        <w:t>טז.</w:t>
      </w:r>
    </w:p>
    <w:p w14:paraId="6C8CB8A6" w14:textId="77777777" w:rsidR="005C38BF" w:rsidRPr="005C38BF" w:rsidRDefault="00326A19" w:rsidP="005C38BF">
      <w:pPr>
        <w:pStyle w:val="36"/>
        <w:framePr w:wrap="notBeside"/>
        <w:rPr>
          <w:rtl/>
        </w:rPr>
      </w:pPr>
      <w:r w:rsidRPr="005C38BF">
        <w:rPr>
          <w:rFonts w:hint="cs"/>
          <w:rtl/>
        </w:rPr>
        <w:t>ר"ת</w:t>
      </w:r>
      <w:r w:rsidR="00183BFF" w:rsidRPr="005C38BF">
        <w:rPr>
          <w:rtl/>
        </w:rPr>
        <w:t>:</w:t>
      </w:r>
    </w:p>
    <w:p w14:paraId="68F44A0B" w14:textId="508B0225" w:rsidR="00B55887" w:rsidRDefault="00183BFF" w:rsidP="00B55887">
      <w:pPr>
        <w:pStyle w:val="afffff8"/>
        <w:rPr>
          <w:rtl/>
        </w:rPr>
      </w:pPr>
      <w:r w:rsidRPr="006F178A">
        <w:rPr>
          <w:rtl/>
        </w:rPr>
        <w:t>מזונותיו של אדם קצובים מר"ה ועד</w:t>
      </w:r>
      <w:r w:rsidRPr="006F178A">
        <w:rPr>
          <w:rFonts w:hint="cs"/>
          <w:rtl/>
        </w:rPr>
        <w:t xml:space="preserve"> ר</w:t>
      </w:r>
      <w:r w:rsidRPr="006F178A">
        <w:rPr>
          <w:rtl/>
        </w:rPr>
        <w:t>"</w:t>
      </w:r>
      <w:r w:rsidRPr="006F178A">
        <w:rPr>
          <w:rFonts w:hint="cs"/>
          <w:rtl/>
        </w:rPr>
        <w:t>ה</w:t>
      </w:r>
    </w:p>
    <w:p w14:paraId="06F8DC14" w14:textId="00E4EA11" w:rsidR="00183BFF" w:rsidRPr="006F178A" w:rsidRDefault="00183BFF" w:rsidP="00B55887">
      <w:pPr>
        <w:pStyle w:val="afffffe"/>
        <w:spacing w:before="0"/>
        <w:jc w:val="center"/>
        <w:rPr>
          <w:rtl/>
        </w:rPr>
      </w:pPr>
      <w:r w:rsidRPr="006F178A">
        <w:rPr>
          <w:rtl/>
        </w:rPr>
        <w:t xml:space="preserve">חוץ </w:t>
      </w:r>
      <w:r w:rsidRPr="001F19F5">
        <w:rPr>
          <w:rtl/>
        </w:rPr>
        <w:t>משבתות ויו"ט, והוצאת בניו לתלמוד תורה.</w:t>
      </w:r>
    </w:p>
    <w:p w14:paraId="105B1F0D" w14:textId="77777777" w:rsidR="00FA7B58" w:rsidRPr="00FA7B58" w:rsidRDefault="00591A04" w:rsidP="00FA7B58">
      <w:pPr>
        <w:pStyle w:val="36"/>
        <w:framePr w:wrap="notBeside"/>
        <w:rPr>
          <w:rtl/>
        </w:rPr>
      </w:pPr>
      <w:r w:rsidRPr="00FA7B58">
        <w:rPr>
          <w:rtl/>
        </w:rPr>
        <w:t xml:space="preserve">• </w:t>
      </w:r>
      <w:r w:rsidR="00183BFF" w:rsidRPr="00FA7B58">
        <w:rPr>
          <w:rtl/>
        </w:rPr>
        <w:t>ר"א:</w:t>
      </w:r>
    </w:p>
    <w:p w14:paraId="141FA171" w14:textId="2D99C3CD" w:rsidR="00262BD8" w:rsidRDefault="00262BD8" w:rsidP="00AC30DC">
      <w:pPr>
        <w:rPr>
          <w:rStyle w:val="af4"/>
          <w:rtl/>
        </w:rPr>
      </w:pPr>
      <w:r>
        <w:rPr>
          <w:rStyle w:val="af4"/>
          <w:rtl/>
        </w:rPr>
        <w:t>'</w:t>
      </w:r>
      <w:r w:rsidR="00183BFF" w:rsidRPr="000649F2">
        <w:rPr>
          <w:rStyle w:val="af4"/>
          <w:rtl/>
        </w:rPr>
        <w:t>בכסה ליום חגנו',</w:t>
      </w:r>
      <w:r>
        <w:rPr>
          <w:rFonts w:ascii="Fb Fontext" w:hAnsi="Fb Fontext"/>
          <w:rtl/>
        </w:rPr>
        <w:t xml:space="preserve"> זה </w:t>
      </w:r>
      <w:r>
        <w:rPr>
          <w:rStyle w:val="afffff3"/>
          <w:rFonts w:ascii="Fb Fontext" w:hAnsi="Fb Fontext"/>
          <w:rtl/>
          <w:rPrChange w:id="9052" w:author="מנוע אמוראים" w:date="2026-10-05T16:41:24Z">
            <w:rPr>
              <w:rFonts w:ascii="Fb Fontext" w:hAnsi="Fb Fontext"/>
              <w:rtl/>
            </w:rPr>
          </w:rPrChange>
        </w:rPr>
        <w:t xml:space="preserve">ר"ה</w:t>
      </w:r>
      <w:r>
        <w:rPr>
          <w:rFonts w:ascii="Fb Fontext" w:hAnsi="Fb Fontext"/>
          <w:rtl/>
        </w:rPr>
        <w:t xml:space="preserve"> חג שהחדש מתכסה</w:t>
      </w:r>
      <w:r w:rsidR="00AC30DC">
        <w:rPr>
          <w:rFonts w:ascii="Fb Fontext" w:hAnsi="Fb Fontext" w:hint="cs"/>
          <w:rtl/>
        </w:rPr>
        <w:t>,</w:t>
      </w:r>
      <w:r w:rsidR="00183BFF" w:rsidRPr="006F178A">
        <w:rPr>
          <w:rFonts w:ascii="Fb Fontext" w:hAnsi="Fb Fontext"/>
          <w:rtl/>
        </w:rPr>
        <w:t xml:space="preserve"> </w:t>
      </w:r>
    </w:p>
    <w:p w14:paraId="1C812C0B" w14:textId="77777777" w:rsidR="00183BFF" w:rsidRPr="007C5E14" w:rsidRDefault="00183BFF" w:rsidP="00FA7B58">
      <w:pPr>
        <w:spacing w:after="60"/>
        <w:rPr>
          <w:spacing w:val="-2"/>
          <w:rtl/>
        </w:rPr>
      </w:pPr>
      <w:r w:rsidRPr="007C5E14">
        <w:rPr>
          <w:rStyle w:val="af4"/>
          <w:spacing w:val="-2"/>
          <w:rtl/>
        </w:rPr>
        <w:t xml:space="preserve">'כי חק לישראל הוא </w:t>
      </w:r>
      <w:r w:rsidR="00AC30DC" w:rsidRPr="007C5E14">
        <w:rPr>
          <w:rFonts w:hint="cs"/>
          <w:spacing w:val="-2"/>
          <w:rtl/>
        </w:rPr>
        <w:t xml:space="preserve">לשון מזון, </w:t>
      </w:r>
      <w:r w:rsidR="00AC30DC" w:rsidRPr="007C5E14">
        <w:rPr>
          <w:rStyle w:val="afffff7"/>
          <w:rFonts w:hint="cs"/>
          <w:spacing w:val="-2"/>
          <w:rtl/>
        </w:rPr>
        <w:t>א.</w:t>
      </w:r>
      <w:r w:rsidR="00AC30DC" w:rsidRPr="007C5E14">
        <w:rPr>
          <w:rFonts w:hint="cs"/>
          <w:spacing w:val="-2"/>
          <w:rtl/>
        </w:rPr>
        <w:t xml:space="preserve"> </w:t>
      </w:r>
      <w:r w:rsidR="00AC30DC" w:rsidRPr="007C5E14">
        <w:rPr>
          <w:rStyle w:val="af4"/>
          <w:rFonts w:hint="cs"/>
          <w:spacing w:val="-2"/>
          <w:rtl/>
        </w:rPr>
        <w:t>אכלו את חוקם</w:t>
      </w:r>
      <w:r w:rsidR="00AC30DC" w:rsidRPr="007C5E14">
        <w:rPr>
          <w:rFonts w:hint="cs"/>
          <w:spacing w:val="-2"/>
          <w:rtl/>
        </w:rPr>
        <w:t xml:space="preserve">. </w:t>
      </w:r>
      <w:r w:rsidR="00AC30DC" w:rsidRPr="007C5E14">
        <w:rPr>
          <w:rStyle w:val="afffff7"/>
          <w:rFonts w:hint="cs"/>
          <w:spacing w:val="-2"/>
          <w:rtl/>
        </w:rPr>
        <w:t xml:space="preserve">ב </w:t>
      </w:r>
      <w:r w:rsidR="00AC30DC" w:rsidRPr="007C5E14">
        <w:rPr>
          <w:rStyle w:val="af4"/>
          <w:rFonts w:hint="cs"/>
          <w:spacing w:val="-2"/>
          <w:rtl/>
        </w:rPr>
        <w:t>לחם חוקי,</w:t>
      </w:r>
    </w:p>
    <w:p w14:paraId="2A8DCE6B" w14:textId="77777777" w:rsidR="00FA7B58" w:rsidRPr="00FA7B58" w:rsidRDefault="00591A04" w:rsidP="00FA7B58">
      <w:pPr>
        <w:pStyle w:val="36"/>
        <w:framePr w:wrap="notBeside"/>
        <w:rPr>
          <w:rtl/>
        </w:rPr>
      </w:pPr>
      <w:r w:rsidRPr="00FA7B58">
        <w:rPr>
          <w:rtl/>
        </w:rPr>
        <w:t>•</w:t>
      </w:r>
    </w:p>
    <w:p w14:paraId="3C61A319" w14:textId="16EAA702" w:rsidR="00183BFF" w:rsidRPr="001F19F5" w:rsidRDefault="00183BFF" w:rsidP="00FA7B58">
      <w:pPr>
        <w:rPr>
          <w:rFonts w:cs="Guttman Vilna"/>
          <w:b/>
          <w:bCs/>
          <w:rtl/>
        </w:rPr>
      </w:pPr>
      <w:r w:rsidRPr="00862E3A">
        <w:rPr>
          <w:rStyle w:val="afffff3"/>
          <w:rtl/>
        </w:rPr>
        <w:t>אמרו על שמ</w:t>
      </w:r>
      <w:r w:rsidRPr="00193A78">
        <w:rPr>
          <w:rStyle w:val="afffff3"/>
          <w:rtl/>
        </w:rPr>
        <w:t>אי הזקן</w:t>
      </w:r>
      <w:r w:rsidR="00862E3A">
        <w:rPr>
          <w:rStyle w:val="afffff3"/>
          <w:rFonts w:hint="cs"/>
          <w:rtl/>
        </w:rPr>
        <w:t>:</w:t>
      </w:r>
      <w:r w:rsidRPr="006F178A">
        <w:rPr>
          <w:rtl/>
        </w:rPr>
        <w:t xml:space="preserve"> כל ימיו </w:t>
      </w:r>
      <w:r w:rsidR="00862E3A">
        <w:rPr>
          <w:rFonts w:hint="cs"/>
          <w:rtl/>
        </w:rPr>
        <w:t>אכל</w:t>
      </w:r>
      <w:r w:rsidRPr="006F178A">
        <w:rPr>
          <w:rtl/>
        </w:rPr>
        <w:t xml:space="preserve"> לכבוד שבת.</w:t>
      </w:r>
      <w:r w:rsidR="00FA7B58">
        <w:rPr>
          <w:rFonts w:hint="cs"/>
          <w:rtl/>
        </w:rPr>
        <w:t xml:space="preserve"> </w:t>
      </w:r>
      <w:r w:rsidRPr="006F178A">
        <w:rPr>
          <w:rtl/>
        </w:rPr>
        <w:t xml:space="preserve">מצא בהמה נאה </w:t>
      </w:r>
      <w:r w:rsidRPr="00FA7B58">
        <w:rPr>
          <w:spacing w:val="-2"/>
          <w:rtl/>
        </w:rPr>
        <w:t>אומר: זו לשבת.</w:t>
      </w:r>
      <w:r w:rsidR="00FA7B58" w:rsidRPr="00FA7B58">
        <w:rPr>
          <w:rFonts w:hint="cs"/>
          <w:spacing w:val="-2"/>
          <w:rtl/>
        </w:rPr>
        <w:t xml:space="preserve"> </w:t>
      </w:r>
      <w:r w:rsidRPr="00FA7B58">
        <w:rPr>
          <w:spacing w:val="-2"/>
          <w:rtl/>
        </w:rPr>
        <w:t>מצא נאה הימנה מניח השניה ואוכל הראשונה.</w:t>
      </w:r>
    </w:p>
    <w:p w14:paraId="08BADB8A" w14:textId="77777777" w:rsidR="00183BFF" w:rsidRPr="00862E3A" w:rsidRDefault="00183BFF" w:rsidP="00862E3A">
      <w:pPr>
        <w:rPr>
          <w:spacing w:val="-4"/>
          <w:rtl/>
        </w:rPr>
      </w:pPr>
      <w:r w:rsidRPr="00862E3A">
        <w:rPr>
          <w:rStyle w:val="afffff3"/>
          <w:rtl/>
        </w:rPr>
        <w:t>אבל הלל הזקן</w:t>
      </w:r>
      <w:r w:rsidR="00AC30DC" w:rsidRPr="00862E3A">
        <w:rPr>
          <w:spacing w:val="-4"/>
          <w:rtl/>
        </w:rPr>
        <w:t xml:space="preserve"> מדה אחרת</w:t>
      </w:r>
      <w:r w:rsidRPr="00862E3A">
        <w:rPr>
          <w:spacing w:val="-4"/>
          <w:rtl/>
        </w:rPr>
        <w:t>, שכל מעשיו לשם שמים.</w:t>
      </w:r>
      <w:r w:rsidR="00862E3A" w:rsidRPr="00862E3A">
        <w:rPr>
          <w:rFonts w:hint="cs"/>
          <w:spacing w:val="-4"/>
          <w:rtl/>
        </w:rPr>
        <w:t xml:space="preserve"> </w:t>
      </w:r>
      <w:r w:rsidR="00AC30DC" w:rsidRPr="00862E3A">
        <w:rPr>
          <w:rFonts w:hint="cs"/>
          <w:spacing w:val="-4"/>
          <w:rtl/>
        </w:rPr>
        <w:t>ד</w:t>
      </w:r>
      <w:r w:rsidRPr="00862E3A">
        <w:rPr>
          <w:spacing w:val="-4"/>
          <w:rtl/>
        </w:rPr>
        <w:t>'</w:t>
      </w:r>
      <w:r w:rsidRPr="00862E3A">
        <w:rPr>
          <w:rStyle w:val="af4"/>
          <w:spacing w:val="-4"/>
          <w:rtl/>
        </w:rPr>
        <w:t>ברוך ה' יום יום'</w:t>
      </w:r>
      <w:r w:rsidR="00AC30DC" w:rsidRPr="00862E3A">
        <w:rPr>
          <w:rStyle w:val="af4"/>
          <w:rFonts w:hint="cs"/>
          <w:spacing w:val="-4"/>
          <w:rtl/>
        </w:rPr>
        <w:t xml:space="preserve"> </w:t>
      </w:r>
    </w:p>
    <w:p w14:paraId="0384EE5D" w14:textId="60396EF7" w:rsidR="00183BFF" w:rsidRPr="006F178A" w:rsidRDefault="00B35974" w:rsidP="00B35974">
      <w:pPr>
        <w:pStyle w:val="afffff8"/>
        <w:rPr>
          <w:rtl/>
        </w:rPr>
        <w:pPrChange w:id="90027" w:author="קלוד" w:date="2026-10-08T12:07:40Z">
          <w:pPr>
            <w:pStyle w:val="afff0"/>
          </w:pPr>
        </w:pPrChange>
      </w:pPr>
      <w:del w:id="90025" w:author="קלוד" w:date="2026-10-08T12:07:40Z">
        <w:r>
          <w:rPr>
            <w:rFonts w:ascii="BA TM • Vilna Extra-Bold" w:hAnsi="BA TM • Vilna Extra-Bold" w:hint="cs"/>
            <w:rtl/>
          </w:rPr>
          <w:delText xml:space="preserve">****</w:delText>
        </w:r>
      </w:del>
      <w:ins w:id="90026" w:author="קלוד" w:date="2026-10-08T12:07:40Z">
        <w:r>
          <w:rPr>
            <w:color w:val="7B3F00"/>
          </w:rPr>
          <w:t xml:space="preserve">מתנה שצריך להודיע - מתנה טובה ושבת</w:t>
        </w:r>
      </w:ins>
    </w:p>
    <w:p w14:paraId="073F4C41" w14:textId="77777777" w:rsidR="00BA67D2" w:rsidRPr="00BA67D2" w:rsidRDefault="00BA67D2" w:rsidP="00BA67D2">
      <w:pPr>
        <w:pStyle w:val="36"/>
        <w:framePr w:wrap="notBeside"/>
        <w:rPr>
          <w:rtl/>
        </w:rPr>
      </w:pPr>
      <w:r w:rsidRPr="00BA67D2">
        <w:rPr>
          <w:rFonts w:hint="cs"/>
          <w:rtl/>
        </w:rPr>
        <w:t xml:space="preserve">רב"ח: </w:t>
      </w:r>
    </w:p>
    <w:p w14:paraId="1DB9263A" w14:textId="682CC315" w:rsidR="00183BFF" w:rsidRPr="00591A04" w:rsidRDefault="00183BFF" w:rsidP="00591A04">
      <w:pPr>
        <w:rPr>
          <w:spacing w:val="-4"/>
          <w:rtl/>
        </w:rPr>
      </w:pPr>
      <w:r w:rsidRPr="00BA67D2">
        <w:rPr>
          <w:rStyle w:val="afffff9"/>
          <w:rtl/>
        </w:rPr>
        <w:t>נותן מתנה לחברו</w:t>
      </w:r>
      <w:r w:rsidRPr="00B1113E">
        <w:rPr>
          <w:rStyle w:val="afffff9"/>
          <w:rtl/>
        </w:rPr>
        <w:t xml:space="preserve"> </w:t>
      </w:r>
      <w:r w:rsidR="00591A04" w:rsidRPr="00B1113E">
        <w:rPr>
          <w:rStyle w:val="afffff9"/>
          <w:rFonts w:hint="cs"/>
          <w:rtl/>
        </w:rPr>
        <w:t>א"צ</w:t>
      </w:r>
      <w:r w:rsidRPr="00B1113E">
        <w:rPr>
          <w:rStyle w:val="afffff9"/>
          <w:rtl/>
        </w:rPr>
        <w:t xml:space="preserve"> להודיעו,</w:t>
      </w:r>
      <w:r w:rsidR="00591A04" w:rsidRPr="00591A04">
        <w:rPr>
          <w:rStyle w:val="af4"/>
          <w:rFonts w:hint="cs"/>
          <w:spacing w:val="-4"/>
          <w:rtl/>
        </w:rPr>
        <w:t xml:space="preserve"> </w:t>
      </w:r>
      <w:r w:rsidRPr="00591A04">
        <w:rPr>
          <w:rStyle w:val="af4"/>
          <w:spacing w:val="-4"/>
          <w:rtl/>
        </w:rPr>
        <w:t>ומשה לא ידע כי קרן עור פניו'.</w:t>
      </w:r>
    </w:p>
    <w:p w14:paraId="62FC3AA3" w14:textId="77777777" w:rsidR="00183BFF" w:rsidRPr="00591A04" w:rsidRDefault="00183BFF" w:rsidP="00591A04">
      <w:pPr>
        <w:rPr>
          <w:spacing w:val="-6"/>
          <w:rtl/>
        </w:rPr>
      </w:pPr>
      <w:r w:rsidRPr="00D977D1">
        <w:rPr>
          <w:rFonts w:cs="PFT_Frank"/>
          <w:b/>
          <w:bCs/>
          <w:spacing w:val="-6"/>
          <w:szCs w:val="14"/>
          <w:rtl/>
        </w:rPr>
        <w:t xml:space="preserve">במתנה </w:t>
      </w:r>
      <w:r w:rsidRPr="00D977D1">
        <w:rPr>
          <w:rFonts w:cs="PFT_Frank" w:hint="cs"/>
          <w:b/>
          <w:bCs/>
          <w:spacing w:val="-6"/>
          <w:szCs w:val="14"/>
          <w:rtl/>
        </w:rPr>
        <w:t>שאי</w:t>
      </w:r>
      <w:r w:rsidR="00591A04" w:rsidRPr="00D977D1">
        <w:rPr>
          <w:rFonts w:cs="PFT_Frank" w:hint="cs"/>
          <w:b/>
          <w:bCs/>
          <w:spacing w:val="-6"/>
          <w:szCs w:val="14"/>
          <w:rtl/>
        </w:rPr>
        <w:t>ם</w:t>
      </w:r>
      <w:r w:rsidRPr="00D977D1">
        <w:rPr>
          <w:rFonts w:cs="PFT_Frank" w:hint="cs"/>
          <w:b/>
          <w:bCs/>
          <w:spacing w:val="-6"/>
          <w:szCs w:val="14"/>
          <w:rtl/>
        </w:rPr>
        <w:t xml:space="preserve"> עשויה להתגלות</w:t>
      </w:r>
      <w:r w:rsidRPr="00591A04">
        <w:rPr>
          <w:spacing w:val="-6"/>
          <w:rtl/>
        </w:rPr>
        <w:t xml:space="preserve"> </w:t>
      </w:r>
      <w:r w:rsidR="00591A04" w:rsidRPr="00591A04">
        <w:rPr>
          <w:rFonts w:hint="cs"/>
          <w:spacing w:val="-6"/>
          <w:rtl/>
        </w:rPr>
        <w:t xml:space="preserve">צריך להודיע </w:t>
      </w:r>
      <w:r w:rsidRPr="00591A04">
        <w:rPr>
          <w:rFonts w:hint="cs"/>
          <w:spacing w:val="-6"/>
          <w:rtl/>
        </w:rPr>
        <w:t>ד</w:t>
      </w:r>
      <w:r w:rsidRPr="00591A04">
        <w:rPr>
          <w:rStyle w:val="af4"/>
          <w:spacing w:val="-6"/>
          <w:rtl/>
        </w:rPr>
        <w:t>'לדעת כי אני ה' מקדשכם',</w:t>
      </w:r>
      <w:r w:rsidRPr="00591A04">
        <w:rPr>
          <w:spacing w:val="-6"/>
          <w:rtl/>
        </w:rPr>
        <w:t xml:space="preserve"> </w:t>
      </w:r>
    </w:p>
    <w:p w14:paraId="01626891" w14:textId="77777777" w:rsidR="00183BFF" w:rsidRPr="00E71278" w:rsidRDefault="00183BFF" w:rsidP="00E71278">
      <w:pPr>
        <w:rPr>
          <w:spacing w:val="-8"/>
          <w:rtl/>
        </w:rPr>
      </w:pPr>
      <w:r w:rsidRPr="00AC30DC">
        <w:rPr>
          <w:rStyle w:val="afffff3"/>
          <w:spacing w:val="-2"/>
          <w:rtl/>
        </w:rPr>
        <w:t xml:space="preserve">א"ל הקב"ה למשה: </w:t>
      </w:r>
      <w:r w:rsidRPr="00AC30DC">
        <w:rPr>
          <w:spacing w:val="-2"/>
          <w:rtl/>
        </w:rPr>
        <w:t>מתנה טובה יש לי בבית גנזי ושבת שמה,</w:t>
      </w:r>
      <w:r w:rsidR="00E71278">
        <w:rPr>
          <w:spacing w:val="-2"/>
          <w:rtl/>
        </w:rPr>
        <w:br/>
      </w:r>
      <w:r w:rsidRPr="00E71278">
        <w:rPr>
          <w:spacing w:val="-8"/>
          <w:rtl/>
        </w:rPr>
        <w:t>ואני מבקש לית</w:t>
      </w:r>
      <w:r w:rsidR="00E71278" w:rsidRPr="00E71278">
        <w:rPr>
          <w:spacing w:val="-8"/>
          <w:rtl/>
        </w:rPr>
        <w:t>נה לישראל</w:t>
      </w:r>
      <w:r w:rsidR="00E71278">
        <w:rPr>
          <w:spacing w:val="-8"/>
          <w:rtl/>
        </w:rPr>
        <w:t xml:space="preserve"> לך </w:t>
      </w:r>
      <w:r w:rsidR="00591A04" w:rsidRPr="00E71278">
        <w:rPr>
          <w:spacing w:val="-8"/>
          <w:rtl/>
        </w:rPr>
        <w:t>הודיע</w:t>
      </w:r>
      <w:r w:rsidR="00591A04" w:rsidRPr="00E71278">
        <w:rPr>
          <w:rFonts w:hint="cs"/>
          <w:spacing w:val="-8"/>
          <w:rtl/>
        </w:rPr>
        <w:t xml:space="preserve">ם </w:t>
      </w:r>
      <w:r w:rsidR="00AC30DC" w:rsidRPr="00E71278">
        <w:rPr>
          <w:rFonts w:hint="cs"/>
          <w:spacing w:val="-8"/>
          <w:rtl/>
        </w:rPr>
        <w:t>ש</w:t>
      </w:r>
      <w:r w:rsidR="00AC30DC" w:rsidRPr="00E71278">
        <w:rPr>
          <w:spacing w:val="-8"/>
          <w:rtl/>
        </w:rPr>
        <w:t xml:space="preserve">מתן שכרה </w:t>
      </w:r>
      <w:r w:rsidRPr="00E71278">
        <w:rPr>
          <w:spacing w:val="-8"/>
          <w:rtl/>
        </w:rPr>
        <w:t>לא ע</w:t>
      </w:r>
      <w:r w:rsidRPr="00E71278">
        <w:rPr>
          <w:rFonts w:hint="cs"/>
          <w:spacing w:val="-8"/>
          <w:rtl/>
        </w:rPr>
        <w:t>תיד להתגלות</w:t>
      </w:r>
    </w:p>
    <w:p w14:paraId="37196805" w14:textId="77777777" w:rsidR="00B1113E" w:rsidRPr="00B1113E" w:rsidRDefault="00183BFF" w:rsidP="00B1113E">
      <w:pPr>
        <w:pStyle w:val="36"/>
        <w:framePr w:wrap="notBeside"/>
        <w:rPr>
          <w:rtl/>
        </w:rPr>
      </w:pPr>
      <w:r w:rsidRPr="00B1113E">
        <w:rPr>
          <w:rtl/>
        </w:rPr>
        <w:t>מכאן ארשב"ג:</w:t>
      </w:r>
    </w:p>
    <w:p w14:paraId="32F16E33" w14:textId="41040425" w:rsidR="007A1B71" w:rsidRPr="007A1B71" w:rsidRDefault="00183BFF" w:rsidP="007A1B71">
      <w:pPr>
        <w:spacing w:after="60"/>
        <w:rPr>
          <w:rStyle w:val="afffff3"/>
          <w:rFonts w:cs="Guttman Vilna"/>
          <w:b/>
          <w:bCs/>
          <w:szCs w:val="18"/>
          <w:rtl/>
        </w:rPr>
      </w:pPr>
      <w:r w:rsidRPr="006F178A">
        <w:rPr>
          <w:rtl/>
        </w:rPr>
        <w:t>הנותן פת לתינוק</w:t>
      </w:r>
      <w:r>
        <w:rPr>
          <w:rFonts w:hint="cs"/>
          <w:rtl/>
        </w:rPr>
        <w:t>,</w:t>
      </w:r>
      <w:r w:rsidRPr="006F178A">
        <w:rPr>
          <w:rtl/>
        </w:rPr>
        <w:t xml:space="preserve"> צריך להודיע לאמו</w:t>
      </w:r>
      <w:r w:rsidR="0008379A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="00CB6E74" w:rsidRPr="0008379A">
        <w:rPr>
          <w:rFonts w:hint="cs"/>
          <w:rtl/>
        </w:rPr>
        <w:t>סכו בשמן, וכוחל עיניו שתבחין</w:t>
      </w:r>
      <w:r w:rsidR="0008379A">
        <w:rPr>
          <w:rFonts w:hint="cs"/>
          <w:rtl/>
        </w:rPr>
        <w:t>,</w:t>
      </w:r>
      <w:r w:rsidR="00CB6E74" w:rsidRPr="0008379A">
        <w:rPr>
          <w:rFonts w:hint="cs"/>
          <w:rtl/>
        </w:rPr>
        <w:t xml:space="preserve"> </w:t>
      </w:r>
      <w:r w:rsidR="00B1113E">
        <w:rPr>
          <w:rFonts w:hint="cs"/>
          <w:rtl/>
        </w:rPr>
        <w:t>ו</w:t>
      </w:r>
      <w:r w:rsidR="0008379A" w:rsidRPr="0008379A">
        <w:rPr>
          <w:rFonts w:hint="cs"/>
          <w:rtl/>
        </w:rPr>
        <w:t>כש</w:t>
      </w:r>
      <w:r w:rsidRPr="0008379A">
        <w:rPr>
          <w:rFonts w:hint="cs"/>
          <w:rtl/>
        </w:rPr>
        <w:t>חישי' לכשפים,</w:t>
      </w:r>
      <w:r w:rsidR="0008379A" w:rsidRPr="0008379A">
        <w:rPr>
          <w:rFonts w:hint="cs"/>
          <w:rtl/>
        </w:rPr>
        <w:t xml:space="preserve"> </w:t>
      </w:r>
      <w:r w:rsidR="0008379A">
        <w:rPr>
          <w:rFonts w:hint="cs"/>
          <w:rtl/>
        </w:rPr>
        <w:t>שם מ</w:t>
      </w:r>
      <w:r w:rsidR="0008379A" w:rsidRPr="0008379A">
        <w:rPr>
          <w:rFonts w:hint="cs"/>
          <w:rtl/>
        </w:rPr>
        <w:t>אותו המין</w:t>
      </w:r>
      <w:r w:rsidR="00AC30DC">
        <w:rPr>
          <w:rFonts w:hint="cs"/>
          <w:rtl/>
        </w:rPr>
        <w:t>,</w:t>
      </w:r>
      <w:r w:rsidRPr="0008379A">
        <w:rPr>
          <w:rFonts w:hint="cs"/>
          <w:rtl/>
        </w:rPr>
        <w:t xml:space="preserve"> </w:t>
      </w:r>
    </w:p>
    <w:p w14:paraId="2C78CB19" w14:textId="77777777" w:rsidR="007A1B71" w:rsidRPr="007A1B71" w:rsidRDefault="00183BFF" w:rsidP="007A1B71">
      <w:pPr>
        <w:pStyle w:val="36"/>
        <w:framePr w:wrap="notBeside"/>
        <w:rPr>
          <w:rtl/>
        </w:rPr>
      </w:pPr>
      <w:r w:rsidRPr="007A1B71">
        <w:rPr>
          <w:rtl/>
        </w:rPr>
        <w:t>רי"ו מרשב"י:</w:t>
      </w:r>
    </w:p>
    <w:p w14:paraId="29F996B9" w14:textId="1392944C" w:rsidR="00183BFF" w:rsidRDefault="00183BFF" w:rsidP="007A1B71">
      <w:pPr>
        <w:rPr>
          <w:rtl/>
        </w:rPr>
      </w:pPr>
      <w:r w:rsidRPr="000649F2">
        <w:rPr>
          <w:rStyle w:val="af4"/>
          <w:rtl/>
        </w:rPr>
        <w:t>'ביני ובין בני ישראל אות היא לעלם'.</w:t>
      </w:r>
      <w:r w:rsidRPr="006F178A">
        <w:rPr>
          <w:rtl/>
        </w:rPr>
        <w:t xml:space="preserve"> </w:t>
      </w:r>
    </w:p>
    <w:p w14:paraId="671811F1" w14:textId="27664A27" w:rsidR="00183BFF" w:rsidRPr="00AC30DC" w:rsidRDefault="00183BFF" w:rsidP="00E71278">
      <w:pPr>
        <w:rPr>
          <w:rtl/>
        </w:rPr>
      </w:pPr>
      <w:r w:rsidRPr="006F178A">
        <w:rPr>
          <w:rtl/>
        </w:rPr>
        <w:lastRenderedPageBreak/>
        <w:t xml:space="preserve">כל מצוה שנתן </w:t>
      </w:r>
      <w:r w:rsidR="00AC30DC">
        <w:rPr>
          <w:rFonts w:hint="cs"/>
          <w:rtl/>
        </w:rPr>
        <w:t>ה</w:t>
      </w:r>
      <w:r w:rsidRPr="006F178A">
        <w:rPr>
          <w:rtl/>
        </w:rPr>
        <w:t xml:space="preserve">קב"ה לישראל </w:t>
      </w:r>
      <w:r w:rsidR="00E71278">
        <w:rPr>
          <w:rtl/>
        </w:rPr>
        <w:t>–</w:t>
      </w:r>
      <w:r w:rsidRPr="006F178A">
        <w:rPr>
          <w:rtl/>
        </w:rPr>
        <w:t xml:space="preserve"> </w:t>
      </w:r>
      <w:r w:rsidR="00E71278">
        <w:rPr>
          <w:rFonts w:hint="cs"/>
          <w:rtl/>
        </w:rPr>
        <w:t xml:space="preserve">נתנה </w:t>
      </w:r>
      <w:r w:rsidRPr="006F178A">
        <w:rPr>
          <w:rtl/>
        </w:rPr>
        <w:t>בפרהסיא,</w:t>
      </w:r>
      <w:r w:rsidR="00E71278">
        <w:rPr>
          <w:rFonts w:hint="cs"/>
          <w:rtl/>
        </w:rPr>
        <w:t xml:space="preserve"> </w:t>
      </w:r>
      <w:r w:rsidR="00E71278">
        <w:rPr>
          <w:rtl/>
        </w:rPr>
        <w:t>חוץ משבת שנת</w:t>
      </w:r>
      <w:r w:rsidR="00E71278">
        <w:rPr>
          <w:rFonts w:hint="cs"/>
          <w:rtl/>
        </w:rPr>
        <w:t xml:space="preserve">נה </w:t>
      </w:r>
      <w:r w:rsidRPr="00AC30DC">
        <w:rPr>
          <w:rtl/>
        </w:rPr>
        <w:t xml:space="preserve">בצנעא, </w:t>
      </w:r>
      <w:r w:rsidR="00AC30DC" w:rsidRPr="00AC30DC">
        <w:rPr>
          <w:rFonts w:hint="cs"/>
          <w:rtl/>
        </w:rPr>
        <w:t xml:space="preserve">ואעפ'כ </w:t>
      </w:r>
      <w:r w:rsidR="0089470A">
        <w:rPr>
          <w:rFonts w:hint="cs"/>
          <w:rtl/>
        </w:rPr>
        <w:t xml:space="preserve">הגויים </w:t>
      </w:r>
      <w:r w:rsidR="00AC30DC" w:rsidRPr="00AC30DC">
        <w:rPr>
          <w:rFonts w:hint="cs"/>
          <w:rtl/>
        </w:rPr>
        <w:t>נענשים עליה</w:t>
      </w:r>
      <w:r w:rsidR="0089470A">
        <w:rPr>
          <w:rFonts w:hint="cs"/>
          <w:rtl/>
        </w:rPr>
        <w:t>.</w:t>
      </w:r>
    </w:p>
    <w:p w14:paraId="2E16DE7D" w14:textId="77777777" w:rsidR="00875615" w:rsidRPr="00875615" w:rsidRDefault="00AC30DC" w:rsidP="00875615">
      <w:pPr>
        <w:pStyle w:val="36"/>
        <w:framePr w:wrap="notBeside"/>
        <w:rPr>
          <w:rtl/>
        </w:rPr>
      </w:pPr>
      <w:r w:rsidRPr="00875615">
        <w:rPr>
          <w:rFonts w:hint="cs"/>
          <w:rtl/>
        </w:rPr>
        <w:t>א.</w:t>
      </w:r>
    </w:p>
    <w:p w14:paraId="2175497B" w14:textId="6F79224D" w:rsidR="00AC30DC" w:rsidRDefault="00AC30DC" w:rsidP="00875615">
      <w:pPr>
        <w:rPr>
          <w:rtl/>
        </w:rPr>
      </w:pPr>
      <w:r>
        <w:rPr>
          <w:rFonts w:hint="cs"/>
          <w:rtl/>
        </w:rPr>
        <w:t>ש</w:t>
      </w:r>
      <w:r w:rsidR="00183BFF" w:rsidRPr="006F178A">
        <w:rPr>
          <w:rtl/>
        </w:rPr>
        <w:t>הודיעם</w:t>
      </w:r>
      <w:r>
        <w:rPr>
          <w:rFonts w:hint="cs"/>
          <w:rtl/>
        </w:rPr>
        <w:t>,</w:t>
      </w:r>
      <w:r w:rsidR="00183BFF" w:rsidRPr="006F178A">
        <w:rPr>
          <w:rtl/>
        </w:rPr>
        <w:t xml:space="preserve"> ולא מתן שכרה</w:t>
      </w:r>
      <w:r>
        <w:rPr>
          <w:rFonts w:hint="cs"/>
          <w:rtl/>
        </w:rPr>
        <w:t>,</w:t>
      </w:r>
    </w:p>
    <w:p w14:paraId="54BDD09D" w14:textId="77777777" w:rsidR="00875615" w:rsidRPr="00875615" w:rsidRDefault="00AC30DC" w:rsidP="00875615">
      <w:pPr>
        <w:pStyle w:val="36"/>
        <w:framePr w:wrap="notBeside"/>
        <w:rPr>
          <w:rtl/>
        </w:rPr>
      </w:pPr>
      <w:r w:rsidRPr="00875615">
        <w:rPr>
          <w:rFonts w:hint="cs"/>
          <w:rtl/>
        </w:rPr>
        <w:t>ב.</w:t>
      </w:r>
    </w:p>
    <w:p w14:paraId="2B90C1FC" w14:textId="2CB56FDE" w:rsidR="00183BFF" w:rsidRPr="001F19F5" w:rsidRDefault="00183BFF" w:rsidP="00875615">
      <w:pPr>
        <w:rPr>
          <w:spacing w:val="-2"/>
          <w:rtl/>
        </w:rPr>
      </w:pPr>
      <w:r w:rsidRPr="001F19F5">
        <w:rPr>
          <w:spacing w:val="-2"/>
          <w:rtl/>
        </w:rPr>
        <w:t xml:space="preserve">מתן שכרה </w:t>
      </w:r>
      <w:r w:rsidRPr="001F19F5">
        <w:rPr>
          <w:rFonts w:hint="cs"/>
          <w:spacing w:val="-2"/>
          <w:rtl/>
        </w:rPr>
        <w:t>הודיעם</w:t>
      </w:r>
      <w:r w:rsidR="00AC30DC">
        <w:rPr>
          <w:rFonts w:hint="cs"/>
          <w:spacing w:val="-2"/>
          <w:rtl/>
        </w:rPr>
        <w:t>,</w:t>
      </w:r>
      <w:r w:rsidRPr="001F19F5">
        <w:rPr>
          <w:rFonts w:hint="cs"/>
          <w:spacing w:val="-2"/>
          <w:rtl/>
        </w:rPr>
        <w:t xml:space="preserve"> ולא על </w:t>
      </w:r>
      <w:r w:rsidRPr="001F19F5">
        <w:rPr>
          <w:spacing w:val="-2"/>
          <w:rtl/>
        </w:rPr>
        <w:t>נשמה יתירה.</w:t>
      </w:r>
    </w:p>
    <w:p w14:paraId="55DA276D" w14:textId="77777777" w:rsidR="00875615" w:rsidRPr="00875615" w:rsidRDefault="00E71278" w:rsidP="00875615">
      <w:pPr>
        <w:pStyle w:val="36"/>
        <w:framePr w:wrap="notBeside"/>
        <w:rPr>
          <w:rtl/>
        </w:rPr>
      </w:pPr>
      <w:r w:rsidRPr="00875615">
        <w:rPr>
          <w:rtl/>
        </w:rPr>
        <w:t>ד</w:t>
      </w:r>
      <w:r w:rsidR="00183BFF" w:rsidRPr="00875615">
        <w:rPr>
          <w:rtl/>
        </w:rPr>
        <w:t>רשב"ל:</w:t>
      </w:r>
    </w:p>
    <w:p w14:paraId="6B6EB344" w14:textId="65263823" w:rsidR="00183BFF" w:rsidRDefault="00E71278" w:rsidP="00E71278">
      <w:pPr>
        <w:rPr>
          <w:rtl/>
        </w:rPr>
      </w:pPr>
      <w:r>
        <w:rPr>
          <w:rFonts w:hint="cs"/>
          <w:rtl/>
        </w:rPr>
        <w:t xml:space="preserve">דבער''ש </w:t>
      </w:r>
      <w:r w:rsidR="00183BFF" w:rsidRPr="00757D20">
        <w:rPr>
          <w:rtl/>
        </w:rPr>
        <w:t xml:space="preserve">נשמה יתירה נותן הקב"ה באדם </w:t>
      </w:r>
    </w:p>
    <w:p w14:paraId="10E025ED" w14:textId="271EF576" w:rsidR="00183BFF" w:rsidRPr="00757D20" w:rsidRDefault="00183BFF" w:rsidP="00875615">
      <w:pPr>
        <w:rPr>
          <w:rtl/>
        </w:rPr>
      </w:pPr>
      <w:r w:rsidRPr="00757D20">
        <w:rPr>
          <w:rtl/>
        </w:rPr>
        <w:t xml:space="preserve">ולמוצ"ש </w:t>
      </w:r>
      <w:r w:rsidR="00AC30DC">
        <w:rPr>
          <w:rStyle w:val="af4"/>
          <w:rFonts w:hint="cs"/>
          <w:rtl/>
        </w:rPr>
        <w:t xml:space="preserve">'שבת </w:t>
      </w:r>
      <w:r w:rsidRPr="000649F2">
        <w:rPr>
          <w:rStyle w:val="af4"/>
          <w:rtl/>
        </w:rPr>
        <w:t>וינפש',</w:t>
      </w:r>
      <w:r w:rsidRPr="00757D20">
        <w:rPr>
          <w:rtl/>
        </w:rPr>
        <w:t xml:space="preserve"> כיון ששבת ווי אבדה נפש.</w:t>
      </w:r>
    </w:p>
    <w:p w14:paraId="021BB012" w14:textId="680ADD54" w:rsidR="00183BFF" w:rsidRPr="006F178A" w:rsidRDefault="00B35974" w:rsidP="00B35974">
      <w:pPr>
        <w:pStyle w:val="afff0"/>
        <w:rPr>
          <w:del w:id="90036" w:author="מנוע עיצוב" w:date="2026-10-08T11:01:28Z"/>
          <w:rtl/>
        </w:rPr>
      </w:pPr>
      <w:del w:id="90035" w:author="מנוע עיצוב" w:date="2026-10-08T11:01:28Z">
        <w:r>
          <w:rPr>
            <w:rFonts w:ascii="BA TM • Vilna Extra-Bold" w:hAnsi="BA TM • Vilna Extra-Bold" w:hint="cs"/>
            <w:rtl/>
          </w:rPr>
          <w:delText xml:space="preserve">****</w:delText>
        </w:r>
      </w:del>
    </w:p>
    <w:p w14:paraId="7B3E5423" w14:textId="77777777" w:rsidR="00183BFF" w:rsidRPr="00C4622C" w:rsidRDefault="00262BD8" w:rsidP="00183BFF">
      <w:pPr>
        <w:pStyle w:val="affff0"/>
        <w:rPr>
          <w:sz w:val="18"/>
          <w:rtl/>
        </w:rPr>
      </w:pPr>
      <w:ins w:id="9821" w:author="מספור קטעי משנה" w:date="2026-10-06T06:45:12Z">
        <w:r>
          <w:rPr>
            <w:rStyle w:val="MisparKeta"/>
          </w:rPr>
          <w:t xml:space="preserve">ב. </w:t>
        </w:r>
      </w:ins>
      <w:r w:rsidRPr="00C4622C">
        <w:rPr>
          <w:rtl/>
          <w:rPrChange w:id="40016" w:author="Claude" w:date="2026-10-06T13:34:26Z">
            <w:rPr>
              <w:sz w:val="18"/>
              <w:rtl/>
            </w:rPr>
          </w:rPrChange>
        </w:rPr>
        <w:t>עושה אדם תבשיל מעיו"ט</w:t>
      </w:r>
      <w:r w:rsidR="00183BFF" w:rsidRPr="00C4622C">
        <w:rPr>
          <w:rtl/>
          <w:rPrChange w:id="40017" w:author="Claude" w:date="2026-10-06T13:34:26Z">
            <w:rPr>
              <w:sz w:val="18"/>
              <w:rtl/>
            </w:rPr>
          </w:rPrChange>
        </w:rPr>
        <w:t>.</w:t>
      </w:r>
    </w:p>
    <w:p w14:paraId="3D2FB19B" w14:textId="77777777" w:rsidR="003F4707" w:rsidRPr="003F4707" w:rsidRDefault="00AC30DC" w:rsidP="003F4707">
      <w:pPr>
        <w:pStyle w:val="36"/>
        <w:framePr w:wrap="notBeside"/>
        <w:rPr>
          <w:rtl/>
        </w:rPr>
      </w:pPr>
      <w:r w:rsidRPr="003F4707">
        <w:rPr>
          <w:rFonts w:hint="cs"/>
          <w:rtl/>
        </w:rPr>
        <w:t xml:space="preserve">א. </w:t>
      </w:r>
      <w:r w:rsidR="00183BFF" w:rsidRPr="003F4707">
        <w:rPr>
          <w:rtl/>
        </w:rPr>
        <w:t>אביי:</w:t>
      </w:r>
    </w:p>
    <w:p w14:paraId="212ECC5D" w14:textId="18DE7894" w:rsidR="00D229A6" w:rsidRPr="00E71278" w:rsidRDefault="00183BFF" w:rsidP="00E71278">
      <w:pPr>
        <w:rPr>
          <w:spacing w:val="-6"/>
          <w:rtl/>
        </w:rPr>
      </w:pPr>
      <w:r w:rsidRPr="00B366E5">
        <w:rPr>
          <w:rFonts w:hint="cs"/>
          <w:rtl/>
        </w:rPr>
        <w:t>ולא</w:t>
      </w:r>
      <w:r w:rsidRPr="00B366E5">
        <w:rPr>
          <w:rtl/>
        </w:rPr>
        <w:t xml:space="preserve"> </w:t>
      </w:r>
      <w:r w:rsidRPr="00B366E5">
        <w:rPr>
          <w:rFonts w:hint="cs"/>
          <w:rtl/>
        </w:rPr>
        <w:t>ב</w:t>
      </w:r>
      <w:r w:rsidRPr="00B366E5">
        <w:rPr>
          <w:rtl/>
        </w:rPr>
        <w:t>פת</w:t>
      </w:r>
      <w:r w:rsidR="00AC30DC" w:rsidRPr="00B366E5">
        <w:rPr>
          <w:rFonts w:hint="cs"/>
          <w:rtl/>
        </w:rPr>
        <w:t>,</w:t>
      </w:r>
      <w:r w:rsidRPr="00B366E5">
        <w:rPr>
          <w:rtl/>
        </w:rPr>
        <w:t xml:space="preserve"> </w:t>
      </w:r>
      <w:r w:rsidR="00AC30DC" w:rsidRPr="00B366E5">
        <w:rPr>
          <w:rFonts w:hint="cs"/>
          <w:rtl/>
        </w:rPr>
        <w:t>דשכיחא.</w:t>
      </w:r>
      <w:r w:rsidR="0008379A" w:rsidRPr="00E71278">
        <w:rPr>
          <w:rFonts w:ascii="Fb Fontext" w:hAnsi="Fb Fontext" w:hint="cs"/>
          <w:spacing w:val="-6"/>
          <w:rtl/>
        </w:rPr>
        <w:t xml:space="preserve"> </w:t>
      </w:r>
      <w:r w:rsidRPr="00E71278">
        <w:rPr>
          <w:rFonts w:cs="PFT_Frank"/>
          <w:b/>
          <w:bCs/>
          <w:spacing w:val="-6"/>
          <w:szCs w:val="14"/>
          <w:rtl/>
        </w:rPr>
        <w:t>והך</w:t>
      </w:r>
      <w:r w:rsidRPr="00E71278">
        <w:rPr>
          <w:spacing w:val="-6"/>
          <w:rtl/>
        </w:rPr>
        <w:t xml:space="preserve"> </w:t>
      </w:r>
      <w:r w:rsidR="0008379A" w:rsidRPr="00B366E5">
        <w:rPr>
          <w:rFonts w:hint="cs"/>
          <w:rtl/>
        </w:rPr>
        <w:t>ד</w:t>
      </w:r>
      <w:r w:rsidR="00AC30DC" w:rsidRPr="00B366E5">
        <w:rPr>
          <w:rFonts w:hint="cs"/>
          <w:rtl/>
        </w:rPr>
        <w:t>מערבים</w:t>
      </w:r>
      <w:r w:rsidR="00D229A6" w:rsidRPr="00B366E5">
        <w:rPr>
          <w:rFonts w:hint="cs"/>
          <w:rtl/>
        </w:rPr>
        <w:t xml:space="preserve"> בדייסא</w:t>
      </w:r>
      <w:r w:rsidR="00E71278" w:rsidRPr="00B366E5">
        <w:rPr>
          <w:rFonts w:hint="cs"/>
          <w:rtl/>
        </w:rPr>
        <w:t>-</w:t>
      </w:r>
      <w:r w:rsidR="00D229A6" w:rsidRPr="00E71278">
        <w:rPr>
          <w:rFonts w:hint="cs"/>
          <w:spacing w:val="-6"/>
          <w:rtl/>
        </w:rPr>
        <w:t xml:space="preserve"> </w:t>
      </w:r>
      <w:r w:rsidRPr="00B366E5">
        <w:rPr>
          <w:rtl/>
        </w:rPr>
        <w:t>דייסא לא שכיח</w:t>
      </w:r>
      <w:r w:rsidRPr="00E71278">
        <w:rPr>
          <w:spacing w:val="-6"/>
          <w:rtl/>
        </w:rPr>
        <w:t>.</w:t>
      </w:r>
      <w:r w:rsidR="00CB6E74" w:rsidRPr="00E71278">
        <w:rPr>
          <w:rFonts w:hint="cs"/>
          <w:spacing w:val="-6"/>
          <w:rtl/>
        </w:rPr>
        <w:t xml:space="preserve">     </w:t>
      </w:r>
    </w:p>
    <w:p w14:paraId="34127A6A" w14:textId="77777777" w:rsidR="00B366E5" w:rsidRPr="00B366E5" w:rsidRDefault="00183BFF" w:rsidP="00B366E5">
      <w:pPr>
        <w:pStyle w:val="36"/>
        <w:framePr w:wrap="notBeside"/>
        <w:rPr>
          <w:rtl/>
        </w:rPr>
      </w:pPr>
      <w:r w:rsidRPr="00B366E5">
        <w:rPr>
          <w:rtl/>
        </w:rPr>
        <w:t xml:space="preserve">וא"ד </w:t>
      </w:r>
      <w:r w:rsidR="00AC30DC" w:rsidRPr="00B366E5">
        <w:rPr>
          <w:rFonts w:hint="cs"/>
          <w:rtl/>
        </w:rPr>
        <w:t>אביי:</w:t>
      </w:r>
    </w:p>
    <w:p w14:paraId="72111499" w14:textId="77777777" w:rsidR="0089470A" w:rsidRDefault="00AC30DC" w:rsidP="00AC30DC">
      <w:pPr>
        <w:rPr>
          <w:rtl/>
        </w:rPr>
      </w:pPr>
      <w:r>
        <w:rPr>
          <w:rFonts w:hint="cs"/>
          <w:rtl/>
        </w:rPr>
        <w:t xml:space="preserve">ולא בפת שאינו מלפת, </w:t>
      </w:r>
    </w:p>
    <w:p w14:paraId="2AF29067" w14:textId="77777777" w:rsidR="0089470A" w:rsidRPr="0089470A" w:rsidRDefault="00AC30DC" w:rsidP="0089470A">
      <w:pPr>
        <w:pStyle w:val="36"/>
        <w:framePr w:wrap="notBeside"/>
        <w:rPr>
          <w:rtl/>
        </w:rPr>
      </w:pPr>
      <w:r w:rsidRPr="0089470A">
        <w:rPr>
          <w:rFonts w:hint="cs"/>
          <w:rtl/>
        </w:rPr>
        <w:t>והך דאביי</w:t>
      </w:r>
    </w:p>
    <w:p w14:paraId="1B62C9C1" w14:textId="37030713" w:rsidR="00183BFF" w:rsidRPr="006F178A" w:rsidRDefault="00AC30DC" w:rsidP="00AC30DC">
      <w:pPr>
        <w:rPr>
          <w:rtl/>
        </w:rPr>
      </w:pPr>
      <w:r>
        <w:rPr>
          <w:rFonts w:hint="cs"/>
          <w:rtl/>
        </w:rPr>
        <w:t xml:space="preserve">דאין מערבין בדייסא, </w:t>
      </w:r>
      <w:r w:rsidR="0089470A">
        <w:rPr>
          <w:rFonts w:hint="cs"/>
          <w:rtl/>
        </w:rPr>
        <w:t xml:space="preserve">- </w:t>
      </w:r>
      <w:r>
        <w:rPr>
          <w:rFonts w:hint="cs"/>
          <w:rtl/>
        </w:rPr>
        <w:t xml:space="preserve">שאינו מלפת, כדאמרו בבלאי טיפשאי, </w:t>
      </w:r>
    </w:p>
    <w:p w14:paraId="37E2ACE8" w14:textId="5862A7C6" w:rsidR="00183BFF" w:rsidRPr="006F178A" w:rsidRDefault="00B35974" w:rsidP="00B35974">
      <w:pPr>
        <w:pStyle w:val="afff0"/>
        <w:rPr>
          <w:del w:id="90038" w:author="מנוע עיצוב" w:date="2026-10-08T11:01:28Z"/>
          <w:rtl/>
        </w:rPr>
      </w:pPr>
      <w:del w:id="90037" w:author="מנוע עיצוב" w:date="2026-10-08T11:01:28Z">
        <w:r>
          <w:rPr>
            <w:rFonts w:ascii="BA TM • Vilna Extra-Bold" w:hAnsi="BA TM • Vilna Extra-Bold" w:hint="cs"/>
            <w:rtl/>
          </w:rPr>
          <w:delText xml:space="preserve">****</w:delText>
        </w:r>
      </w:del>
    </w:p>
    <w:p w14:paraId="0E10182D" w14:textId="77777777" w:rsidR="00D17E01" w:rsidRPr="00D977D1" w:rsidRDefault="00D17E01" w:rsidP="00A60BA6">
      <w:pPr>
        <w:pStyle w:val="afffff8"/>
        <w:rPr>
          <w:rtl/>
        </w:rPr>
      </w:pPr>
      <w:r w:rsidRPr="00D977D1">
        <w:rPr>
          <w:rFonts w:hint="cs"/>
          <w:rtl/>
        </w:rPr>
        <w:t xml:space="preserve">עירובי תבשילין </w:t>
      </w:r>
      <w:r w:rsidR="00262BD8" w:rsidRPr="00D977D1">
        <w:rPr>
          <w:rFonts w:hint="cs"/>
          <w:rtl/>
        </w:rPr>
        <w:t xml:space="preserve">סומך </w:t>
      </w:r>
      <w:r w:rsidRPr="00D977D1">
        <w:rPr>
          <w:rFonts w:hint="cs"/>
          <w:rtl/>
        </w:rPr>
        <w:t>בכזית.</w:t>
      </w:r>
    </w:p>
    <w:p w14:paraId="10098F3E" w14:textId="77777777" w:rsidR="003B3038" w:rsidRPr="003B3038" w:rsidRDefault="00183BFF" w:rsidP="003B3038">
      <w:pPr>
        <w:pStyle w:val="36"/>
        <w:framePr w:wrap="notBeside"/>
        <w:rPr>
          <w:rtl/>
        </w:rPr>
      </w:pPr>
      <w:r w:rsidRPr="003B3038">
        <w:rPr>
          <w:rtl/>
        </w:rPr>
        <w:t>ר"ח:</w:t>
      </w:r>
    </w:p>
    <w:p w14:paraId="4E1E642A" w14:textId="77777777" w:rsidR="003B3038" w:rsidRDefault="00183BFF" w:rsidP="009041FE">
      <w:pPr>
        <w:rPr>
          <w:rStyle w:val="afffff3"/>
          <w:rtl/>
        </w:rPr>
      </w:pPr>
      <w:r w:rsidRPr="006F178A">
        <w:rPr>
          <w:rFonts w:ascii="Fb Fontext" w:hAnsi="Fb Fontext"/>
          <w:rtl/>
        </w:rPr>
        <w:t>עדשים שבשולי קדרה</w:t>
      </w:r>
      <w:r>
        <w:rPr>
          <w:rFonts w:ascii="Fb Fontext" w:hAnsi="Fb Fontext" w:hint="cs"/>
          <w:rtl/>
        </w:rPr>
        <w:t>,</w:t>
      </w:r>
      <w:r w:rsidRPr="006F178A">
        <w:rPr>
          <w:rFonts w:ascii="Fb Fontext" w:hAnsi="Fb Fontext"/>
          <w:rtl/>
        </w:rPr>
        <w:t xml:space="preserve"> </w:t>
      </w:r>
      <w:r w:rsidR="00D17E01">
        <w:rPr>
          <w:rFonts w:ascii="Fb Fontext" w:hAnsi="Fb Fontext" w:hint="cs"/>
          <w:rtl/>
        </w:rPr>
        <w:t xml:space="preserve"> </w:t>
      </w:r>
      <w:r w:rsidRPr="003348F5">
        <w:rPr>
          <w:rStyle w:val="afffff3"/>
          <w:rFonts w:hint="cs"/>
          <w:rtl/>
        </w:rPr>
        <w:t xml:space="preserve">רי"צ: </w:t>
      </w:r>
      <w:r>
        <w:rPr>
          <w:rFonts w:ascii="Fb Fontext" w:hAnsi="Fb Fontext" w:hint="cs"/>
          <w:rtl/>
        </w:rPr>
        <w:t>שמנונית שע</w:t>
      </w:r>
      <w:r w:rsidR="0001190A">
        <w:rPr>
          <w:rFonts w:ascii="Fb Fontext" w:hAnsi="Fb Fontext"/>
          <w:rtl/>
        </w:rPr>
        <w:t>"</w:t>
      </w:r>
      <w:r>
        <w:rPr>
          <w:rFonts w:ascii="Fb Fontext" w:hAnsi="Fb Fontext" w:hint="cs"/>
          <w:rtl/>
        </w:rPr>
        <w:t>ג הסכין</w:t>
      </w:r>
      <w:r w:rsidR="009041FE">
        <w:rPr>
          <w:rStyle w:val="afffff3"/>
          <w:rFonts w:hint="cs"/>
          <w:rtl/>
        </w:rPr>
        <w:t>,</w:t>
      </w:r>
    </w:p>
    <w:p w14:paraId="7602386B" w14:textId="77777777" w:rsidR="003B3038" w:rsidRPr="003B3038" w:rsidRDefault="00183BFF" w:rsidP="003B3038">
      <w:pPr>
        <w:pStyle w:val="36"/>
        <w:framePr w:wrap="notBeside"/>
        <w:rPr>
          <w:rtl/>
        </w:rPr>
      </w:pPr>
      <w:r w:rsidRPr="003B3038">
        <w:rPr>
          <w:rtl/>
        </w:rPr>
        <w:t xml:space="preserve">רב: </w:t>
      </w:r>
    </w:p>
    <w:p w14:paraId="1A7C2C4C" w14:textId="2AF16CC8" w:rsidR="00183BFF" w:rsidRPr="006F178A" w:rsidRDefault="003B3038" w:rsidP="009041FE">
      <w:pPr>
        <w:rPr>
          <w:rtl/>
        </w:rPr>
      </w:pPr>
      <w:r>
        <w:rPr>
          <w:rFonts w:hint="cs"/>
          <w:rtl/>
        </w:rPr>
        <w:t>ד</w:t>
      </w:r>
      <w:r w:rsidR="00183BFF" w:rsidRPr="006F178A">
        <w:rPr>
          <w:rtl/>
        </w:rPr>
        <w:t xml:space="preserve">גים קטנים מלוחים </w:t>
      </w:r>
      <w:r w:rsidR="00A60BA6">
        <w:rPr>
          <w:rFonts w:hint="cs"/>
          <w:rtl/>
        </w:rPr>
        <w:t xml:space="preserve">- </w:t>
      </w:r>
      <w:r w:rsidR="00183BFF" w:rsidRPr="006F178A">
        <w:rPr>
          <w:rtl/>
        </w:rPr>
        <w:t>אין בהם בשולי נכרים.</w:t>
      </w:r>
    </w:p>
    <w:p w14:paraId="286C001B" w14:textId="77777777" w:rsidR="003B3038" w:rsidRPr="003B3038" w:rsidRDefault="00183BFF" w:rsidP="003B3038">
      <w:pPr>
        <w:pStyle w:val="36"/>
        <w:framePr w:wrap="notBeside"/>
        <w:rPr>
          <w:rtl/>
        </w:rPr>
      </w:pPr>
      <w:r w:rsidRPr="003B3038">
        <w:rPr>
          <w:rtl/>
        </w:rPr>
        <w:t>רב יוסף:</w:t>
      </w:r>
    </w:p>
    <w:p w14:paraId="28BC310F" w14:textId="01E23796" w:rsidR="00183BFF" w:rsidRPr="001F19F5" w:rsidRDefault="00183BFF" w:rsidP="00D17E01">
      <w:pPr>
        <w:rPr>
          <w:rFonts w:cs="Guttman Vilna"/>
          <w:b/>
          <w:bCs/>
          <w:rtl/>
        </w:rPr>
      </w:pPr>
      <w:r w:rsidRPr="001F19F5">
        <w:rPr>
          <w:rtl/>
        </w:rPr>
        <w:t xml:space="preserve">ואם צלאן נכרי </w:t>
      </w:r>
      <w:r w:rsidR="00A60BA6">
        <w:rPr>
          <w:rFonts w:hint="cs"/>
          <w:rtl/>
        </w:rPr>
        <w:t xml:space="preserve">- </w:t>
      </w:r>
      <w:r w:rsidRPr="001F19F5">
        <w:rPr>
          <w:rtl/>
        </w:rPr>
        <w:t xml:space="preserve">סומך עליהם </w:t>
      </w:r>
      <w:r w:rsidR="00D17E01">
        <w:rPr>
          <w:rFonts w:hint="cs"/>
          <w:rtl/>
        </w:rPr>
        <w:t>ל</w:t>
      </w:r>
      <w:r w:rsidRPr="001F19F5">
        <w:rPr>
          <w:rtl/>
        </w:rPr>
        <w:t>ערובי תבשילין.</w:t>
      </w:r>
    </w:p>
    <w:p w14:paraId="56B2D0EF" w14:textId="7A6C4F28" w:rsidR="00183BFF" w:rsidRPr="006F178A" w:rsidRDefault="00186617" w:rsidP="003867BC">
      <w:pPr>
        <w:rPr>
          <w:rFonts w:cs="Guttman Vilna"/>
          <w:b/>
          <w:bCs/>
          <w:rtl/>
        </w:rPr>
      </w:pPr>
      <w:r w:rsidRPr="00186617">
        <w:rPr>
          <w:rtl/>
        </w:rPr>
        <w:t>וא</w:t>
      </w:r>
      <w:r w:rsidRPr="00186617">
        <w:rPr>
          <w:rFonts w:hint="cs"/>
          <w:rtl/>
        </w:rPr>
        <w:t>ם</w:t>
      </w:r>
      <w:r w:rsidR="00183BFF" w:rsidRPr="00186617">
        <w:rPr>
          <w:rtl/>
        </w:rPr>
        <w:t xml:space="preserve"> </w:t>
      </w:r>
      <w:r w:rsidR="00D17E01">
        <w:rPr>
          <w:rFonts w:hint="cs"/>
          <w:rtl/>
        </w:rPr>
        <w:t>עשאם</w:t>
      </w:r>
      <w:r w:rsidR="00183BFF" w:rsidRPr="00186617">
        <w:rPr>
          <w:rFonts w:hint="cs"/>
          <w:rtl/>
        </w:rPr>
        <w:t xml:space="preserve"> </w:t>
      </w:r>
      <w:r w:rsidR="00183BFF" w:rsidRPr="00186617">
        <w:rPr>
          <w:rtl/>
        </w:rPr>
        <w:t>כסא דהרסנא אסור.</w:t>
      </w:r>
      <w:r w:rsidRPr="00186617">
        <w:rPr>
          <w:rFonts w:hint="cs"/>
          <w:rtl/>
        </w:rPr>
        <w:t xml:space="preserve"> שה</w:t>
      </w:r>
      <w:r w:rsidR="00183BFF" w:rsidRPr="00186617">
        <w:rPr>
          <w:rtl/>
        </w:rPr>
        <w:t>קמח</w:t>
      </w:r>
      <w:r w:rsidRPr="00186617">
        <w:rPr>
          <w:rFonts w:hint="cs"/>
          <w:rtl/>
        </w:rPr>
        <w:t xml:space="preserve"> עיקר</w:t>
      </w:r>
      <w:r w:rsidR="00183BFF" w:rsidRPr="006F178A">
        <w:rPr>
          <w:rtl/>
        </w:rPr>
        <w:t>.</w:t>
      </w:r>
    </w:p>
    <w:p w14:paraId="25063B6A" w14:textId="1E45B9CA" w:rsidR="00183BFF" w:rsidRPr="006F178A" w:rsidRDefault="00B35974" w:rsidP="00B35974">
      <w:pPr>
        <w:pStyle w:val="afffff8"/>
        <w:rPr>
          <w:rtl/>
        </w:rPr>
        <w:pPrChange w:id="90024" w:author="קלוד" w:date="2026-10-08T12:07:40Z">
          <w:pPr>
            <w:pStyle w:val="afff0"/>
          </w:pPr>
        </w:pPrChange>
      </w:pPr>
      <w:del w:id="90022" w:author="קלוד" w:date="2026-10-08T12:07:40Z">
        <w:r>
          <w:rPr>
            <w:rFonts w:ascii="BA TM • Vilna Extra-Bold" w:hAnsi="BA TM • Vilna Extra-Bold" w:hint="cs"/>
            <w:rtl/>
          </w:rPr>
          <w:delText xml:space="preserve">****</w:delText>
        </w:r>
      </w:del>
      <w:ins w:id="90023" w:author="קלוד" w:date="2026-10-08T12:07:40Z">
        <w:r>
          <w:rPr>
            <w:color w:val="7B3F00"/>
          </w:rPr>
          <w:t xml:space="preserve">שיעור ערובי תבשילין</w:t>
        </w:r>
      </w:ins>
    </w:p>
    <w:p w14:paraId="7B221C22" w14:textId="77777777" w:rsidR="00183BFF" w:rsidRPr="006F178A" w:rsidRDefault="00183BFF" w:rsidP="00183BFF">
      <w:pPr>
        <w:pStyle w:val="afff2"/>
        <w:framePr w:wrap="around"/>
        <w:rPr>
          <w:rtl/>
        </w:rPr>
      </w:pPr>
      <w:r w:rsidRPr="006F178A">
        <w:rPr>
          <w:rtl/>
        </w:rPr>
        <w:t>טז:</w:t>
      </w:r>
    </w:p>
    <w:p w14:paraId="669E4141" w14:textId="77777777" w:rsidR="00183BFF" w:rsidRPr="001F19F5" w:rsidRDefault="00183BFF" w:rsidP="00183BFF">
      <w:pPr>
        <w:rPr>
          <w:spacing w:val="-2"/>
          <w:rtl/>
        </w:rPr>
      </w:pPr>
      <w:r w:rsidRPr="00D977D1">
        <w:rPr>
          <w:rFonts w:cs="PFT_Frank"/>
          <w:b/>
          <w:bCs/>
          <w:szCs w:val="14"/>
          <w:rtl/>
        </w:rPr>
        <w:t>ערובי תבשילין</w:t>
      </w:r>
      <w:r w:rsidRPr="001F19F5">
        <w:rPr>
          <w:rStyle w:val="afffff9"/>
          <w:spacing w:val="-2"/>
          <w:rtl/>
        </w:rPr>
        <w:t xml:space="preserve"> </w:t>
      </w:r>
      <w:r w:rsidR="00262BD8" w:rsidRPr="00262BD8">
        <w:rPr>
          <w:rStyle w:val="afffff3"/>
          <w:rFonts w:hint="cs"/>
          <w:rtl/>
        </w:rPr>
        <w:t>ר"א:</w:t>
      </w:r>
      <w:r w:rsidR="00262BD8">
        <w:rPr>
          <w:rStyle w:val="afffff9"/>
          <w:rFonts w:hint="cs"/>
          <w:spacing w:val="-2"/>
          <w:rtl/>
        </w:rPr>
        <w:t xml:space="preserve"> </w:t>
      </w:r>
      <w:r w:rsidRPr="00D977D1">
        <w:rPr>
          <w:rFonts w:cs="PFT_Frank"/>
          <w:b/>
          <w:bCs/>
          <w:szCs w:val="14"/>
          <w:rtl/>
        </w:rPr>
        <w:t xml:space="preserve">צריכין כזית אחד </w:t>
      </w:r>
      <w:r w:rsidRPr="001F19F5">
        <w:rPr>
          <w:rFonts w:ascii="Fb Fontext" w:hAnsi="Fb Fontext"/>
          <w:spacing w:val="-2"/>
          <w:rtl/>
        </w:rPr>
        <w:t>ואפי' למאה.</w:t>
      </w:r>
    </w:p>
    <w:p w14:paraId="603A5305" w14:textId="77777777" w:rsidR="00183BFF" w:rsidRDefault="00183BFF" w:rsidP="00183BFF">
      <w:pPr>
        <w:rPr>
          <w:rtl/>
        </w:rPr>
      </w:pPr>
      <w:r w:rsidRPr="006F178A">
        <w:rPr>
          <w:rtl/>
        </w:rPr>
        <w:t>אכלו או שאבד</w:t>
      </w:r>
      <w:r w:rsidR="009041FE">
        <w:rPr>
          <w:rFonts w:hint="cs"/>
          <w:rtl/>
        </w:rPr>
        <w:t xml:space="preserve">,- </w:t>
      </w:r>
      <w:r w:rsidRPr="006F178A">
        <w:rPr>
          <w:rtl/>
        </w:rPr>
        <w:t xml:space="preserve"> לא יבשל עליו בתחלה, </w:t>
      </w:r>
    </w:p>
    <w:p w14:paraId="388FE30C" w14:textId="77777777" w:rsidR="00183BFF" w:rsidRPr="006F178A" w:rsidRDefault="00183BFF" w:rsidP="00183BFF">
      <w:pPr>
        <w:rPr>
          <w:rtl/>
        </w:rPr>
      </w:pPr>
      <w:r w:rsidRPr="006F178A">
        <w:rPr>
          <w:rtl/>
        </w:rPr>
        <w:t>שייר ממנו כל שהוא [כזית]</w:t>
      </w:r>
      <w:r w:rsidR="009041FE">
        <w:rPr>
          <w:rFonts w:hint="cs"/>
          <w:rtl/>
        </w:rPr>
        <w:t xml:space="preserve">- </w:t>
      </w:r>
      <w:r w:rsidRPr="006F178A">
        <w:rPr>
          <w:rtl/>
        </w:rPr>
        <w:t xml:space="preserve"> סומך עליו לשבת.</w:t>
      </w:r>
    </w:p>
    <w:p w14:paraId="03062359" w14:textId="77777777" w:rsidR="00D46FA1" w:rsidRDefault="00183BFF" w:rsidP="00183BFF">
      <w:pPr>
        <w:rPr>
          <w:rtl/>
        </w:rPr>
      </w:pPr>
      <w:r w:rsidRPr="006F178A">
        <w:rPr>
          <w:rtl/>
        </w:rPr>
        <w:t xml:space="preserve">תבשיל זה צלי, ואפילו כבוש, שלוק, ומבושל, וקולייס </w:t>
      </w:r>
      <w:r w:rsidRPr="00D46FA1">
        <w:rPr>
          <w:spacing w:val="-4"/>
          <w:rtl/>
        </w:rPr>
        <w:t>האספנין שנתן עליו חמין מערב יו"ט, תחלתו וסופו אין לו שיעור.</w:t>
      </w:r>
      <w:r w:rsidRPr="006F178A">
        <w:rPr>
          <w:rtl/>
        </w:rPr>
        <w:t xml:space="preserve"> </w:t>
      </w:r>
    </w:p>
    <w:p w14:paraId="09BDBA90" w14:textId="77777777" w:rsidR="00AF0891" w:rsidRPr="00AF0891" w:rsidRDefault="00183BFF" w:rsidP="00AF0891">
      <w:pPr>
        <w:pStyle w:val="36"/>
        <w:framePr w:wrap="notBeside"/>
        <w:rPr>
          <w:rtl/>
        </w:rPr>
      </w:pPr>
      <w:r w:rsidRPr="00AF0891">
        <w:rPr>
          <w:rFonts w:hint="cs"/>
          <w:rtl/>
        </w:rPr>
        <w:t>-</w:t>
      </w:r>
    </w:p>
    <w:p w14:paraId="1D86B499" w14:textId="2F2EC62D" w:rsidR="00183BFF" w:rsidRPr="006F178A" w:rsidRDefault="00183BFF" w:rsidP="00183BFF">
      <w:pPr>
        <w:rPr>
          <w:rtl/>
        </w:rPr>
      </w:pPr>
      <w:r>
        <w:rPr>
          <w:rFonts w:hint="cs"/>
          <w:rtl/>
        </w:rPr>
        <w:t xml:space="preserve">   </w:t>
      </w:r>
      <w:r w:rsidRPr="006F178A">
        <w:rPr>
          <w:rtl/>
        </w:rPr>
        <w:t>היינו למעלה אבל למטה יש שיעור כזית.</w:t>
      </w:r>
    </w:p>
    <w:p w14:paraId="53CB0BF4" w14:textId="249EAC8A" w:rsidR="00183BFF" w:rsidRPr="006F178A" w:rsidRDefault="00B35974" w:rsidP="00B35974">
      <w:pPr>
        <w:pStyle w:val="afff0"/>
        <w:rPr>
          <w:rtl/>
        </w:rPr>
      </w:pPr>
      <w:r>
        <w:rPr>
          <w:rFonts w:ascii="BA TM • Vilna Extra-Bold" w:hAnsi="BA TM • Vilna Extra-Bold" w:hint="cs"/>
          <w:rtl/>
        </w:rPr>
        <w:t>****</w:t>
      </w:r>
    </w:p>
    <w:p w14:paraId="593C6025" w14:textId="15B960A3" w:rsidR="00CB4C86" w:rsidRPr="00CB4C86" w:rsidRDefault="00183BFF" w:rsidP="00CB4C86">
      <w:pPr>
        <w:rPr>
          <w:rStyle w:val="afffff3"/>
          <w:rFonts w:ascii="Fb Fontext" w:hAnsi="Fb Fontext" w:cs="FrankRuehl"/>
          <w:spacing w:val="-4"/>
          <w:sz w:val="16"/>
          <w:szCs w:val="18"/>
          <w:rtl/>
        </w:rPr>
      </w:pPr>
      <w:r w:rsidRPr="00D977D1">
        <w:rPr>
          <w:rFonts w:cs="PFT_Frank"/>
          <w:b/>
          <w:bCs/>
          <w:szCs w:val="14"/>
          <w:rtl/>
        </w:rPr>
        <w:t xml:space="preserve">ערובי תבשילין </w:t>
      </w:r>
      <w:r w:rsidR="00262BD8" w:rsidRPr="00D46FA1">
        <w:rPr>
          <w:rStyle w:val="afffff3"/>
          <w:rFonts w:hint="cs"/>
          <w:rtl/>
        </w:rPr>
        <w:t>רב:</w:t>
      </w:r>
      <w:r w:rsidR="00262BD8" w:rsidRPr="00D977D1">
        <w:rPr>
          <w:rFonts w:cs="PFT_Frank" w:hint="cs"/>
          <w:b/>
          <w:bCs/>
          <w:szCs w:val="14"/>
          <w:rtl/>
        </w:rPr>
        <w:t xml:space="preserve"> </w:t>
      </w:r>
      <w:r w:rsidRPr="00D977D1">
        <w:rPr>
          <w:rFonts w:cs="PFT_Frank"/>
          <w:b/>
          <w:bCs/>
          <w:szCs w:val="14"/>
          <w:rtl/>
        </w:rPr>
        <w:t>צריכין דעת מניח,</w:t>
      </w:r>
      <w:r w:rsidRPr="00CB6E74">
        <w:rPr>
          <w:rFonts w:ascii="Fb Fontext" w:hAnsi="Fb Fontext"/>
          <w:spacing w:val="-4"/>
          <w:rtl/>
        </w:rPr>
        <w:t xml:space="preserve"> </w:t>
      </w:r>
      <w:r w:rsidRPr="00CB6E74">
        <w:rPr>
          <w:rFonts w:ascii="Fb Fontext" w:hAnsi="Fb Fontext"/>
          <w:spacing w:val="-4"/>
          <w:sz w:val="16"/>
          <w:rtl/>
        </w:rPr>
        <w:t>לא מי שהניחו לו.</w:t>
      </w:r>
    </w:p>
    <w:p w14:paraId="0295536D" w14:textId="77777777" w:rsidR="00CB4C86" w:rsidRPr="00CB4C86" w:rsidRDefault="00D46FA1" w:rsidP="00CB4C86">
      <w:pPr>
        <w:pStyle w:val="36"/>
        <w:framePr w:wrap="notBeside"/>
        <w:rPr>
          <w:rtl/>
        </w:rPr>
      </w:pPr>
      <w:r w:rsidRPr="00CB4C86">
        <w:rPr>
          <w:rFonts w:hint="cs"/>
          <w:rtl/>
        </w:rPr>
        <w:t>אבי</w:t>
      </w:r>
      <w:r w:rsidRPr="00CB4C86">
        <w:rPr>
          <w:rtl/>
        </w:rPr>
        <w:t xml:space="preserve"> </w:t>
      </w:r>
      <w:r w:rsidR="00183BFF" w:rsidRPr="00CB4C86">
        <w:rPr>
          <w:rtl/>
        </w:rPr>
        <w:t>שמואל</w:t>
      </w:r>
    </w:p>
    <w:p w14:paraId="2F966D3A" w14:textId="03D940C2" w:rsidR="00183BFF" w:rsidRPr="006F178A" w:rsidRDefault="00183BFF" w:rsidP="00D46FA1">
      <w:pPr>
        <w:rPr>
          <w:rtl/>
        </w:rPr>
      </w:pPr>
      <w:r>
        <w:rPr>
          <w:rFonts w:hint="cs"/>
          <w:rtl/>
        </w:rPr>
        <w:t xml:space="preserve">עירב על כל </w:t>
      </w:r>
      <w:r w:rsidRPr="006F178A">
        <w:rPr>
          <w:rtl/>
        </w:rPr>
        <w:t xml:space="preserve">נהרדעא, </w:t>
      </w:r>
      <w:r w:rsidRPr="003348F5">
        <w:rPr>
          <w:rStyle w:val="afffff3"/>
          <w:rtl/>
        </w:rPr>
        <w:t>ר"א ור"אס</w:t>
      </w:r>
      <w:r w:rsidR="00CB4C86">
        <w:rPr>
          <w:rStyle w:val="afffff3"/>
          <w:rFonts w:hint="cs"/>
          <w:rtl/>
        </w:rPr>
        <w:t>:</w:t>
      </w:r>
      <w:r w:rsidRPr="003348F5">
        <w:rPr>
          <w:rStyle w:val="afffff3"/>
          <w:rtl/>
        </w:rPr>
        <w:t xml:space="preserve"> </w:t>
      </w:r>
      <w:r>
        <w:rPr>
          <w:rFonts w:hint="cs"/>
          <w:rtl/>
        </w:rPr>
        <w:t>עירבו</w:t>
      </w:r>
      <w:r w:rsidRPr="006F178A">
        <w:rPr>
          <w:rtl/>
        </w:rPr>
        <w:t xml:space="preserve"> </w:t>
      </w:r>
      <w:r>
        <w:rPr>
          <w:rFonts w:hint="cs"/>
          <w:rtl/>
        </w:rPr>
        <w:t>על כל</w:t>
      </w:r>
      <w:r w:rsidR="00D46FA1">
        <w:rPr>
          <w:rtl/>
        </w:rPr>
        <w:t xml:space="preserve"> טברי</w:t>
      </w:r>
      <w:r w:rsidR="00D46FA1">
        <w:rPr>
          <w:rFonts w:hint="cs"/>
          <w:rtl/>
        </w:rPr>
        <w:t>ה</w:t>
      </w:r>
    </w:p>
    <w:p w14:paraId="41244A6D" w14:textId="74D1E920" w:rsidR="00CB4C86" w:rsidRPr="00CB4C86" w:rsidRDefault="00183BFF" w:rsidP="00CB4C86">
      <w:pPr>
        <w:pStyle w:val="36"/>
        <w:framePr w:wrap="notBeside"/>
        <w:rPr>
          <w:rtl/>
        </w:rPr>
      </w:pPr>
      <w:r w:rsidRPr="00CB4C86">
        <w:rPr>
          <w:rtl/>
        </w:rPr>
        <w:lastRenderedPageBreak/>
        <w:t>מכריז ריב"א:</w:t>
      </w:r>
    </w:p>
    <w:p w14:paraId="6D02B4E3" w14:textId="77777777" w:rsidR="00CB4C86" w:rsidRDefault="00183BFF" w:rsidP="00D46FA1">
      <w:pPr>
        <w:rPr>
          <w:rtl/>
        </w:rPr>
      </w:pPr>
      <w:r w:rsidRPr="00D17E01">
        <w:rPr>
          <w:rtl/>
        </w:rPr>
        <w:t xml:space="preserve">מי שלא הניח </w:t>
      </w:r>
      <w:r w:rsidR="00D17E01" w:rsidRPr="00D17E01">
        <w:rPr>
          <w:rtl/>
        </w:rPr>
        <w:t xml:space="preserve">יסמוך על שלי. </w:t>
      </w:r>
      <w:r w:rsidRPr="00D17E01">
        <w:rPr>
          <w:rtl/>
        </w:rPr>
        <w:t xml:space="preserve">עד תחום שבת, </w:t>
      </w:r>
    </w:p>
    <w:p w14:paraId="3B8AC048" w14:textId="387FF5F9" w:rsidR="00CB4C86" w:rsidRPr="00CB4C86" w:rsidRDefault="006C6097" w:rsidP="00CB4C86">
      <w:pPr>
        <w:pStyle w:val="36"/>
        <w:framePr w:wrap="notBeside"/>
        <w:rPr>
          <w:rtl/>
        </w:rPr>
      </w:pPr>
      <w:r>
        <w:rPr>
          <w:rFonts w:hint="cs"/>
          <w:rtl/>
        </w:rPr>
        <w:t>שמואל</w:t>
      </w:r>
      <w:r w:rsidR="00A2699A">
        <w:rPr>
          <w:rFonts w:hint="cs"/>
          <w:rtl/>
        </w:rPr>
        <w:t xml:space="preserve"> אמר </w:t>
      </w:r>
      <w:r>
        <w:rPr>
          <w:rFonts w:hint="cs"/>
          <w:rtl/>
        </w:rPr>
        <w:t xml:space="preserve"> </w:t>
      </w:r>
    </w:p>
    <w:p w14:paraId="7ED451E9" w14:textId="217705C2" w:rsidR="006C6097" w:rsidRPr="00575315" w:rsidRDefault="006C6097" w:rsidP="00D46FA1">
      <w:pPr>
        <w:rPr>
          <w:spacing w:val="-2"/>
          <w:rtl/>
        </w:rPr>
      </w:pPr>
      <w:r w:rsidRPr="00575315">
        <w:rPr>
          <w:rFonts w:hint="cs"/>
          <w:spacing w:val="-2"/>
          <w:rtl/>
        </w:rPr>
        <w:t>ל</w:t>
      </w:r>
      <w:r w:rsidR="00183BFF" w:rsidRPr="00575315">
        <w:rPr>
          <w:rFonts w:hint="cs"/>
          <w:spacing w:val="-2"/>
          <w:rtl/>
        </w:rPr>
        <w:t xml:space="preserve">עיור </w:t>
      </w:r>
      <w:r w:rsidR="00183BFF" w:rsidRPr="00575315">
        <w:rPr>
          <w:rStyle w:val="afffffc"/>
          <w:rFonts w:hint="cs"/>
          <w:spacing w:val="-2"/>
          <w:rtl/>
        </w:rPr>
        <w:t>שסידר משניות לפני</w:t>
      </w:r>
      <w:r w:rsidRPr="00575315">
        <w:rPr>
          <w:rStyle w:val="afffffc"/>
          <w:rFonts w:hint="cs"/>
          <w:spacing w:val="-2"/>
          <w:rtl/>
        </w:rPr>
        <w:t>ו</w:t>
      </w:r>
      <w:r w:rsidR="00183BFF" w:rsidRPr="00575315">
        <w:rPr>
          <w:rStyle w:val="afffff3"/>
          <w:spacing w:val="-2"/>
          <w:rtl/>
        </w:rPr>
        <w:t xml:space="preserve"> </w:t>
      </w:r>
      <w:r w:rsidR="00575315" w:rsidRPr="00575315">
        <w:rPr>
          <w:rFonts w:hint="cs"/>
          <w:spacing w:val="-2"/>
          <w:rtl/>
        </w:rPr>
        <w:t>שנת</w:t>
      </w:r>
      <w:r w:rsidR="00183BFF" w:rsidRPr="00575315">
        <w:rPr>
          <w:spacing w:val="-2"/>
          <w:rtl/>
        </w:rPr>
        <w:t xml:space="preserve">עצב </w:t>
      </w:r>
      <w:r w:rsidR="00575315" w:rsidRPr="00575315">
        <w:rPr>
          <w:rFonts w:hint="cs"/>
          <w:spacing w:val="-2"/>
          <w:rtl/>
        </w:rPr>
        <w:t xml:space="preserve">על </w:t>
      </w:r>
      <w:r w:rsidR="00183BFF" w:rsidRPr="00575315">
        <w:rPr>
          <w:spacing w:val="-2"/>
          <w:rtl/>
        </w:rPr>
        <w:t>שלא הניח</w:t>
      </w:r>
      <w:r w:rsidR="00183BFF" w:rsidRPr="00575315">
        <w:rPr>
          <w:rFonts w:hint="cs"/>
          <w:spacing w:val="-2"/>
          <w:rtl/>
        </w:rPr>
        <w:t>,</w:t>
      </w:r>
      <w:r w:rsidR="00183BFF" w:rsidRPr="00575315">
        <w:rPr>
          <w:spacing w:val="-2"/>
          <w:rtl/>
        </w:rPr>
        <w:t xml:space="preserve"> </w:t>
      </w:r>
      <w:r w:rsidR="00575315" w:rsidRPr="00575315">
        <w:rPr>
          <w:rFonts w:hint="cs"/>
          <w:spacing w:val="-2"/>
          <w:rtl/>
        </w:rPr>
        <w:t>שיסמוך על שלו</w:t>
      </w:r>
    </w:p>
    <w:p w14:paraId="53F0A9FD" w14:textId="77777777" w:rsidR="007F33A9" w:rsidRPr="007F33A9" w:rsidRDefault="00183BFF" w:rsidP="007F33A9">
      <w:pPr>
        <w:pStyle w:val="36"/>
        <w:framePr w:wrap="notBeside"/>
        <w:rPr>
          <w:rtl/>
        </w:rPr>
      </w:pPr>
      <w:r w:rsidRPr="007F33A9">
        <w:rPr>
          <w:rtl/>
        </w:rPr>
        <w:t>אבל</w:t>
      </w:r>
    </w:p>
    <w:p w14:paraId="6252DBFB" w14:textId="21548E44" w:rsidR="00183BFF" w:rsidRPr="004F38BD" w:rsidRDefault="00183BFF" w:rsidP="007F33A9">
      <w:pPr>
        <w:rPr>
          <w:spacing w:val="-2"/>
          <w:rtl/>
        </w:rPr>
      </w:pPr>
      <w:r w:rsidRPr="00757D20">
        <w:rPr>
          <w:rtl/>
        </w:rPr>
        <w:t>לשנה אחרת</w:t>
      </w:r>
      <w:r>
        <w:rPr>
          <w:rFonts w:hint="cs"/>
          <w:rtl/>
        </w:rPr>
        <w:t>,</w:t>
      </w:r>
      <w:r w:rsidRPr="00757D20">
        <w:rPr>
          <w:rtl/>
        </w:rPr>
        <w:t xml:space="preserve"> </w:t>
      </w:r>
      <w:r w:rsidR="00785FDB">
        <w:rPr>
          <w:rFonts w:hint="cs"/>
          <w:rtl/>
        </w:rPr>
        <w:t>כ</w:t>
      </w:r>
      <w:r w:rsidRPr="00757D20">
        <w:rPr>
          <w:rtl/>
        </w:rPr>
        <w:t>ששוב לא הניח</w:t>
      </w:r>
      <w:r>
        <w:rPr>
          <w:rFonts w:hint="cs"/>
          <w:rtl/>
        </w:rPr>
        <w:t>,</w:t>
      </w:r>
      <w:r w:rsidR="00785FDB">
        <w:rPr>
          <w:rFonts w:hint="cs"/>
          <w:rtl/>
        </w:rPr>
        <w:t>-</w:t>
      </w:r>
      <w:r w:rsidRPr="00757D20">
        <w:rPr>
          <w:rtl/>
        </w:rPr>
        <w:t xml:space="preserve"> </w:t>
      </w:r>
      <w:r w:rsidRPr="004F38BD">
        <w:rPr>
          <w:spacing w:val="-2"/>
          <w:rtl/>
        </w:rPr>
        <w:t>שפושע הוא</w:t>
      </w:r>
      <w:r w:rsidRPr="004F38BD">
        <w:rPr>
          <w:rFonts w:hint="cs"/>
          <w:spacing w:val="-2"/>
          <w:rtl/>
        </w:rPr>
        <w:t>,</w:t>
      </w:r>
      <w:r w:rsidRPr="004F38BD">
        <w:rPr>
          <w:spacing w:val="-2"/>
          <w:rtl/>
        </w:rPr>
        <w:t xml:space="preserve"> </w:t>
      </w:r>
      <w:r w:rsidR="007F33A9" w:rsidRPr="004F38BD">
        <w:rPr>
          <w:rFonts w:hint="cs"/>
          <w:spacing w:val="-2"/>
          <w:rtl/>
        </w:rPr>
        <w:t>ו</w:t>
      </w:r>
      <w:r w:rsidR="004F38BD" w:rsidRPr="004F38BD">
        <w:rPr>
          <w:rFonts w:hint="cs"/>
          <w:spacing w:val="-2"/>
          <w:rtl/>
        </w:rPr>
        <w:t>לא</w:t>
      </w:r>
      <w:r w:rsidR="007F33A9" w:rsidRPr="004F38BD">
        <w:rPr>
          <w:rFonts w:hint="cs"/>
          <w:spacing w:val="-2"/>
          <w:rtl/>
        </w:rPr>
        <w:t xml:space="preserve"> יכול לסמוך</w:t>
      </w:r>
      <w:r w:rsidRPr="004F38BD">
        <w:rPr>
          <w:spacing w:val="-2"/>
          <w:rtl/>
        </w:rPr>
        <w:t>.</w:t>
      </w:r>
    </w:p>
    <w:p w14:paraId="1FCE0D25" w14:textId="24B9F5A8" w:rsidR="00183BFF" w:rsidRPr="006F178A" w:rsidRDefault="00B35974" w:rsidP="00B35974">
      <w:pPr>
        <w:pStyle w:val="afff0"/>
        <w:rPr>
          <w:del w:id="90040" w:author="מנוע עיצוב" w:date="2026-10-08T11:01:28Z"/>
          <w:rtl/>
        </w:rPr>
      </w:pPr>
      <w:del w:id="90039" w:author="מנוע עיצוב" w:date="2026-10-08T11:01:28Z">
        <w:r>
          <w:rPr>
            <w:rFonts w:ascii="BA TM • Vilna Extra-Bold" w:hAnsi="BA TM • Vilna Extra-Bold" w:hint="cs"/>
            <w:rtl/>
          </w:rPr>
          <w:delText xml:space="preserve">****</w:delText>
        </w:r>
      </w:del>
    </w:p>
    <w:p w14:paraId="3EDAF991" w14:textId="77777777" w:rsidR="00183BFF" w:rsidRPr="00D977D1" w:rsidRDefault="00183BFF" w:rsidP="004F38BD">
      <w:pPr>
        <w:pStyle w:val="afffff8"/>
        <w:rPr>
          <w:rtl/>
        </w:rPr>
      </w:pPr>
      <w:r w:rsidRPr="00D977D1">
        <w:rPr>
          <w:rtl/>
        </w:rPr>
        <w:t>יו"ט שחל להיות בער"ש</w:t>
      </w:r>
    </w:p>
    <w:p w14:paraId="1B64879E" w14:textId="77777777" w:rsidR="00E45F41" w:rsidRPr="00E45F41" w:rsidRDefault="00183BFF" w:rsidP="00E45F41">
      <w:pPr>
        <w:pStyle w:val="36"/>
        <w:framePr w:wrap="notBeside"/>
        <w:rPr>
          <w:rtl/>
        </w:rPr>
      </w:pPr>
      <w:r w:rsidRPr="00E45F41">
        <w:rPr>
          <w:rFonts w:hint="cs"/>
          <w:rtl/>
        </w:rPr>
        <w:t>ת"ק:</w:t>
      </w:r>
    </w:p>
    <w:p w14:paraId="71A50132" w14:textId="09DB67DA" w:rsidR="00183BFF" w:rsidRPr="00E45F41" w:rsidRDefault="00183BFF" w:rsidP="00E45F41">
      <w:pPr>
        <w:rPr>
          <w:rtl/>
        </w:rPr>
      </w:pPr>
      <w:r w:rsidRPr="004F38BD">
        <w:rPr>
          <w:rtl/>
        </w:rPr>
        <w:t>אין מערבין ערובי תחומין, ולא ערובי חצרות</w:t>
      </w:r>
      <w:r w:rsidRPr="00E45F41">
        <w:rPr>
          <w:rtl/>
        </w:rPr>
        <w:t>.</w:t>
      </w:r>
    </w:p>
    <w:p w14:paraId="553F9C69" w14:textId="77777777" w:rsidR="00E45F41" w:rsidRPr="00E45F41" w:rsidRDefault="00183BFF" w:rsidP="00E45F41">
      <w:pPr>
        <w:pStyle w:val="36"/>
        <w:framePr w:wrap="notBeside"/>
        <w:rPr>
          <w:rtl/>
        </w:rPr>
      </w:pPr>
      <w:r w:rsidRPr="00E45F41">
        <w:rPr>
          <w:rtl/>
        </w:rPr>
        <w:t>רבי:</w:t>
      </w:r>
      <w:r w:rsidR="00D17E01" w:rsidRPr="00E45F41">
        <w:rPr>
          <w:rtl/>
        </w:rPr>
        <w:t xml:space="preserve"> </w:t>
      </w:r>
    </w:p>
    <w:p w14:paraId="622BCCFA" w14:textId="5385FE7C" w:rsidR="00183BFF" w:rsidRPr="00E45F41" w:rsidRDefault="004F52ED" w:rsidP="00183BFF">
      <w:pPr>
        <w:rPr>
          <w:rtl/>
        </w:rPr>
      </w:pPr>
      <w:r w:rsidRPr="004F38BD">
        <w:rPr>
          <w:rFonts w:hint="cs"/>
          <w:rtl/>
        </w:rPr>
        <w:t>ח</w:t>
      </w:r>
      <w:r w:rsidR="00183BFF" w:rsidRPr="004F38BD">
        <w:rPr>
          <w:rtl/>
        </w:rPr>
        <w:t>צרות</w:t>
      </w:r>
      <w:r w:rsidR="00D17E01" w:rsidRPr="004F38BD">
        <w:rPr>
          <w:rFonts w:hint="cs"/>
          <w:rtl/>
        </w:rPr>
        <w:t xml:space="preserve"> מותר</w:t>
      </w:r>
      <w:r w:rsidR="00183BFF" w:rsidRPr="004F38BD">
        <w:rPr>
          <w:rFonts w:hint="cs"/>
          <w:rtl/>
        </w:rPr>
        <w:t>,</w:t>
      </w:r>
      <w:r w:rsidR="00183BFF" w:rsidRPr="004F38BD">
        <w:rPr>
          <w:rtl/>
        </w:rPr>
        <w:t xml:space="preserve"> אבל לא ערובי תחומין</w:t>
      </w:r>
      <w:r w:rsidR="00D17E01" w:rsidRPr="004F38BD">
        <w:rPr>
          <w:rFonts w:hint="cs"/>
          <w:rtl/>
        </w:rPr>
        <w:t xml:space="preserve"> שאסור לו</w:t>
      </w:r>
      <w:r w:rsidR="00183BFF" w:rsidRPr="00E45F41">
        <w:rPr>
          <w:rtl/>
        </w:rPr>
        <w:t>.</w:t>
      </w:r>
    </w:p>
    <w:p w14:paraId="45638FBA" w14:textId="77777777" w:rsidR="00183BFF" w:rsidRPr="006F178A" w:rsidRDefault="00183BFF" w:rsidP="00E45F41">
      <w:pPr>
        <w:rPr>
          <w:rtl/>
        </w:rPr>
      </w:pPr>
      <w:r w:rsidRPr="009F3413">
        <w:rPr>
          <w:rStyle w:val="afffff3"/>
          <w:rtl/>
        </w:rPr>
        <w:t>לרב:</w:t>
      </w:r>
      <w:r w:rsidRPr="006F178A">
        <w:rPr>
          <w:rtl/>
        </w:rPr>
        <w:t xml:space="preserve"> הלכה כת"ק, </w:t>
      </w:r>
      <w:r w:rsidRPr="009F3413">
        <w:rPr>
          <w:rStyle w:val="afffff3"/>
          <w:rtl/>
        </w:rPr>
        <w:t>שמואל:</w:t>
      </w:r>
      <w:r w:rsidRPr="006F178A">
        <w:rPr>
          <w:rtl/>
        </w:rPr>
        <w:t xml:space="preserve"> הלכה כרבי.</w:t>
      </w:r>
    </w:p>
    <w:p w14:paraId="6950B37A" w14:textId="77777777" w:rsidR="00E45F41" w:rsidRPr="00E45F41" w:rsidRDefault="00183BFF" w:rsidP="00E45F41">
      <w:pPr>
        <w:pStyle w:val="36"/>
        <w:framePr w:wrap="notBeside"/>
        <w:rPr>
          <w:rtl/>
        </w:rPr>
      </w:pPr>
      <w:r w:rsidRPr="00E45F41">
        <w:rPr>
          <w:rtl/>
        </w:rPr>
        <w:t>ר"א שלח לגולה</w:t>
      </w:r>
      <w:r w:rsidR="00D17E01" w:rsidRPr="00E45F41">
        <w:rPr>
          <w:rFonts w:hint="cs"/>
          <w:rtl/>
        </w:rPr>
        <w:t>:</w:t>
      </w:r>
    </w:p>
    <w:p w14:paraId="178DA48B" w14:textId="74385D97" w:rsidR="00183BFF" w:rsidRPr="00C151F2" w:rsidRDefault="00183BFF" w:rsidP="00D17E01">
      <w:pPr>
        <w:rPr>
          <w:rtl/>
        </w:rPr>
      </w:pPr>
      <w:r w:rsidRPr="00D17E01">
        <w:rPr>
          <w:rStyle w:val="afffff3"/>
          <w:rtl/>
        </w:rPr>
        <w:t>רבי</w:t>
      </w:r>
      <w:r w:rsidR="00C24E0F">
        <w:rPr>
          <w:rStyle w:val="afffff3"/>
          <w:rFonts w:hint="cs"/>
          <w:rtl/>
        </w:rPr>
        <w:t>:</w:t>
      </w:r>
      <w:r w:rsidRPr="00C151F2">
        <w:rPr>
          <w:rStyle w:val="afffff3"/>
          <w:spacing w:val="-8"/>
          <w:rtl/>
        </w:rPr>
        <w:t xml:space="preserve"> </w:t>
      </w:r>
      <w:r w:rsidRPr="00C151F2">
        <w:rPr>
          <w:rtl/>
        </w:rPr>
        <w:t>אוסר</w:t>
      </w:r>
      <w:r w:rsidR="00D17E01">
        <w:rPr>
          <w:rFonts w:hint="cs"/>
          <w:rtl/>
        </w:rPr>
        <w:t>,</w:t>
      </w:r>
      <w:r w:rsidRPr="00C151F2">
        <w:rPr>
          <w:rtl/>
        </w:rPr>
        <w:t xml:space="preserve"> </w:t>
      </w:r>
      <w:r w:rsidRPr="005762A4">
        <w:rPr>
          <w:rStyle w:val="afffff3"/>
          <w:rtl/>
        </w:rPr>
        <w:t>וחכמים</w:t>
      </w:r>
      <w:r w:rsidR="00C24E0F">
        <w:rPr>
          <w:rFonts w:hint="cs"/>
          <w:rtl/>
        </w:rPr>
        <w:t>:</w:t>
      </w:r>
      <w:r w:rsidRPr="00C151F2">
        <w:rPr>
          <w:rtl/>
        </w:rPr>
        <w:t xml:space="preserve"> מתירין.</w:t>
      </w:r>
    </w:p>
    <w:p w14:paraId="6D6A834A" w14:textId="48AB32EA" w:rsidR="00E45F41" w:rsidRPr="00E45F41" w:rsidRDefault="00D17E01" w:rsidP="00E45F41">
      <w:pPr>
        <w:pStyle w:val="36"/>
        <w:framePr w:wrap="notBeside"/>
        <w:rPr>
          <w:rtl/>
        </w:rPr>
      </w:pPr>
      <w:r w:rsidRPr="00E45F41">
        <w:rPr>
          <w:rFonts w:hint="cs"/>
          <w:rtl/>
        </w:rPr>
        <w:t>ומוכיח</w:t>
      </w:r>
      <w:r w:rsidR="00601515">
        <w:rPr>
          <w:rFonts w:hint="cs"/>
          <w:rtl/>
        </w:rPr>
        <w:t xml:space="preserve">  מדברי רב</w:t>
      </w:r>
      <w:r w:rsidRPr="00E45F41">
        <w:rPr>
          <w:rFonts w:hint="cs"/>
          <w:rtl/>
        </w:rPr>
        <w:t>:</w:t>
      </w:r>
    </w:p>
    <w:p w14:paraId="2FEE3766" w14:textId="6532D075" w:rsidR="00183BFF" w:rsidRPr="006F178A" w:rsidRDefault="00183BFF" w:rsidP="00D46FA1">
      <w:pPr>
        <w:rPr>
          <w:rtl/>
        </w:rPr>
      </w:pPr>
      <w:r w:rsidRPr="00D17E01">
        <w:rPr>
          <w:rFonts w:hint="cs"/>
          <w:spacing w:val="-4"/>
          <w:rtl/>
        </w:rPr>
        <w:t>ש</w:t>
      </w:r>
      <w:r w:rsidRPr="00D17E01">
        <w:rPr>
          <w:spacing w:val="-4"/>
          <w:rtl/>
        </w:rPr>
        <w:t xml:space="preserve">תחלת הוראה </w:t>
      </w:r>
      <w:r w:rsidR="0068077E">
        <w:rPr>
          <w:rStyle w:val="afffff3"/>
          <w:rFonts w:hint="cs"/>
          <w:rtl/>
        </w:rPr>
        <w:t xml:space="preserve">דר''ת </w:t>
      </w:r>
      <w:r w:rsidRPr="00D17E01">
        <w:rPr>
          <w:rFonts w:hint="cs"/>
          <w:spacing w:val="-4"/>
          <w:rtl/>
        </w:rPr>
        <w:t>לקלקול</w:t>
      </w:r>
      <w:r w:rsidR="00D17E01" w:rsidRPr="00D17E01">
        <w:rPr>
          <w:rFonts w:hint="cs"/>
          <w:spacing w:val="-4"/>
          <w:rtl/>
        </w:rPr>
        <w:t>,</w:t>
      </w:r>
      <w:r w:rsidR="00D46FA1">
        <w:rPr>
          <w:rFonts w:hint="cs"/>
          <w:rtl/>
        </w:rPr>
        <w:t xml:space="preserve"> </w:t>
      </w:r>
      <w:r w:rsidR="00D17E01">
        <w:rPr>
          <w:rFonts w:hint="cs"/>
          <w:rtl/>
        </w:rPr>
        <w:t>ש</w:t>
      </w:r>
      <w:r>
        <w:rPr>
          <w:rFonts w:hint="cs"/>
          <w:rtl/>
        </w:rPr>
        <w:t xml:space="preserve">פסק </w:t>
      </w:r>
      <w:r w:rsidRPr="00984827">
        <w:rPr>
          <w:rStyle w:val="afffff3"/>
          <w:rFonts w:hint="cs"/>
          <w:rtl/>
        </w:rPr>
        <w:t>כשמואל,</w:t>
      </w:r>
      <w:r w:rsidR="0068077E">
        <w:rPr>
          <w:rFonts w:hint="cs"/>
          <w:rtl/>
        </w:rPr>
        <w:t xml:space="preserve"> </w:t>
      </w:r>
      <w:r>
        <w:rPr>
          <w:rFonts w:hint="cs"/>
          <w:rtl/>
        </w:rPr>
        <w:t xml:space="preserve">שפסק </w:t>
      </w:r>
      <w:r w:rsidRPr="00984827">
        <w:rPr>
          <w:rStyle w:val="afffff3"/>
          <w:rFonts w:hint="cs"/>
          <w:rtl/>
        </w:rPr>
        <w:t>כרבי,</w:t>
      </w:r>
      <w:r>
        <w:rPr>
          <w:rFonts w:hint="cs"/>
          <w:rtl/>
        </w:rPr>
        <w:t xml:space="preserve"> לקולא</w:t>
      </w:r>
    </w:p>
    <w:p w14:paraId="6090B145" w14:textId="77777777" w:rsidR="00601515" w:rsidRPr="00601515" w:rsidRDefault="00183BFF" w:rsidP="00601515">
      <w:pPr>
        <w:pStyle w:val="36"/>
        <w:framePr w:wrap="notBeside"/>
        <w:rPr>
          <w:rtl/>
        </w:rPr>
      </w:pPr>
      <w:r w:rsidRPr="00601515">
        <w:rPr>
          <w:rFonts w:hint="cs"/>
          <w:rtl/>
        </w:rPr>
        <w:t>ודחי'</w:t>
      </w:r>
      <w:r w:rsidR="00D17E01" w:rsidRPr="00601515">
        <w:rPr>
          <w:rFonts w:hint="cs"/>
          <w:rtl/>
        </w:rPr>
        <w:t>:</w:t>
      </w:r>
    </w:p>
    <w:p w14:paraId="60D001CB" w14:textId="3F6DF53C" w:rsidR="00183BFF" w:rsidRPr="006F178A" w:rsidRDefault="00183BFF" w:rsidP="00D17E01">
      <w:pPr>
        <w:rPr>
          <w:rFonts w:cs="Guttman Vilna"/>
          <w:b/>
          <w:bCs/>
          <w:rtl/>
        </w:rPr>
      </w:pPr>
      <w:r>
        <w:rPr>
          <w:rFonts w:hint="cs"/>
          <w:rtl/>
        </w:rPr>
        <w:t>דאפשר דל</w:t>
      </w:r>
      <w:r w:rsidR="00D17E01">
        <w:rPr>
          <w:rFonts w:hint="cs"/>
          <w:rtl/>
        </w:rPr>
        <w:t>חומרא</w:t>
      </w:r>
      <w:r>
        <w:rPr>
          <w:rFonts w:hint="cs"/>
          <w:rtl/>
        </w:rPr>
        <w:t xml:space="preserve"> </w:t>
      </w:r>
      <w:r w:rsidR="00C24E0F">
        <w:rPr>
          <w:rFonts w:hint="cs"/>
          <w:rtl/>
        </w:rPr>
        <w:t xml:space="preserve">- </w:t>
      </w:r>
      <w:r>
        <w:rPr>
          <w:rFonts w:hint="cs"/>
          <w:rtl/>
        </w:rPr>
        <w:t>דמקלקלי בה רבים</w:t>
      </w:r>
      <w:r w:rsidRPr="006F178A">
        <w:rPr>
          <w:rtl/>
        </w:rPr>
        <w:t>.</w:t>
      </w:r>
    </w:p>
    <w:p w14:paraId="56C3B4D1" w14:textId="77777777" w:rsidR="00C24E0F" w:rsidRPr="00C24E0F" w:rsidRDefault="00183BFF" w:rsidP="00C24E0F">
      <w:pPr>
        <w:pStyle w:val="36"/>
        <w:framePr w:wrap="notBeside"/>
        <w:rPr>
          <w:rtl/>
        </w:rPr>
      </w:pPr>
      <w:r w:rsidRPr="00C24E0F">
        <w:rPr>
          <w:rtl/>
        </w:rPr>
        <w:t xml:space="preserve">רבא מר"ח מר"ה: </w:t>
      </w:r>
    </w:p>
    <w:p w14:paraId="26E1BC5D" w14:textId="6EEA08CA" w:rsidR="00183BFF" w:rsidRPr="006F178A" w:rsidRDefault="00C24E0F" w:rsidP="00183BFF">
      <w:pPr>
        <w:rPr>
          <w:rtl/>
        </w:rPr>
      </w:pPr>
      <w:r w:rsidRPr="00BF5D1E">
        <w:rPr>
          <w:rFonts w:cs="PFT_Frank" w:hint="cs"/>
          <w:b/>
          <w:bCs/>
          <w:szCs w:val="14"/>
          <w:rtl/>
        </w:rPr>
        <w:t>ה</w:t>
      </w:r>
      <w:r w:rsidR="00183BFF" w:rsidRPr="00BF5D1E">
        <w:rPr>
          <w:rFonts w:cs="PFT_Frank"/>
          <w:b/>
          <w:bCs/>
          <w:szCs w:val="14"/>
          <w:rtl/>
        </w:rPr>
        <w:t>לכה</w:t>
      </w:r>
      <w:r w:rsidR="00183BFF" w:rsidRPr="006F178A">
        <w:rPr>
          <w:rtl/>
        </w:rPr>
        <w:t xml:space="preserve"> </w:t>
      </w:r>
      <w:r w:rsidR="00183BFF" w:rsidRPr="00984827">
        <w:rPr>
          <w:rStyle w:val="afffff3"/>
          <w:rtl/>
        </w:rPr>
        <w:t>כרבי,</w:t>
      </w:r>
      <w:r w:rsidR="00183BFF" w:rsidRPr="006F178A">
        <w:rPr>
          <w:rtl/>
        </w:rPr>
        <w:t xml:space="preserve"> ולאסור.</w:t>
      </w:r>
    </w:p>
    <w:p w14:paraId="3D03F9AD" w14:textId="038BF850" w:rsidR="00183BFF" w:rsidRPr="006F178A" w:rsidRDefault="00B35974" w:rsidP="00B35974">
      <w:pPr>
        <w:pStyle w:val="afff0"/>
        <w:rPr>
          <w:del w:id="90042" w:author="מנוע עיצוב" w:date="2026-10-08T11:01:28Z"/>
          <w:rtl/>
        </w:rPr>
      </w:pPr>
      <w:del w:id="90041" w:author="מנוע עיצוב" w:date="2026-10-08T11:01:28Z">
        <w:r>
          <w:rPr>
            <w:rFonts w:ascii="BA TM • Vilna Extra-Bold" w:hAnsi="BA TM • Vilna Extra-Bold" w:hint="cs"/>
            <w:rtl/>
          </w:rPr>
          <w:delText xml:space="preserve">****</w:delText>
        </w:r>
      </w:del>
    </w:p>
    <w:p w14:paraId="5C8E3D09" w14:textId="77777777" w:rsidR="00183BFF" w:rsidRPr="006F178A" w:rsidRDefault="00183BFF" w:rsidP="00183BFF">
      <w:pPr>
        <w:pStyle w:val="afff2"/>
        <w:framePr w:wrap="around"/>
        <w:rPr>
          <w:rtl/>
        </w:rPr>
      </w:pPr>
      <w:r w:rsidRPr="006F178A">
        <w:rPr>
          <w:rtl/>
        </w:rPr>
        <w:t>יז.</w:t>
      </w:r>
    </w:p>
    <w:p w14:paraId="57C85E48" w14:textId="77777777" w:rsidR="00183BFF" w:rsidRPr="00D977D1" w:rsidRDefault="00183BFF" w:rsidP="00C24E0F">
      <w:pPr>
        <w:pStyle w:val="afffff8"/>
        <w:rPr>
          <w:rtl/>
        </w:rPr>
      </w:pPr>
      <w:r w:rsidRPr="00D977D1">
        <w:rPr>
          <w:rtl/>
        </w:rPr>
        <w:t>יו"ט  שחל להיות בשבת.</w:t>
      </w:r>
    </w:p>
    <w:p w14:paraId="067ABB67" w14:textId="77777777" w:rsidR="00C24E0F" w:rsidRPr="00C24E0F" w:rsidRDefault="00183BFF" w:rsidP="00C24E0F">
      <w:pPr>
        <w:pStyle w:val="36"/>
        <w:framePr w:wrap="notBeside"/>
        <w:rPr>
          <w:rtl/>
        </w:rPr>
      </w:pPr>
      <w:r w:rsidRPr="00C24E0F">
        <w:rPr>
          <w:rtl/>
        </w:rPr>
        <w:t>ב"ש:</w:t>
      </w:r>
    </w:p>
    <w:p w14:paraId="3CD5CC18" w14:textId="4D2B3E2B" w:rsidR="00183BFF" w:rsidRPr="006F178A" w:rsidRDefault="00183BFF" w:rsidP="00D46FA1">
      <w:pPr>
        <w:rPr>
          <w:rtl/>
        </w:rPr>
      </w:pPr>
      <w:r w:rsidRPr="006F178A">
        <w:rPr>
          <w:rtl/>
        </w:rPr>
        <w:t>מתפלל שמנה</w:t>
      </w:r>
      <w:r w:rsidR="0000675A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="00C37E63">
        <w:rPr>
          <w:rFonts w:hint="cs"/>
          <w:rtl/>
        </w:rPr>
        <w:t>ד</w:t>
      </w:r>
      <w:r w:rsidR="00D46FA1">
        <w:rPr>
          <w:rtl/>
        </w:rPr>
        <w:t>של שבת בפנ</w:t>
      </w:r>
      <w:r w:rsidR="00D46FA1">
        <w:rPr>
          <w:rFonts w:hint="cs"/>
          <w:rtl/>
        </w:rPr>
        <w:t>"ע</w:t>
      </w:r>
      <w:r>
        <w:rPr>
          <w:rFonts w:hint="cs"/>
          <w:rtl/>
        </w:rPr>
        <w:t>,</w:t>
      </w:r>
      <w:r w:rsidR="00D46FA1">
        <w:rPr>
          <w:rFonts w:hint="cs"/>
          <w:rtl/>
        </w:rPr>
        <w:t xml:space="preserve"> </w:t>
      </w:r>
      <w:r w:rsidRPr="006F178A">
        <w:rPr>
          <w:rtl/>
        </w:rPr>
        <w:t>ושל יו"ט בפני עצמה.</w:t>
      </w:r>
    </w:p>
    <w:p w14:paraId="2F779B06" w14:textId="77777777" w:rsidR="00C24E0F" w:rsidRPr="00C24E0F" w:rsidRDefault="00183BFF" w:rsidP="00C24E0F">
      <w:pPr>
        <w:pStyle w:val="36"/>
        <w:framePr w:wrap="notBeside"/>
        <w:rPr>
          <w:rtl/>
        </w:rPr>
      </w:pPr>
      <w:r w:rsidRPr="00C24E0F">
        <w:rPr>
          <w:rtl/>
        </w:rPr>
        <w:t>וב"ה:</w:t>
      </w:r>
    </w:p>
    <w:p w14:paraId="710389AF" w14:textId="1F331803" w:rsidR="00183BFF" w:rsidRPr="006F178A" w:rsidRDefault="00183BFF" w:rsidP="00D46FA1">
      <w:pPr>
        <w:rPr>
          <w:rtl/>
        </w:rPr>
      </w:pPr>
      <w:r w:rsidRPr="006F178A">
        <w:rPr>
          <w:rtl/>
        </w:rPr>
        <w:t>מתפלל שב</w:t>
      </w:r>
      <w:r w:rsidR="00D46FA1">
        <w:rPr>
          <w:rtl/>
        </w:rPr>
        <w:t>ע, מתחיל בשל שבת ומסיים בשל שבת</w:t>
      </w:r>
      <w:r w:rsidR="00D46FA1">
        <w:rPr>
          <w:rFonts w:hint="cs"/>
          <w:rtl/>
        </w:rPr>
        <w:t>,</w:t>
      </w:r>
      <w:r w:rsidR="00C24E0F">
        <w:rPr>
          <w:rFonts w:hint="cs"/>
          <w:rtl/>
        </w:rPr>
        <w:t xml:space="preserve"> </w:t>
      </w:r>
      <w:r w:rsidR="00C37E63">
        <w:rPr>
          <w:rtl/>
        </w:rPr>
        <w:t>ו</w:t>
      </w:r>
      <w:r w:rsidRPr="006F178A">
        <w:rPr>
          <w:rtl/>
        </w:rPr>
        <w:t>קדושת היום באמצע.</w:t>
      </w:r>
    </w:p>
    <w:p w14:paraId="1C00C532" w14:textId="77777777" w:rsidR="00C24E0F" w:rsidRPr="00C24E0F" w:rsidRDefault="00183BFF" w:rsidP="00C24E0F">
      <w:pPr>
        <w:pStyle w:val="36"/>
        <w:framePr w:wrap="notBeside"/>
        <w:rPr>
          <w:rtl/>
        </w:rPr>
      </w:pPr>
      <w:r w:rsidRPr="00C24E0F">
        <w:rPr>
          <w:rtl/>
        </w:rPr>
        <w:t>רבי:</w:t>
      </w:r>
    </w:p>
    <w:p w14:paraId="2FC5FE07" w14:textId="624A23C3" w:rsidR="00183BFF" w:rsidRDefault="00183BFF" w:rsidP="00183BFF">
      <w:pPr>
        <w:rPr>
          <w:rtl/>
        </w:rPr>
      </w:pPr>
      <w:r w:rsidRPr="006F178A">
        <w:rPr>
          <w:rtl/>
        </w:rPr>
        <w:t>אף חותם בה מקדש השבת ישראל והזמנים.</w:t>
      </w:r>
      <w:r>
        <w:rPr>
          <w:rFonts w:hint="cs"/>
          <w:rtl/>
        </w:rPr>
        <w:t xml:space="preserve"> </w:t>
      </w:r>
    </w:p>
    <w:p w14:paraId="2E091718" w14:textId="77777777" w:rsidR="00C24E0F" w:rsidRPr="00C24E0F" w:rsidRDefault="00183BFF" w:rsidP="00C24E0F">
      <w:pPr>
        <w:pStyle w:val="36"/>
        <w:framePr w:wrap="notBeside"/>
        <w:rPr>
          <w:rtl/>
        </w:rPr>
      </w:pPr>
      <w:r w:rsidRPr="00C24E0F">
        <w:rPr>
          <w:rFonts w:hint="cs"/>
          <w:rtl/>
        </w:rPr>
        <w:t>רבינא:</w:t>
      </w:r>
    </w:p>
    <w:p w14:paraId="59AF2B55" w14:textId="5DBA476F" w:rsidR="00183BFF" w:rsidRPr="006F178A" w:rsidRDefault="00D229A6" w:rsidP="00D229A6">
      <w:pPr>
        <w:rPr>
          <w:rtl/>
        </w:rPr>
      </w:pPr>
      <w:r>
        <w:rPr>
          <w:rFonts w:hint="cs"/>
          <w:rtl/>
        </w:rPr>
        <w:t xml:space="preserve">מקדים </w:t>
      </w:r>
      <w:r w:rsidR="00183BFF">
        <w:rPr>
          <w:rFonts w:hint="cs"/>
          <w:rtl/>
        </w:rPr>
        <w:t>דשבת, שקדושה מששת ימי בראשית</w:t>
      </w:r>
      <w:r w:rsidR="0000675A">
        <w:rPr>
          <w:rFonts w:hint="cs"/>
          <w:rtl/>
        </w:rPr>
        <w:t>,</w:t>
      </w:r>
      <w:r w:rsidR="00183BFF">
        <w:rPr>
          <w:rFonts w:hint="cs"/>
          <w:rtl/>
        </w:rPr>
        <w:t xml:space="preserve"> </w:t>
      </w:r>
    </w:p>
    <w:p w14:paraId="5AEE6E50" w14:textId="77777777" w:rsidR="00C24E0F" w:rsidRPr="00C24E0F" w:rsidRDefault="00183BFF" w:rsidP="00C24E0F">
      <w:pPr>
        <w:pStyle w:val="36"/>
        <w:framePr w:wrap="notBeside"/>
        <w:rPr>
          <w:rtl/>
        </w:rPr>
      </w:pPr>
      <w:r w:rsidRPr="00C24E0F">
        <w:rPr>
          <w:rtl/>
        </w:rPr>
        <w:t>רב יוסף:</w:t>
      </w:r>
    </w:p>
    <w:p w14:paraId="301E3F16" w14:textId="34F3EE1C" w:rsidR="00183BFF" w:rsidRPr="006F178A" w:rsidRDefault="00183BFF" w:rsidP="003809E0">
      <w:pPr>
        <w:rPr>
          <w:rtl/>
        </w:rPr>
      </w:pPr>
      <w:r w:rsidRPr="006F178A">
        <w:rPr>
          <w:rtl/>
        </w:rPr>
        <w:t xml:space="preserve">הלכה </w:t>
      </w:r>
      <w:r w:rsidRPr="00984827">
        <w:rPr>
          <w:rStyle w:val="afffff3"/>
          <w:rtl/>
        </w:rPr>
        <w:t>כרבי,</w:t>
      </w:r>
      <w:r w:rsidRPr="006F178A">
        <w:rPr>
          <w:rtl/>
        </w:rPr>
        <w:t xml:space="preserve"> וכ</w:t>
      </w:r>
      <w:r w:rsidR="003809E0">
        <w:rPr>
          <w:rFonts w:hint="cs"/>
          <w:rtl/>
        </w:rPr>
        <w:t xml:space="preserve">מו שתירץ </w:t>
      </w:r>
      <w:r w:rsidRPr="00984827">
        <w:rPr>
          <w:rStyle w:val="afffff3"/>
          <w:rtl/>
        </w:rPr>
        <w:t>רבינא.</w:t>
      </w:r>
    </w:p>
    <w:p w14:paraId="1366F55A" w14:textId="4664CEB7" w:rsidR="00183BFF" w:rsidRPr="006F178A" w:rsidRDefault="00B35974" w:rsidP="00B35974">
      <w:pPr>
        <w:pStyle w:val="afff0"/>
        <w:rPr>
          <w:del w:id="90044" w:author="מנוע עיצוב" w:date="2026-10-08T11:01:28Z"/>
          <w:rtl/>
        </w:rPr>
      </w:pPr>
      <w:del w:id="90043" w:author="מנוע עיצוב" w:date="2026-10-08T11:01:28Z">
        <w:r>
          <w:rPr>
            <w:rFonts w:ascii="BA TM • Vilna Extra-Bold" w:hAnsi="BA TM • Vilna Extra-Bold" w:hint="cs"/>
            <w:rtl/>
          </w:rPr>
          <w:delText xml:space="preserve">****</w:delText>
        </w:r>
      </w:del>
    </w:p>
    <w:p w14:paraId="6FDF46AC" w14:textId="77777777" w:rsidR="00183BFF" w:rsidRDefault="00183BFF" w:rsidP="00183BFF">
      <w:pPr>
        <w:pStyle w:val="afffff8"/>
        <w:rPr>
          <w:rtl/>
        </w:rPr>
      </w:pPr>
      <w:r w:rsidRPr="006F178A">
        <w:rPr>
          <w:rtl/>
        </w:rPr>
        <w:t>שבת שחל להיות בראש חדש או בחו</w:t>
      </w:r>
      <w:r>
        <w:rPr>
          <w:rFonts w:hint="cs"/>
          <w:rtl/>
        </w:rPr>
        <w:t>ה"מ</w:t>
      </w:r>
      <w:r w:rsidRPr="006F178A">
        <w:rPr>
          <w:rtl/>
        </w:rPr>
        <w:t xml:space="preserve"> </w:t>
      </w:r>
    </w:p>
    <w:p w14:paraId="63A7318A" w14:textId="77777777" w:rsidR="00183BFF" w:rsidRPr="00C37E63" w:rsidRDefault="00183BFF" w:rsidP="007910C0">
      <w:pPr>
        <w:rPr>
          <w:rFonts w:ascii="Fb Fontext" w:hAnsi="Fb Fontext"/>
          <w:spacing w:val="-2"/>
          <w:rtl/>
        </w:rPr>
      </w:pPr>
      <w:r w:rsidRPr="00EE6043">
        <w:rPr>
          <w:rFonts w:ascii="Fb Fontext" w:hAnsi="Fb Fontext" w:cs="PFT_Frank"/>
          <w:b/>
          <w:bCs/>
          <w:spacing w:val="-2"/>
          <w:szCs w:val="14"/>
          <w:rtl/>
        </w:rPr>
        <w:t>ערבית ושחרית ומנחה</w:t>
      </w:r>
      <w:r w:rsidRPr="00C37E63">
        <w:rPr>
          <w:rFonts w:ascii="Fb Fontext" w:hAnsi="Fb Fontext" w:hint="cs"/>
          <w:spacing w:val="-2"/>
          <w:rtl/>
        </w:rPr>
        <w:t xml:space="preserve"> </w:t>
      </w:r>
      <w:r w:rsidRPr="00C37E63">
        <w:rPr>
          <w:rFonts w:ascii="Fb Fontext" w:hAnsi="Fb Fontext"/>
          <w:spacing w:val="-2"/>
          <w:rtl/>
        </w:rPr>
        <w:t>מתפלל שבע</w:t>
      </w:r>
      <w:r w:rsidRPr="00C37E63">
        <w:rPr>
          <w:rFonts w:ascii="Fb Fontext" w:hAnsi="Fb Fontext" w:hint="cs"/>
          <w:spacing w:val="-2"/>
          <w:rtl/>
        </w:rPr>
        <w:t>,</w:t>
      </w:r>
      <w:r w:rsidRPr="00C37E63">
        <w:rPr>
          <w:rFonts w:ascii="Fb Fontext" w:hAnsi="Fb Fontext"/>
          <w:spacing w:val="-2"/>
          <w:rtl/>
        </w:rPr>
        <w:t xml:space="preserve"> ואומר מעין המאורע</w:t>
      </w:r>
      <w:r w:rsidRPr="00984827">
        <w:rPr>
          <w:rFonts w:ascii="Fb Fontext" w:hAnsi="Fb Fontext"/>
          <w:spacing w:val="-2"/>
          <w:rtl/>
        </w:rPr>
        <w:t xml:space="preserve"> בעבודה, ומחזירין אותו.</w:t>
      </w:r>
      <w:r w:rsidR="00C37E63">
        <w:rPr>
          <w:rFonts w:hint="cs"/>
          <w:spacing w:val="-2"/>
          <w:rtl/>
        </w:rPr>
        <w:t xml:space="preserve"> </w:t>
      </w:r>
      <w:r w:rsidR="00C37E63">
        <w:rPr>
          <w:rStyle w:val="afffff3"/>
          <w:rtl/>
        </w:rPr>
        <w:tab/>
      </w:r>
      <w:r w:rsidR="00C37E63">
        <w:rPr>
          <w:rStyle w:val="afffff3"/>
          <w:rtl/>
        </w:rPr>
        <w:tab/>
      </w:r>
      <w:r w:rsidR="00C37E63">
        <w:rPr>
          <w:rStyle w:val="afffff3"/>
          <w:rFonts w:hint="cs"/>
          <w:rtl/>
        </w:rPr>
        <w:t xml:space="preserve"> </w:t>
      </w:r>
      <w:r w:rsidRPr="00984827">
        <w:rPr>
          <w:rStyle w:val="afffff3"/>
          <w:rFonts w:hint="cs"/>
          <w:rtl/>
        </w:rPr>
        <w:t>ר"א</w:t>
      </w:r>
      <w:r w:rsidRPr="00984827">
        <w:rPr>
          <w:rStyle w:val="afffff3"/>
          <w:rtl/>
        </w:rPr>
        <w:t>:</w:t>
      </w:r>
      <w:r w:rsidRPr="006F178A">
        <w:rPr>
          <w:rtl/>
        </w:rPr>
        <w:t xml:space="preserve"> בהודאה.</w:t>
      </w:r>
    </w:p>
    <w:p w14:paraId="2F972124" w14:textId="2A933536" w:rsidR="009E3F54" w:rsidRDefault="00183BFF" w:rsidP="00BE0ECD">
      <w:pPr>
        <w:spacing w:after="60"/>
        <w:rPr>
          <w:rStyle w:val="afffff3"/>
          <w:rtl/>
        </w:rPr>
      </w:pPr>
      <w:r w:rsidRPr="00EE6043">
        <w:rPr>
          <w:rFonts w:cs="PFT_Frank"/>
          <w:b/>
          <w:bCs/>
          <w:szCs w:val="14"/>
          <w:rtl/>
        </w:rPr>
        <w:t>ובמוספין</w:t>
      </w:r>
      <w:r w:rsidRPr="006F178A">
        <w:rPr>
          <w:rtl/>
        </w:rPr>
        <w:t xml:space="preserve"> מתחיל ומסיים בשל שבת,</w:t>
      </w:r>
      <w:r w:rsidR="002D71F1">
        <w:rPr>
          <w:rFonts w:hint="cs"/>
          <w:rtl/>
        </w:rPr>
        <w:t xml:space="preserve"> </w:t>
      </w:r>
      <w:r w:rsidR="00C37E63">
        <w:rPr>
          <w:rFonts w:hint="cs"/>
          <w:rtl/>
        </w:rPr>
        <w:t>ו</w:t>
      </w:r>
      <w:r w:rsidRPr="006F178A">
        <w:rPr>
          <w:rtl/>
        </w:rPr>
        <w:t>קדושת היום באמצע.</w:t>
      </w:r>
    </w:p>
    <w:p w14:paraId="2CBD65D9" w14:textId="77777777" w:rsidR="009E3F54" w:rsidRPr="009E3F54" w:rsidRDefault="00183BFF" w:rsidP="009E3F54">
      <w:pPr>
        <w:pStyle w:val="36"/>
        <w:framePr w:wrap="notBeside"/>
        <w:rPr>
          <w:rtl/>
        </w:rPr>
      </w:pPr>
      <w:r w:rsidRPr="009E3F54">
        <w:rPr>
          <w:rtl/>
        </w:rPr>
        <w:t>רשב"ג ור</w:t>
      </w:r>
      <w:r w:rsidR="00C37E63" w:rsidRPr="009E3F54">
        <w:rPr>
          <w:rFonts w:hint="cs"/>
          <w:rtl/>
        </w:rPr>
        <w:t>"</w:t>
      </w:r>
      <w:r w:rsidRPr="009E3F54">
        <w:rPr>
          <w:rtl/>
        </w:rPr>
        <w:t>י</w:t>
      </w:r>
      <w:r w:rsidR="00C37E63" w:rsidRPr="009E3F54">
        <w:rPr>
          <w:rFonts w:hint="cs"/>
          <w:rtl/>
        </w:rPr>
        <w:t xml:space="preserve"> ב</w:t>
      </w:r>
      <w:r w:rsidRPr="009E3F54">
        <w:rPr>
          <w:rtl/>
        </w:rPr>
        <w:t>ריב"ב:</w:t>
      </w:r>
    </w:p>
    <w:p w14:paraId="20245B1E" w14:textId="4EE7757E" w:rsidR="00183BFF" w:rsidRPr="007910C0" w:rsidRDefault="00C37E63" w:rsidP="007910C0">
      <w:pPr>
        <w:rPr>
          <w:rtl/>
        </w:rPr>
      </w:pPr>
      <w:r>
        <w:rPr>
          <w:rFonts w:hint="cs"/>
          <w:rtl/>
        </w:rPr>
        <w:t>כל התפילות</w:t>
      </w:r>
      <w:r w:rsidR="00183BFF" w:rsidRPr="006F178A">
        <w:rPr>
          <w:rtl/>
        </w:rPr>
        <w:t xml:space="preserve"> מתחיל ומסיים בשל שבת.</w:t>
      </w:r>
      <w:r w:rsidR="00183BFF" w:rsidRPr="006F178A">
        <w:rPr>
          <w:rFonts w:hint="cs"/>
          <w:rtl/>
        </w:rPr>
        <w:t xml:space="preserve"> </w:t>
      </w:r>
      <w:r w:rsidR="007910C0">
        <w:rPr>
          <w:rFonts w:hint="cs"/>
          <w:rtl/>
        </w:rPr>
        <w:t>ו</w:t>
      </w:r>
      <w:r w:rsidR="00183BFF" w:rsidRPr="006F178A">
        <w:rPr>
          <w:rtl/>
        </w:rPr>
        <w:t>קדושת היום באמצע.</w:t>
      </w:r>
    </w:p>
    <w:p w14:paraId="58E1FBC0" w14:textId="77777777" w:rsidR="009E3F54" w:rsidRPr="009E3F54" w:rsidRDefault="00183BFF" w:rsidP="009E3F54">
      <w:pPr>
        <w:pStyle w:val="36"/>
        <w:framePr w:wrap="notBeside"/>
        <w:rPr>
          <w:rtl/>
        </w:rPr>
      </w:pPr>
      <w:r w:rsidRPr="009E3F54">
        <w:rPr>
          <w:rtl/>
        </w:rPr>
        <w:t>ר"ה:</w:t>
      </w:r>
    </w:p>
    <w:p w14:paraId="7A6C0469" w14:textId="18C9B54E" w:rsidR="00183BFF" w:rsidRPr="006F178A" w:rsidRDefault="00183BFF" w:rsidP="00BE0ECD">
      <w:pPr>
        <w:rPr>
          <w:rtl/>
        </w:rPr>
      </w:pPr>
      <w:r w:rsidRPr="006F178A">
        <w:rPr>
          <w:rtl/>
        </w:rPr>
        <w:t>אין הלכה כאותו הזוג</w:t>
      </w:r>
    </w:p>
    <w:p w14:paraId="0FB54D43" w14:textId="77777777" w:rsidR="008776E3" w:rsidRPr="008776E3" w:rsidRDefault="00183BFF" w:rsidP="008776E3">
      <w:pPr>
        <w:pStyle w:val="36"/>
        <w:framePr w:wrap="notBeside"/>
        <w:rPr>
          <w:rtl/>
        </w:rPr>
      </w:pPr>
      <w:r w:rsidRPr="008776E3">
        <w:rPr>
          <w:rtl/>
        </w:rPr>
        <w:lastRenderedPageBreak/>
        <w:t>רב:</w:t>
      </w:r>
    </w:p>
    <w:p w14:paraId="1CF21D18" w14:textId="31C80044" w:rsidR="00183BFF" w:rsidRPr="008776E3" w:rsidRDefault="00183BFF" w:rsidP="007910C0">
      <w:pPr>
        <w:rPr>
          <w:rStyle w:val="afffffc"/>
          <w:rtl/>
        </w:rPr>
      </w:pPr>
      <w:r w:rsidRPr="008776E3">
        <w:rPr>
          <w:rtl/>
        </w:rPr>
        <w:t>מניח עירובי תחומין מיו"ט לחברו, ומתנה.</w:t>
      </w:r>
      <w:r w:rsidR="007910C0" w:rsidRPr="008776E3">
        <w:rPr>
          <w:rFonts w:hint="cs"/>
          <w:rtl/>
        </w:rPr>
        <w:t xml:space="preserve"> </w:t>
      </w:r>
      <w:r w:rsidR="007910C0" w:rsidRPr="008776E3">
        <w:rPr>
          <w:rStyle w:val="afffffc"/>
          <w:rFonts w:hint="cs"/>
          <w:rtl/>
        </w:rPr>
        <w:t>וכ''ש עירובי תבשילין</w:t>
      </w:r>
    </w:p>
    <w:p w14:paraId="2ECA4A1B" w14:textId="77777777" w:rsidR="008776E3" w:rsidRPr="008776E3" w:rsidRDefault="00183BFF" w:rsidP="008776E3">
      <w:pPr>
        <w:pStyle w:val="36"/>
        <w:framePr w:wrap="notBeside"/>
        <w:rPr>
          <w:rtl/>
        </w:rPr>
      </w:pPr>
      <w:r w:rsidRPr="008776E3">
        <w:rPr>
          <w:rtl/>
        </w:rPr>
        <w:t xml:space="preserve">רבא: </w:t>
      </w:r>
    </w:p>
    <w:p w14:paraId="0F52D965" w14:textId="002CAA22" w:rsidR="00183BFF" w:rsidRPr="006F178A" w:rsidRDefault="008776E3" w:rsidP="00183BFF">
      <w:pPr>
        <w:rPr>
          <w:rFonts w:cs="Guttman Vilna"/>
          <w:b/>
          <w:bCs/>
          <w:rtl/>
        </w:rPr>
      </w:pPr>
      <w:r>
        <w:rPr>
          <w:rFonts w:hint="cs"/>
          <w:rtl/>
        </w:rPr>
        <w:t>מ</w:t>
      </w:r>
      <w:r w:rsidR="00183BFF" w:rsidRPr="006F178A">
        <w:rPr>
          <w:rtl/>
        </w:rPr>
        <w:t>ניח אדם עירובי תבשילין מיו"ט  לחבירו, ומתנה.</w:t>
      </w:r>
    </w:p>
    <w:p w14:paraId="460FCB60" w14:textId="77777777" w:rsidR="008776E3" w:rsidRPr="008776E3" w:rsidRDefault="00183BFF" w:rsidP="008776E3">
      <w:pPr>
        <w:pStyle w:val="36"/>
        <w:framePr w:wrap="notBeside"/>
        <w:rPr>
          <w:rtl/>
        </w:rPr>
      </w:pPr>
      <w:r w:rsidRPr="008776E3">
        <w:rPr>
          <w:rFonts w:hint="cs"/>
          <w:rtl/>
        </w:rPr>
        <w:t>ולרבא:</w:t>
      </w:r>
    </w:p>
    <w:p w14:paraId="786AA997" w14:textId="3D3D3E63" w:rsidR="00183BFF" w:rsidRPr="001F19F5" w:rsidRDefault="00183BFF" w:rsidP="00262BD8">
      <w:pPr>
        <w:rPr>
          <w:rtl/>
        </w:rPr>
      </w:pPr>
      <w:r w:rsidRPr="001F19F5">
        <w:rPr>
          <w:rFonts w:hint="cs"/>
          <w:rtl/>
        </w:rPr>
        <w:t xml:space="preserve">אבל לא </w:t>
      </w:r>
      <w:r w:rsidRPr="001F19F5">
        <w:rPr>
          <w:rtl/>
        </w:rPr>
        <w:t>עירובי תחומין</w:t>
      </w:r>
      <w:r w:rsidRPr="001F19F5">
        <w:rPr>
          <w:rFonts w:hint="cs"/>
          <w:rtl/>
        </w:rPr>
        <w:t>,</w:t>
      </w:r>
      <w:r w:rsidRPr="001F19F5">
        <w:rPr>
          <w:rtl/>
        </w:rPr>
        <w:t xml:space="preserve"> ד</w:t>
      </w:r>
      <w:r w:rsidRPr="001F19F5">
        <w:rPr>
          <w:rFonts w:hint="cs"/>
          <w:rtl/>
        </w:rPr>
        <w:t>א"א לקנות שביתה ביו</w:t>
      </w:r>
      <w:r w:rsidR="0001190A">
        <w:rPr>
          <w:rtl/>
        </w:rPr>
        <w:t>"</w:t>
      </w:r>
      <w:r w:rsidRPr="001F19F5">
        <w:rPr>
          <w:rFonts w:hint="cs"/>
          <w:rtl/>
        </w:rPr>
        <w:t>ט</w:t>
      </w:r>
      <w:r w:rsidRPr="001F19F5">
        <w:rPr>
          <w:rtl/>
        </w:rPr>
        <w:t>.</w:t>
      </w:r>
    </w:p>
    <w:p w14:paraId="2EF90503" w14:textId="6452A89C" w:rsidR="00183BFF" w:rsidRPr="006F178A" w:rsidRDefault="00B35974" w:rsidP="00B35974">
      <w:pPr>
        <w:pStyle w:val="afff0"/>
        <w:rPr>
          <w:del w:id="90046" w:author="מנוע עיצוב" w:date="2026-10-08T11:01:28Z"/>
          <w:rtl/>
        </w:rPr>
      </w:pPr>
      <w:del w:id="90045" w:author="מנוע עיצוב" w:date="2026-10-08T11:01:28Z">
        <w:r>
          <w:rPr>
            <w:rFonts w:ascii="BA TM • Vilna Extra-Bold" w:hAnsi="BA TM • Vilna Extra-Bold" w:hint="cs"/>
            <w:rtl/>
          </w:rPr>
          <w:delText xml:space="preserve">****</w:delText>
        </w:r>
      </w:del>
    </w:p>
    <w:p w14:paraId="22420102" w14:textId="77777777" w:rsidR="00183BFF" w:rsidRPr="006F178A" w:rsidRDefault="00183BFF" w:rsidP="00183BFF">
      <w:pPr>
        <w:pStyle w:val="afffff8"/>
        <w:rPr>
          <w:rtl/>
        </w:rPr>
      </w:pPr>
      <w:r w:rsidRPr="006F178A">
        <w:rPr>
          <w:rtl/>
        </w:rPr>
        <w:t>אין אופין מיו"ט  לחבירו.</w:t>
      </w:r>
    </w:p>
    <w:p w14:paraId="592D770D" w14:textId="36E2BCC2" w:rsidR="00183BFF" w:rsidRPr="001F19F5" w:rsidRDefault="00E97A17" w:rsidP="00262BD8">
      <w:pPr>
        <w:rPr>
          <w:rtl/>
        </w:rPr>
      </w:pPr>
      <w:r>
        <w:rPr>
          <w:rFonts w:hint="cs"/>
          <w:rtl/>
        </w:rPr>
        <w:t xml:space="preserve">אשה </w:t>
      </w:r>
      <w:r w:rsidR="00183BFF" w:rsidRPr="001F19F5">
        <w:rPr>
          <w:rtl/>
        </w:rPr>
        <w:t>ממלאה כל הקדרה בשר א</w:t>
      </w:r>
      <w:r w:rsidR="00183BFF" w:rsidRPr="001F19F5">
        <w:rPr>
          <w:rFonts w:hint="cs"/>
          <w:rtl/>
        </w:rPr>
        <w:t xml:space="preserve">פי' </w:t>
      </w:r>
      <w:r w:rsidR="00183BFF" w:rsidRPr="001F19F5">
        <w:rPr>
          <w:rtl/>
        </w:rPr>
        <w:t xml:space="preserve">שצריכה </w:t>
      </w:r>
      <w:r w:rsidR="00183BFF" w:rsidRPr="001F19F5">
        <w:rPr>
          <w:rFonts w:hint="cs"/>
          <w:rtl/>
        </w:rPr>
        <w:t>רק</w:t>
      </w:r>
      <w:r w:rsidR="00183BFF" w:rsidRPr="001F19F5">
        <w:rPr>
          <w:rtl/>
        </w:rPr>
        <w:t xml:space="preserve"> חתיכה אחת.</w:t>
      </w:r>
    </w:p>
    <w:p w14:paraId="02F2D2FC" w14:textId="6968B371" w:rsidR="00183BFF" w:rsidRPr="0091587D" w:rsidRDefault="007910C0" w:rsidP="00E97A17">
      <w:pPr>
        <w:rPr>
          <w:rFonts w:cs="Guttman Vilna"/>
          <w:b/>
          <w:bCs/>
          <w:spacing w:val="-2"/>
          <w:rtl/>
        </w:rPr>
      </w:pPr>
      <w:r w:rsidRPr="0091587D">
        <w:rPr>
          <w:spacing w:val="-2"/>
          <w:rtl/>
        </w:rPr>
        <w:t xml:space="preserve">נחתום </w:t>
      </w:r>
      <w:r w:rsidR="00E97A17" w:rsidRPr="0091587D">
        <w:rPr>
          <w:rFonts w:hint="cs"/>
          <w:spacing w:val="-2"/>
          <w:rtl/>
        </w:rPr>
        <w:t xml:space="preserve">ממלא </w:t>
      </w:r>
      <w:r w:rsidRPr="0091587D">
        <w:rPr>
          <w:spacing w:val="-2"/>
          <w:rtl/>
        </w:rPr>
        <w:t>חבית</w:t>
      </w:r>
      <w:r w:rsidR="00183BFF" w:rsidRPr="0091587D">
        <w:rPr>
          <w:spacing w:val="-2"/>
          <w:rtl/>
        </w:rPr>
        <w:t xml:space="preserve"> מים </w:t>
      </w:r>
      <w:r w:rsidR="00183BFF" w:rsidRPr="0091587D">
        <w:rPr>
          <w:rStyle w:val="afffffc"/>
          <w:rFonts w:hint="cs"/>
          <w:spacing w:val="-2"/>
          <w:rtl/>
        </w:rPr>
        <w:t>א</w:t>
      </w:r>
      <w:r w:rsidR="00E97A17" w:rsidRPr="0091587D">
        <w:rPr>
          <w:rStyle w:val="afffffc"/>
          <w:rFonts w:hint="cs"/>
          <w:spacing w:val="-2"/>
          <w:rtl/>
        </w:rPr>
        <w:t>ף</w:t>
      </w:r>
      <w:r w:rsidR="00183BFF" w:rsidRPr="0091587D">
        <w:rPr>
          <w:rStyle w:val="afffffc"/>
          <w:spacing w:val="-2"/>
          <w:rtl/>
        </w:rPr>
        <w:t xml:space="preserve"> ש</w:t>
      </w:r>
      <w:r w:rsidR="00183BFF" w:rsidRPr="0091587D">
        <w:rPr>
          <w:rStyle w:val="afffffc"/>
          <w:rFonts w:hint="cs"/>
          <w:spacing w:val="-2"/>
          <w:rtl/>
        </w:rPr>
        <w:t>צריך רק ל</w:t>
      </w:r>
      <w:r w:rsidR="00183BFF" w:rsidRPr="0091587D">
        <w:rPr>
          <w:rStyle w:val="afffffc"/>
          <w:spacing w:val="-2"/>
          <w:rtl/>
        </w:rPr>
        <w:t>קיתון אחד.</w:t>
      </w:r>
      <w:r w:rsidR="00183BFF" w:rsidRPr="0091587D">
        <w:rPr>
          <w:rFonts w:hint="cs"/>
          <w:spacing w:val="-2"/>
          <w:rtl/>
        </w:rPr>
        <w:t xml:space="preserve"> </w:t>
      </w:r>
      <w:r w:rsidRPr="0091587D">
        <w:rPr>
          <w:rFonts w:hint="cs"/>
          <w:spacing w:val="-2"/>
          <w:rtl/>
        </w:rPr>
        <w:t>ו</w:t>
      </w:r>
      <w:r w:rsidR="00C37E63" w:rsidRPr="0091587D">
        <w:rPr>
          <w:spacing w:val="-2"/>
          <w:rtl/>
        </w:rPr>
        <w:t xml:space="preserve">אופה </w:t>
      </w:r>
      <w:r w:rsidRPr="0091587D">
        <w:rPr>
          <w:rFonts w:hint="cs"/>
          <w:spacing w:val="-2"/>
          <w:rtl/>
        </w:rPr>
        <w:t>רק</w:t>
      </w:r>
      <w:r w:rsidR="00C37E63" w:rsidRPr="0091587D">
        <w:rPr>
          <w:spacing w:val="-2"/>
          <w:rtl/>
        </w:rPr>
        <w:t xml:space="preserve"> שצריך</w:t>
      </w:r>
      <w:r w:rsidR="00183BFF" w:rsidRPr="0091587D">
        <w:rPr>
          <w:spacing w:val="-2"/>
          <w:rtl/>
        </w:rPr>
        <w:t>.</w:t>
      </w:r>
    </w:p>
    <w:p w14:paraId="40EA41C4" w14:textId="77777777" w:rsidR="0091587D" w:rsidRPr="0091587D" w:rsidRDefault="00183BFF" w:rsidP="0091587D">
      <w:pPr>
        <w:pStyle w:val="36"/>
        <w:framePr w:wrap="notBeside"/>
        <w:rPr>
          <w:rtl/>
        </w:rPr>
      </w:pPr>
      <w:r w:rsidRPr="0091587D">
        <w:rPr>
          <w:rtl/>
        </w:rPr>
        <w:t>ר</w:t>
      </w:r>
      <w:r w:rsidR="00C37E63" w:rsidRPr="0091587D">
        <w:rPr>
          <w:rFonts w:hint="cs"/>
          <w:rtl/>
        </w:rPr>
        <w:t>"</w:t>
      </w:r>
      <w:r w:rsidRPr="0091587D">
        <w:rPr>
          <w:rtl/>
        </w:rPr>
        <w:t>ש:</w:t>
      </w:r>
    </w:p>
    <w:p w14:paraId="3894C392" w14:textId="44FF1D44" w:rsidR="00183BFF" w:rsidRPr="00C37E63" w:rsidRDefault="00C37E63" w:rsidP="00262BD8">
      <w:pPr>
        <w:rPr>
          <w:rtl/>
        </w:rPr>
      </w:pPr>
      <w:r w:rsidRPr="00C37E63">
        <w:rPr>
          <w:rtl/>
        </w:rPr>
        <w:t>ממלאה כל התנור פת,</w:t>
      </w:r>
      <w:r w:rsidRPr="00C37E63">
        <w:rPr>
          <w:rFonts w:hint="cs"/>
          <w:rtl/>
        </w:rPr>
        <w:t xml:space="preserve"> </w:t>
      </w:r>
      <w:r w:rsidR="00183BFF" w:rsidRPr="00C37E63">
        <w:rPr>
          <w:rtl/>
        </w:rPr>
        <w:t xml:space="preserve">שהפת נאפת יפה </w:t>
      </w:r>
      <w:r w:rsidRPr="00C37E63">
        <w:rPr>
          <w:rFonts w:hint="cs"/>
          <w:rtl/>
        </w:rPr>
        <w:t>כ</w:t>
      </w:r>
      <w:r w:rsidR="00183BFF" w:rsidRPr="00C37E63">
        <w:rPr>
          <w:rtl/>
        </w:rPr>
        <w:t>שהתנור מלא.</w:t>
      </w:r>
    </w:p>
    <w:p w14:paraId="7BD58201" w14:textId="77777777" w:rsidR="0091587D" w:rsidRPr="0091587D" w:rsidRDefault="00183BFF" w:rsidP="0091587D">
      <w:pPr>
        <w:pStyle w:val="36"/>
        <w:framePr w:wrap="notBeside"/>
        <w:rPr>
          <w:rtl/>
        </w:rPr>
      </w:pPr>
      <w:r w:rsidRPr="0091587D">
        <w:rPr>
          <w:rtl/>
        </w:rPr>
        <w:t xml:space="preserve">רבא: </w:t>
      </w:r>
    </w:p>
    <w:p w14:paraId="3E1F9075" w14:textId="11D67D19" w:rsidR="00183BFF" w:rsidRPr="006F178A" w:rsidRDefault="0091587D" w:rsidP="00183BFF">
      <w:pPr>
        <w:rPr>
          <w:rtl/>
        </w:rPr>
      </w:pPr>
      <w:r w:rsidRPr="00BF5D1E">
        <w:rPr>
          <w:rFonts w:cs="PFT_Frank" w:hint="cs"/>
          <w:b/>
          <w:bCs/>
          <w:szCs w:val="14"/>
          <w:rtl/>
        </w:rPr>
        <w:t>ה</w:t>
      </w:r>
      <w:r w:rsidR="00183BFF" w:rsidRPr="00BF5D1E">
        <w:rPr>
          <w:rFonts w:cs="PFT_Frank"/>
          <w:b/>
          <w:bCs/>
          <w:szCs w:val="14"/>
          <w:rtl/>
        </w:rPr>
        <w:t>לכה</w:t>
      </w:r>
      <w:r w:rsidR="00183BFF" w:rsidRPr="006F178A">
        <w:rPr>
          <w:rtl/>
        </w:rPr>
        <w:t xml:space="preserve"> </w:t>
      </w:r>
      <w:r w:rsidR="00183BFF" w:rsidRPr="00C37E63">
        <w:rPr>
          <w:rStyle w:val="afffff3"/>
          <w:rtl/>
        </w:rPr>
        <w:t>כר</w:t>
      </w:r>
      <w:r w:rsidR="00C37E63" w:rsidRPr="00C37E63">
        <w:rPr>
          <w:rStyle w:val="afffff3"/>
          <w:rFonts w:hint="cs"/>
          <w:rtl/>
        </w:rPr>
        <w:t>"</w:t>
      </w:r>
      <w:r w:rsidR="00183BFF" w:rsidRPr="00C37E63">
        <w:rPr>
          <w:rStyle w:val="afffff3"/>
          <w:rtl/>
        </w:rPr>
        <w:t>ש</w:t>
      </w:r>
      <w:r w:rsidR="00C37E63" w:rsidRPr="00C37E63">
        <w:rPr>
          <w:rStyle w:val="afffff3"/>
          <w:rFonts w:hint="cs"/>
          <w:rtl/>
        </w:rPr>
        <w:t xml:space="preserve"> </w:t>
      </w:r>
      <w:r w:rsidR="00183BFF" w:rsidRPr="00C37E63">
        <w:rPr>
          <w:rStyle w:val="afffff3"/>
          <w:rtl/>
        </w:rPr>
        <w:t>ב"א.</w:t>
      </w:r>
    </w:p>
    <w:p w14:paraId="5BF5AFDE" w14:textId="77777777" w:rsidR="00183BFF" w:rsidRPr="00A957C9" w:rsidRDefault="00183BFF" w:rsidP="007910C0">
      <w:pPr>
        <w:pStyle w:val="afffff8"/>
        <w:rPr>
          <w:rtl/>
        </w:rPr>
      </w:pPr>
      <w:r w:rsidRPr="00A957C9">
        <w:rPr>
          <w:rtl/>
        </w:rPr>
        <w:t xml:space="preserve">מי שלא הניח עירובי תבשילין </w:t>
      </w:r>
    </w:p>
    <w:p w14:paraId="3BE12594" w14:textId="77777777" w:rsidR="000D4A0B" w:rsidRDefault="00183BFF" w:rsidP="000D4A0B">
      <w:pPr>
        <w:pStyle w:val="afffff8"/>
        <w:rPr>
          <w:rtl/>
        </w:rPr>
      </w:pPr>
      <w:r w:rsidRPr="000D4A0B">
        <w:rPr>
          <w:rStyle w:val="afffff3"/>
          <w:rFonts w:hint="cs"/>
          <w:rtl/>
        </w:rPr>
        <w:t xml:space="preserve">איבעיא ופשטינן: </w:t>
      </w:r>
      <w:r w:rsidR="007910C0" w:rsidRPr="007910C0">
        <w:rPr>
          <w:rtl/>
        </w:rPr>
        <w:t xml:space="preserve">הוא </w:t>
      </w:r>
      <w:r w:rsidRPr="007910C0">
        <w:rPr>
          <w:rtl/>
        </w:rPr>
        <w:t>וקמחו נאסר.</w:t>
      </w:r>
      <w:r w:rsidR="007910C0" w:rsidRPr="007910C0">
        <w:rPr>
          <w:rFonts w:hint="cs"/>
          <w:rtl/>
        </w:rPr>
        <w:t xml:space="preserve"> </w:t>
      </w:r>
    </w:p>
    <w:p w14:paraId="239923D4" w14:textId="77777777" w:rsidR="000D4A0B" w:rsidRPr="000D4A0B" w:rsidRDefault="00183BFF" w:rsidP="000D4A0B">
      <w:pPr>
        <w:pStyle w:val="36"/>
        <w:framePr w:wrap="notBeside"/>
        <w:rPr>
          <w:rtl/>
        </w:rPr>
      </w:pPr>
      <w:r w:rsidRPr="000D4A0B">
        <w:rPr>
          <w:rtl/>
        </w:rPr>
        <w:t xml:space="preserve">כדחזי' </w:t>
      </w:r>
    </w:p>
    <w:p w14:paraId="7B68CFE8" w14:textId="53B11236" w:rsidR="00183BFF" w:rsidRPr="000D4A0B" w:rsidRDefault="00183BFF" w:rsidP="007910C0">
      <w:pPr>
        <w:rPr>
          <w:rtl/>
        </w:rPr>
      </w:pPr>
      <w:r w:rsidRPr="000D4A0B">
        <w:rPr>
          <w:rtl/>
        </w:rPr>
        <w:t>לא יאפה ו</w:t>
      </w:r>
      <w:r w:rsidR="007910C0" w:rsidRPr="000D4A0B">
        <w:rPr>
          <w:rFonts w:hint="cs"/>
          <w:rtl/>
        </w:rPr>
        <w:t>יבשל ו</w:t>
      </w:r>
      <w:r w:rsidRPr="000D4A0B">
        <w:rPr>
          <w:rtl/>
        </w:rPr>
        <w:t>יטמין,</w:t>
      </w:r>
      <w:r w:rsidR="007910C0" w:rsidRPr="000D4A0B">
        <w:rPr>
          <w:rFonts w:hint="cs"/>
          <w:rtl/>
        </w:rPr>
        <w:t xml:space="preserve"> </w:t>
      </w:r>
      <w:r w:rsidRPr="000D4A0B">
        <w:rPr>
          <w:rtl/>
        </w:rPr>
        <w:t xml:space="preserve">לא לו ולא לאחרים, ולא אחרים </w:t>
      </w:r>
      <w:r w:rsidR="00C37E63" w:rsidRPr="000D4A0B">
        <w:rPr>
          <w:rFonts w:hint="cs"/>
          <w:rtl/>
        </w:rPr>
        <w:t>בשבילו</w:t>
      </w:r>
      <w:r w:rsidRPr="000D4A0B">
        <w:rPr>
          <w:rtl/>
        </w:rPr>
        <w:t>.</w:t>
      </w:r>
      <w:r w:rsidR="007910C0" w:rsidRPr="000D4A0B">
        <w:rPr>
          <w:rFonts w:hint="cs"/>
          <w:rtl/>
        </w:rPr>
        <w:t xml:space="preserve"> אלא מקנה לאחרים ואופין לו </w:t>
      </w:r>
    </w:p>
    <w:p w14:paraId="7EFCE592" w14:textId="77777777" w:rsidR="00183BFF" w:rsidRPr="000D4A0B" w:rsidRDefault="00183BFF" w:rsidP="000D4A0B">
      <w:pPr>
        <w:pStyle w:val="afffff8"/>
        <w:rPr>
          <w:rtl/>
        </w:rPr>
      </w:pPr>
      <w:r w:rsidRPr="000D4A0B">
        <w:rPr>
          <w:rtl/>
        </w:rPr>
        <w:t>איבעיא</w:t>
      </w:r>
      <w:r w:rsidRPr="000D4A0B">
        <w:rPr>
          <w:rFonts w:hint="cs"/>
          <w:rtl/>
        </w:rPr>
        <w:t>:</w:t>
      </w:r>
      <w:r w:rsidRPr="000D4A0B">
        <w:rPr>
          <w:rtl/>
        </w:rPr>
        <w:t xml:space="preserve"> בעבר ואפה </w:t>
      </w:r>
    </w:p>
    <w:p w14:paraId="07A79E7E" w14:textId="476C2B2E" w:rsidR="002B6C3F" w:rsidRPr="002B6C3F" w:rsidRDefault="00C37E63" w:rsidP="002B6C3F">
      <w:pPr>
        <w:pStyle w:val="36"/>
        <w:framePr w:wrap="notBeside"/>
        <w:rPr>
          <w:rtl/>
        </w:rPr>
      </w:pPr>
      <w:r w:rsidRPr="002B6C3F">
        <w:rPr>
          <w:rFonts w:hint="cs"/>
          <w:rtl/>
        </w:rPr>
        <w:t>א</w:t>
      </w:r>
      <w:r w:rsidR="003F31E3">
        <w:rPr>
          <w:rFonts w:hint="cs"/>
          <w:rtl/>
        </w:rPr>
        <w:t xml:space="preserve">. הך </w:t>
      </w:r>
    </w:p>
    <w:p w14:paraId="6C34D816" w14:textId="4BE0AAF4" w:rsidR="002B6C3F" w:rsidRPr="002B6C3F" w:rsidRDefault="00C37E63" w:rsidP="002B6C3F">
      <w:pPr>
        <w:rPr>
          <w:rtl/>
        </w:rPr>
      </w:pPr>
      <w:r w:rsidRPr="002B6C3F">
        <w:rPr>
          <w:rFonts w:hint="cs"/>
          <w:rtl/>
        </w:rPr>
        <w:t>מקנה קמחו</w:t>
      </w:r>
      <w:r w:rsidR="00183BFF" w:rsidRPr="002B6C3F">
        <w:rPr>
          <w:rFonts w:hint="cs"/>
          <w:rtl/>
        </w:rPr>
        <w:t>,</w:t>
      </w:r>
      <w:r w:rsidR="00183BFF" w:rsidRPr="002B6C3F">
        <w:rPr>
          <w:rtl/>
        </w:rPr>
        <w:t xml:space="preserve"> </w:t>
      </w:r>
      <w:r w:rsidR="00EC7192">
        <w:rPr>
          <w:rFonts w:hint="cs"/>
          <w:rtl/>
        </w:rPr>
        <w:t xml:space="preserve">- אין ראייה: </w:t>
      </w:r>
      <w:r w:rsidR="00183BFF" w:rsidRPr="002B6C3F">
        <w:rPr>
          <w:rtl/>
        </w:rPr>
        <w:t>דתני תקנ</w:t>
      </w:r>
      <w:r w:rsidR="00183BFF" w:rsidRPr="002B6C3F">
        <w:rPr>
          <w:rFonts w:hint="cs"/>
          <w:rtl/>
        </w:rPr>
        <w:t>ה</w:t>
      </w:r>
      <w:r w:rsidR="00183BFF" w:rsidRPr="002B6C3F">
        <w:rPr>
          <w:rtl/>
        </w:rPr>
        <w:t xml:space="preserve"> </w:t>
      </w:r>
      <w:r w:rsidRPr="002B6C3F">
        <w:rPr>
          <w:rFonts w:hint="cs"/>
          <w:rtl/>
        </w:rPr>
        <w:t>ד</w:t>
      </w:r>
      <w:r w:rsidR="00183BFF" w:rsidRPr="002B6C3F">
        <w:rPr>
          <w:rtl/>
        </w:rPr>
        <w:t xml:space="preserve">היתר ולא </w:t>
      </w:r>
      <w:r w:rsidRPr="002B6C3F">
        <w:rPr>
          <w:rFonts w:hint="cs"/>
          <w:rtl/>
        </w:rPr>
        <w:t>ד</w:t>
      </w:r>
      <w:r w:rsidR="00183BFF" w:rsidRPr="002B6C3F">
        <w:rPr>
          <w:rtl/>
        </w:rPr>
        <w:t>איסור</w:t>
      </w:r>
      <w:r w:rsidR="00183BFF" w:rsidRPr="002B6C3F">
        <w:rPr>
          <w:rFonts w:hint="cs"/>
          <w:rtl/>
        </w:rPr>
        <w:t>.</w:t>
      </w:r>
    </w:p>
    <w:p w14:paraId="3795778D" w14:textId="77777777">
      <w:pPr>
        <w:pStyle w:val="afff2"/>
        <w:framePr w:wrap="around"/>
        <w:rPr>
          <w:ins w:id="92137" w:author="Claude" w:date="2026-10-12T12:00:00Z"/>
          <w:rtl/>
        </w:rPr>
      </w:pPr>
      <w:ins w:id="92138" w:author="Claude" w:date="2026-10-12T12:00:00Z">
        <w:r>
          <w:rPr>
            <w:rFonts w:hint="cs"/>
            <w:rtl/>
          </w:rPr>
          <w:t>יז:</w:t>
        </w:r>
      </w:ins>
    </w:p>
    <w:p w14:paraId="42ED3F1D" w14:textId="77777777" w:rsidR="002B6C3F" w:rsidRDefault="00C37E63" w:rsidP="002B6C3F">
      <w:pPr>
        <w:pStyle w:val="36"/>
        <w:framePr w:wrap="notBeside"/>
        <w:rPr>
          <w:rtl/>
        </w:rPr>
      </w:pPr>
      <w:r w:rsidRPr="00C37E63">
        <w:rPr>
          <w:rStyle w:val="afffff7"/>
          <w:rFonts w:hint="cs"/>
          <w:spacing w:val="-4"/>
          <w:rtl/>
        </w:rPr>
        <w:t>ב</w:t>
      </w:r>
      <w:r w:rsidR="00183BFF" w:rsidRPr="00C37E63">
        <w:rPr>
          <w:rStyle w:val="afffff7"/>
          <w:spacing w:val="-4"/>
          <w:rtl/>
        </w:rPr>
        <w:t>.</w:t>
      </w:r>
      <w:r w:rsidR="00183BFF" w:rsidRPr="00C37E63">
        <w:rPr>
          <w:rtl/>
        </w:rPr>
        <w:t xml:space="preserve"> וה</w:t>
      </w:r>
      <w:r w:rsidR="00183BFF" w:rsidRPr="00C37E63">
        <w:rPr>
          <w:rFonts w:hint="cs"/>
          <w:rtl/>
        </w:rPr>
        <w:t>ך</w:t>
      </w:r>
    </w:p>
    <w:p w14:paraId="296EF06F" w14:textId="49880EDF" w:rsidR="00183BFF" w:rsidRPr="006F178A" w:rsidRDefault="00EC7192" w:rsidP="00C15E61">
      <w:pPr>
        <w:rPr>
          <w:rtl/>
        </w:rPr>
      </w:pPr>
      <w:r w:rsidRPr="00C15E61">
        <w:rPr>
          <w:rFonts w:hint="cs"/>
          <w:spacing w:val="-2"/>
          <w:rtl/>
        </w:rPr>
        <w:t>ד</w:t>
      </w:r>
      <w:r w:rsidR="00183BFF" w:rsidRPr="00C15E61">
        <w:rPr>
          <w:spacing w:val="-2"/>
          <w:rtl/>
        </w:rPr>
        <w:t>אופה ומבשל ומטמין</w:t>
      </w:r>
      <w:r w:rsidR="00C37E63" w:rsidRPr="00C15E61">
        <w:rPr>
          <w:rFonts w:hint="cs"/>
          <w:spacing w:val="-2"/>
          <w:rtl/>
        </w:rPr>
        <w:t>,</w:t>
      </w:r>
      <w:r w:rsidR="00183BFF" w:rsidRPr="00C15E61">
        <w:rPr>
          <w:spacing w:val="-2"/>
          <w:rtl/>
        </w:rPr>
        <w:t xml:space="preserve"> </w:t>
      </w:r>
      <w:r w:rsidR="00C37E63" w:rsidRPr="00C15E61">
        <w:rPr>
          <w:rFonts w:hint="cs"/>
          <w:spacing w:val="-2"/>
          <w:rtl/>
        </w:rPr>
        <w:t>ואם אכלו קודם אסור.</w:t>
      </w:r>
      <w:r w:rsidR="00913525" w:rsidRPr="00C15E61">
        <w:rPr>
          <w:rFonts w:hint="cs"/>
          <w:spacing w:val="-2"/>
          <w:rtl/>
        </w:rPr>
        <w:t xml:space="preserve"> וכן </w:t>
      </w:r>
      <w:r w:rsidR="00183BFF" w:rsidRPr="00C15E61">
        <w:rPr>
          <w:spacing w:val="-2"/>
          <w:rtl/>
        </w:rPr>
        <w:t>מבשל ליו"ט</w:t>
      </w:r>
      <w:r w:rsidR="00183BFF" w:rsidRPr="00C15E61">
        <w:rPr>
          <w:rFonts w:hint="cs"/>
          <w:spacing w:val="-2"/>
          <w:rtl/>
        </w:rPr>
        <w:t>,</w:t>
      </w:r>
      <w:r w:rsidR="00183BFF" w:rsidRPr="002B6C3F">
        <w:rPr>
          <w:rtl/>
        </w:rPr>
        <w:t xml:space="preserve"> </w:t>
      </w:r>
      <w:r w:rsidR="00183BFF" w:rsidRPr="00C15E61">
        <w:rPr>
          <w:spacing w:val="-4"/>
          <w:rtl/>
        </w:rPr>
        <w:t>ו</w:t>
      </w:r>
      <w:r w:rsidR="007910C0" w:rsidRPr="00C15E61">
        <w:rPr>
          <w:rFonts w:hint="cs"/>
          <w:spacing w:val="-4"/>
          <w:rtl/>
        </w:rPr>
        <w:t>מותיר ל</w:t>
      </w:r>
      <w:r w:rsidR="00183BFF" w:rsidRPr="00C15E61">
        <w:rPr>
          <w:spacing w:val="-4"/>
          <w:rtl/>
        </w:rPr>
        <w:t>שבת</w:t>
      </w:r>
      <w:r w:rsidR="00183BFF" w:rsidRPr="00C15E61">
        <w:rPr>
          <w:rFonts w:hint="cs"/>
          <w:spacing w:val="-4"/>
          <w:rtl/>
        </w:rPr>
        <w:t>,</w:t>
      </w:r>
      <w:r w:rsidR="007910C0" w:rsidRPr="00C15E61">
        <w:rPr>
          <w:rFonts w:hint="cs"/>
          <w:spacing w:val="-4"/>
          <w:rtl/>
        </w:rPr>
        <w:t xml:space="preserve"> </w:t>
      </w:r>
      <w:r w:rsidR="00183BFF" w:rsidRPr="00C15E61">
        <w:rPr>
          <w:spacing w:val="-4"/>
          <w:rtl/>
        </w:rPr>
        <w:t>ואם הערים אסור.</w:t>
      </w:r>
      <w:r w:rsidR="00913525" w:rsidRPr="00C15E61">
        <w:rPr>
          <w:rFonts w:hint="cs"/>
          <w:spacing w:val="-4"/>
          <w:rtl/>
        </w:rPr>
        <w:t>- שהחמירו בהערמה יותר ממזיד</w:t>
      </w:r>
    </w:p>
    <w:p w14:paraId="29E85AC0" w14:textId="77777777" w:rsidR="004F1BF5" w:rsidRPr="004F1BF5" w:rsidRDefault="00CA4DAC" w:rsidP="004F1BF5">
      <w:pPr>
        <w:pStyle w:val="36"/>
        <w:framePr w:wrap="notBeside"/>
        <w:rPr>
          <w:rtl/>
        </w:rPr>
      </w:pPr>
      <w:r w:rsidRPr="004F1BF5">
        <w:rPr>
          <w:rFonts w:hint="cs"/>
          <w:rtl/>
        </w:rPr>
        <w:t>או</w:t>
      </w:r>
    </w:p>
    <w:p w14:paraId="516DBC1B" w14:textId="12C30DBA" w:rsidR="00183BFF" w:rsidRPr="006F178A" w:rsidRDefault="00CA4DAC" w:rsidP="00354AD0">
      <w:pPr>
        <w:rPr>
          <w:rtl/>
        </w:rPr>
      </w:pPr>
      <w:r>
        <w:rPr>
          <w:rStyle w:val="afffff7"/>
          <w:rFonts w:hint="cs"/>
          <w:rtl/>
        </w:rPr>
        <w:t>ד</w:t>
      </w:r>
      <w:r w:rsidR="00183BFF" w:rsidRPr="00984827">
        <w:rPr>
          <w:rStyle w:val="afffff3"/>
          <w:rtl/>
        </w:rPr>
        <w:t xml:space="preserve">חנניא </w:t>
      </w:r>
      <w:r>
        <w:rPr>
          <w:rStyle w:val="afffff3"/>
          <w:rFonts w:hint="cs"/>
          <w:rtl/>
        </w:rPr>
        <w:t xml:space="preserve">היא </w:t>
      </w:r>
      <w:r w:rsidR="00183BFF" w:rsidRPr="00984827">
        <w:rPr>
          <w:rStyle w:val="afffff3"/>
          <w:rtl/>
        </w:rPr>
        <w:t>ואליבא ד</w:t>
      </w:r>
      <w:r w:rsidR="00183BFF" w:rsidRPr="005F161B">
        <w:rPr>
          <w:rStyle w:val="afffff3"/>
          <w:rtl/>
        </w:rPr>
        <w:t>ב"ש</w:t>
      </w:r>
      <w:r w:rsidR="005C2D2B">
        <w:rPr>
          <w:rStyle w:val="afffff3"/>
          <w:rFonts w:hint="cs"/>
          <w:rtl/>
        </w:rPr>
        <w:t>:</w:t>
      </w:r>
      <w:r w:rsidR="00183BFF" w:rsidRPr="006F178A">
        <w:rPr>
          <w:rFonts w:ascii="Fb Fontext" w:hAnsi="Fb Fontext"/>
          <w:rtl/>
        </w:rPr>
        <w:t xml:space="preserve"> דאין אופין </w:t>
      </w:r>
      <w:r w:rsidR="007910C0">
        <w:rPr>
          <w:rFonts w:ascii="Fb Fontext" w:hAnsi="Fb Fontext" w:hint="cs"/>
          <w:rtl/>
        </w:rPr>
        <w:t>ומבשלים וטומנין,</w:t>
      </w:r>
      <w:r w:rsidR="004F1BF5">
        <w:rPr>
          <w:rFonts w:ascii="Fb Fontext" w:hAnsi="Fb Fontext" w:hint="cs"/>
          <w:rtl/>
        </w:rPr>
        <w:t xml:space="preserve"> </w:t>
      </w:r>
      <w:r w:rsidR="00183BFF" w:rsidRPr="006F178A">
        <w:rPr>
          <w:rFonts w:ascii="Fb Fontext" w:hAnsi="Fb Fontext"/>
          <w:rtl/>
        </w:rPr>
        <w:t>אא"כ ערב בפת</w:t>
      </w:r>
      <w:r w:rsidR="007910C0">
        <w:rPr>
          <w:rFonts w:ascii="Fb Fontext" w:hAnsi="Fb Fontext" w:hint="cs"/>
          <w:rtl/>
        </w:rPr>
        <w:t xml:space="preserve"> או בתבשיל או שחמין טמונין מע''ש</w:t>
      </w:r>
      <w:r w:rsidR="00183BFF" w:rsidRPr="006F178A">
        <w:rPr>
          <w:rFonts w:ascii="Fb Fontext" w:hAnsi="Fb Fontext"/>
          <w:rtl/>
        </w:rPr>
        <w:t>.</w:t>
      </w:r>
      <w:r w:rsidR="00354AD0">
        <w:rPr>
          <w:rStyle w:val="afffff3"/>
          <w:rFonts w:hint="cs"/>
          <w:rtl/>
        </w:rPr>
        <w:t xml:space="preserve"> </w:t>
      </w:r>
      <w:r>
        <w:rPr>
          <w:rStyle w:val="afffff3"/>
          <w:rFonts w:hint="cs"/>
          <w:rtl/>
        </w:rPr>
        <w:t>אבל ל</w:t>
      </w:r>
      <w:r w:rsidR="00183BFF" w:rsidRPr="00984827">
        <w:rPr>
          <w:rStyle w:val="afffff3"/>
          <w:rtl/>
        </w:rPr>
        <w:t>ב"ה:</w:t>
      </w:r>
      <w:r w:rsidR="00183BFF" w:rsidRPr="006F178A">
        <w:rPr>
          <w:rFonts w:ascii="Fb Fontext" w:hAnsi="Fb Fontext"/>
          <w:sz w:val="20"/>
          <w:rtl/>
        </w:rPr>
        <w:t xml:space="preserve"> מערב בתבשיל אחד ועושה בו כל צרכו.</w:t>
      </w:r>
    </w:p>
    <w:p w14:paraId="1EF983C0" w14:textId="77777777" w:rsidR="00354AD0" w:rsidRPr="00354AD0" w:rsidRDefault="00183BFF" w:rsidP="00354AD0">
      <w:pPr>
        <w:pStyle w:val="36"/>
        <w:framePr w:wrap="notBeside"/>
        <w:rPr>
          <w:rtl/>
        </w:rPr>
      </w:pPr>
      <w:r w:rsidRPr="00354AD0">
        <w:rPr>
          <w:rtl/>
        </w:rPr>
        <w:t>ג. וה</w:t>
      </w:r>
      <w:r w:rsidRPr="00354AD0">
        <w:rPr>
          <w:rFonts w:hint="cs"/>
          <w:rtl/>
        </w:rPr>
        <w:t>ך</w:t>
      </w:r>
    </w:p>
    <w:p w14:paraId="79D63996" w14:textId="47BCCFD9" w:rsidR="00183BFF" w:rsidRPr="006F178A" w:rsidRDefault="00183BFF" w:rsidP="007910C0">
      <w:pPr>
        <w:rPr>
          <w:rtl/>
        </w:rPr>
      </w:pPr>
      <w:r w:rsidRPr="00C151F2">
        <w:rPr>
          <w:rtl/>
        </w:rPr>
        <w:t xml:space="preserve">דהמעשר </w:t>
      </w:r>
      <w:r w:rsidR="00CA4DAC">
        <w:rPr>
          <w:rFonts w:hint="cs"/>
          <w:rtl/>
        </w:rPr>
        <w:t xml:space="preserve">בשבת </w:t>
      </w:r>
      <w:r w:rsidRPr="00C151F2">
        <w:rPr>
          <w:rtl/>
        </w:rPr>
        <w:t>במזיד לא יאכל.</w:t>
      </w:r>
      <w:r>
        <w:rPr>
          <w:rFonts w:ascii="Fb Fontext" w:hAnsi="Fb Fontext" w:hint="cs"/>
          <w:sz w:val="20"/>
          <w:rtl/>
        </w:rPr>
        <w:t xml:space="preserve">- ביש לו </w:t>
      </w:r>
      <w:r w:rsidRPr="006F178A">
        <w:rPr>
          <w:rFonts w:ascii="Fb Fontext" w:hAnsi="Fb Fontext"/>
          <w:sz w:val="20"/>
          <w:rtl/>
        </w:rPr>
        <w:t>פירי אחריני.</w:t>
      </w:r>
    </w:p>
    <w:p w14:paraId="4751F8D0" w14:textId="77777777" w:rsidR="00354AD0" w:rsidRPr="00354AD0" w:rsidRDefault="00183BFF" w:rsidP="00354AD0">
      <w:pPr>
        <w:pStyle w:val="36"/>
        <w:framePr w:wrap="notBeside"/>
        <w:rPr>
          <w:rtl/>
        </w:rPr>
      </w:pPr>
      <w:r w:rsidRPr="00354AD0">
        <w:rPr>
          <w:rtl/>
        </w:rPr>
        <w:t>ד. וה</w:t>
      </w:r>
      <w:r w:rsidRPr="00354AD0">
        <w:rPr>
          <w:rFonts w:hint="cs"/>
          <w:rtl/>
        </w:rPr>
        <w:t>ך</w:t>
      </w:r>
    </w:p>
    <w:p w14:paraId="2A6C3145" w14:textId="35897266" w:rsidR="00183BFF" w:rsidRPr="006F178A" w:rsidRDefault="00183BFF" w:rsidP="00CA4DAC">
      <w:pPr>
        <w:rPr>
          <w:rtl/>
        </w:rPr>
      </w:pPr>
      <w:r>
        <w:rPr>
          <w:rFonts w:ascii="Fb Fontext" w:hAnsi="Fb Fontext" w:hint="cs"/>
          <w:rtl/>
        </w:rPr>
        <w:t>ד</w:t>
      </w:r>
      <w:r>
        <w:rPr>
          <w:rFonts w:ascii="Fb Fontext" w:hAnsi="Fb Fontext"/>
          <w:rtl/>
        </w:rPr>
        <w:t xml:space="preserve">מטביל כליו בשבת, </w:t>
      </w:r>
      <w:r w:rsidRPr="006F178A">
        <w:rPr>
          <w:rFonts w:ascii="Fb Fontext" w:hAnsi="Fb Fontext"/>
          <w:rtl/>
        </w:rPr>
        <w:t>במזיד</w:t>
      </w:r>
      <w:r>
        <w:rPr>
          <w:rFonts w:ascii="Fb Fontext" w:hAnsi="Fb Fontext" w:hint="cs"/>
          <w:rtl/>
        </w:rPr>
        <w:t xml:space="preserve"> </w:t>
      </w:r>
      <w:r w:rsidRPr="006F178A">
        <w:rPr>
          <w:rFonts w:ascii="Fb Fontext" w:hAnsi="Fb Fontext"/>
          <w:rtl/>
        </w:rPr>
        <w:t>לא</w:t>
      </w:r>
      <w:r w:rsidR="00CA4DAC">
        <w:rPr>
          <w:rFonts w:ascii="Fb Fontext" w:hAnsi="Fb Fontext" w:hint="cs"/>
          <w:rtl/>
        </w:rPr>
        <w:t xml:space="preserve"> ישתמש</w:t>
      </w:r>
      <w:r w:rsidRPr="006F178A">
        <w:rPr>
          <w:rFonts w:ascii="Fb Fontext" w:hAnsi="Fb Fontext"/>
          <w:rtl/>
        </w:rPr>
        <w:t>.</w:t>
      </w:r>
    </w:p>
    <w:p w14:paraId="3D3F3067" w14:textId="77777777" w:rsidR="005C2D2B" w:rsidRPr="005C2D2B" w:rsidRDefault="005C2D2B" w:rsidP="005C2D2B">
      <w:pPr>
        <w:pStyle w:val="36"/>
        <w:framePr w:wrap="notBeside"/>
        <w:rPr>
          <w:rtl/>
        </w:rPr>
      </w:pPr>
      <w:r w:rsidRPr="005C2D2B">
        <w:rPr>
          <w:rFonts w:hint="cs"/>
          <w:rtl/>
        </w:rPr>
        <w:t>-</w:t>
      </w:r>
    </w:p>
    <w:p w14:paraId="3F4B41E0" w14:textId="0A241C09" w:rsidR="003F31E3" w:rsidRPr="003F31E3" w:rsidRDefault="00183BFF" w:rsidP="003F31E3">
      <w:pPr>
        <w:rPr>
          <w:rStyle w:val="afffff7"/>
          <w:rFonts w:ascii="BA Fontov Regular" w:hAnsi="BA Fontov Regular" w:cs="Guttman Vilna"/>
          <w:sz w:val="18"/>
          <w:szCs w:val="18"/>
          <w:rtl/>
        </w:rPr>
      </w:pPr>
      <w:r w:rsidRPr="00CB57D8">
        <w:rPr>
          <w:rStyle w:val="afffff7"/>
          <w:rFonts w:hint="cs"/>
          <w:rtl/>
        </w:rPr>
        <w:t>א.</w:t>
      </w:r>
      <w:r>
        <w:rPr>
          <w:rFonts w:hint="cs"/>
          <w:rtl/>
        </w:rPr>
        <w:t xml:space="preserve"> ביש לו כלים אחרים</w:t>
      </w:r>
      <w:r w:rsidRPr="006F178A">
        <w:rPr>
          <w:rtl/>
        </w:rPr>
        <w:t>.</w:t>
      </w:r>
      <w:r w:rsidRPr="006F178A">
        <w:rPr>
          <w:rFonts w:hint="cs"/>
          <w:rtl/>
        </w:rPr>
        <w:t xml:space="preserve">   </w:t>
      </w:r>
      <w:r w:rsidRPr="006F178A">
        <w:rPr>
          <w:rtl/>
        </w:rPr>
        <w:t xml:space="preserve">    </w:t>
      </w:r>
      <w:r w:rsidRPr="00CB57D8">
        <w:rPr>
          <w:rStyle w:val="afffff7"/>
          <w:rtl/>
        </w:rPr>
        <w:t>ב.</w:t>
      </w:r>
      <w:r w:rsidR="00CA4DAC">
        <w:rPr>
          <w:rtl/>
        </w:rPr>
        <w:t xml:space="preserve"> </w:t>
      </w:r>
      <w:r w:rsidRPr="006F178A">
        <w:rPr>
          <w:rtl/>
        </w:rPr>
        <w:t>אפשר בשאלה</w:t>
      </w:r>
      <w:r w:rsidR="003F31E3">
        <w:rPr>
          <w:rFonts w:hint="cs"/>
          <w:rtl/>
        </w:rPr>
        <w:t>.</w:t>
      </w:r>
    </w:p>
    <w:p w14:paraId="6FB6EF38" w14:textId="77777777" w:rsidR="003F31E3" w:rsidRPr="003F31E3" w:rsidRDefault="00183BFF" w:rsidP="003F31E3">
      <w:pPr>
        <w:pStyle w:val="36"/>
        <w:framePr w:wrap="notBeside"/>
        <w:rPr>
          <w:rtl/>
        </w:rPr>
      </w:pPr>
      <w:r w:rsidRPr="003F31E3">
        <w:rPr>
          <w:rtl/>
        </w:rPr>
        <w:t>ה.</w:t>
      </w:r>
    </w:p>
    <w:p w14:paraId="1F911956" w14:textId="60C841E1" w:rsidR="00183BFF" w:rsidRPr="006F178A" w:rsidRDefault="00183BFF" w:rsidP="007910C0">
      <w:pPr>
        <w:rPr>
          <w:rtl/>
        </w:rPr>
      </w:pPr>
      <w:r>
        <w:rPr>
          <w:rFonts w:hint="cs"/>
          <w:rtl/>
        </w:rPr>
        <w:t>והך ד</w:t>
      </w:r>
      <w:r w:rsidRPr="006F178A">
        <w:rPr>
          <w:rtl/>
        </w:rPr>
        <w:t>ה</w:t>
      </w:r>
      <w:r>
        <w:rPr>
          <w:rtl/>
        </w:rPr>
        <w:t>מבשל בשבת, במזיד</w:t>
      </w:r>
      <w:r w:rsidRPr="006F178A">
        <w:rPr>
          <w:rtl/>
        </w:rPr>
        <w:t xml:space="preserve"> לא יאכל</w:t>
      </w:r>
      <w:r w:rsidR="007910C0">
        <w:rPr>
          <w:rFonts w:hint="cs"/>
          <w:rtl/>
        </w:rPr>
        <w:t xml:space="preserve">- </w:t>
      </w:r>
      <w:r>
        <w:rPr>
          <w:rFonts w:hint="cs"/>
          <w:rtl/>
        </w:rPr>
        <w:t>שאני איסור דשבת.</w:t>
      </w:r>
    </w:p>
    <w:p w14:paraId="1C85CE56" w14:textId="7E9941CE" w:rsidR="00183BFF" w:rsidRPr="006F178A" w:rsidRDefault="00B35974" w:rsidP="00B35974">
      <w:pPr>
        <w:pStyle w:val="afff0"/>
        <w:rPr>
          <w:del w:id="90048" w:author="מנוע עיצוב" w:date="2026-10-08T11:01:28Z"/>
          <w:rtl/>
        </w:rPr>
      </w:pPr>
      <w:del w:id="90047" w:author="מנוע עיצוב" w:date="2026-10-08T11:01:28Z">
        <w:r>
          <w:rPr>
            <w:rFonts w:ascii="BA TM • Vilna Extra-Bold" w:hAnsi="BA TM • Vilna Extra-Bold" w:hint="cs"/>
            <w:rtl/>
          </w:rPr>
          <w:delText xml:space="preserve">****</w:delText>
        </w:r>
      </w:del>
    </w:p>
    <w:p w14:paraId="544987C4" w14:textId="650052BD" w:rsidR="00183BFF" w:rsidRPr="00C4622C" w:rsidRDefault="00183BFF" w:rsidP="00AA70D9">
      <w:pPr>
        <w:pStyle w:val="affff0"/>
        <w:ind w:end="0"/>
        <w:rPr>
          <w:sz w:val="18"/>
          <w:rtl/>
        </w:rPr>
      </w:pPr>
      <w:r w:rsidRPr="00AA70D9">
        <w:rPr>
          <w:rStyle w:val="afffff3"/>
          <w:rtl/>
        </w:rPr>
        <w:t>ב"ש</w:t>
      </w:r>
      <w:r w:rsidR="00C15E61">
        <w:rPr>
          <w:rStyle w:val="afffff3"/>
          <w:rFonts w:hint="cs"/>
          <w:rtl/>
        </w:rPr>
        <w:t>:</w:t>
      </w:r>
      <w:r w:rsidRPr="00AA70D9">
        <w:rPr>
          <w:rStyle w:val="afffff3"/>
          <w:rtl/>
        </w:rPr>
        <w:t xml:space="preserve"> </w:t>
      </w:r>
      <w:r w:rsidRPr="00C4622C">
        <w:rPr>
          <w:rtl/>
          <w:rPrChange w:id="40018" w:author="Claude" w:date="2026-10-06T13:34:26Z">
            <w:rPr>
              <w:sz w:val="18"/>
              <w:rtl/>
            </w:rPr>
          </w:rPrChange>
        </w:rPr>
        <w:t>שני תבשילין</w:t>
      </w:r>
      <w:r w:rsidR="00CA4DAC" w:rsidRPr="00C4622C">
        <w:rPr>
          <w:rFonts w:hint="cs"/>
          <w:rtl/>
          <w:rPrChange w:id="40019" w:author="Claude" w:date="2026-10-06T13:34:26Z">
            <w:rPr>
              <w:rFonts w:hint="cs"/>
              <w:sz w:val="18"/>
              <w:rtl/>
            </w:rPr>
          </w:rPrChange>
        </w:rPr>
        <w:t xml:space="preserve"> </w:t>
      </w:r>
      <w:r w:rsidR="00CA4DAC" w:rsidRPr="00AA70D9">
        <w:rPr>
          <w:rStyle w:val="afffff3"/>
          <w:rFonts w:hint="cs"/>
          <w:rtl/>
        </w:rPr>
        <w:t>וב"ה</w:t>
      </w:r>
      <w:r w:rsidR="00C15E61">
        <w:rPr>
          <w:rStyle w:val="afffff3"/>
          <w:rFonts w:hint="cs"/>
          <w:rtl/>
        </w:rPr>
        <w:t>:</w:t>
      </w:r>
      <w:r w:rsidR="00CA4DAC" w:rsidRPr="00C4622C">
        <w:rPr>
          <w:rFonts w:hint="cs"/>
          <w:rtl/>
          <w:rPrChange w:id="40020" w:author="Claude" w:date="2026-10-06T13:34:26Z">
            <w:rPr>
              <w:rFonts w:hint="cs"/>
              <w:sz w:val="18"/>
              <w:rtl/>
            </w:rPr>
          </w:rPrChange>
        </w:rPr>
        <w:t xml:space="preserve"> תבשיל אחד</w:t>
      </w:r>
      <w:r w:rsidRPr="00C4622C">
        <w:rPr>
          <w:rtl/>
          <w:rPrChange w:id="40021" w:author="Claude" w:date="2026-10-06T13:34:26Z">
            <w:rPr>
              <w:sz w:val="18"/>
              <w:rtl/>
            </w:rPr>
          </w:rPrChange>
        </w:rPr>
        <w:t>.</w:t>
      </w:r>
    </w:p>
    <w:p w14:paraId="2473C5A1" w14:textId="77777777" w:rsidR="00C15E61" w:rsidRPr="00C15E61" w:rsidRDefault="00183BFF" w:rsidP="00C15E61">
      <w:pPr>
        <w:pStyle w:val="36"/>
        <w:framePr w:wrap="notBeside"/>
        <w:rPr>
          <w:rtl/>
        </w:rPr>
      </w:pPr>
      <w:r w:rsidRPr="00C15E61">
        <w:rPr>
          <w:rtl/>
        </w:rPr>
        <w:t>דלא כרשב"א</w:t>
      </w:r>
    </w:p>
    <w:p w14:paraId="23EA51D5" w14:textId="70338EA7" w:rsidR="00183BFF" w:rsidRPr="00AA70D9" w:rsidRDefault="00CA4DAC" w:rsidP="00AA70D9">
      <w:pPr>
        <w:rPr>
          <w:spacing w:val="-4"/>
          <w:rtl/>
        </w:rPr>
      </w:pPr>
      <w:r w:rsidRPr="00AA70D9">
        <w:rPr>
          <w:rStyle w:val="afffff3"/>
          <w:rFonts w:hint="cs"/>
          <w:rtl/>
        </w:rPr>
        <w:t>דלכו</w:t>
      </w:r>
      <w:r w:rsidR="005933DE" w:rsidRPr="00AA70D9">
        <w:rPr>
          <w:rStyle w:val="afffff3"/>
          <w:rtl/>
        </w:rPr>
        <w:t>"</w:t>
      </w:r>
      <w:r w:rsidRPr="00AA70D9">
        <w:rPr>
          <w:rStyle w:val="afffff3"/>
          <w:rFonts w:hint="cs"/>
          <w:rtl/>
        </w:rPr>
        <w:t>ע</w:t>
      </w:r>
      <w:r w:rsidR="003975B0">
        <w:rPr>
          <w:rFonts w:ascii="Fb Fontext" w:hAnsi="Fb Fontext" w:hint="cs"/>
          <w:spacing w:val="-4"/>
          <w:rtl/>
        </w:rPr>
        <w:t>:</w:t>
      </w:r>
      <w:r w:rsidRPr="00AA70D9">
        <w:rPr>
          <w:rFonts w:ascii="Fb Fontext" w:hAnsi="Fb Fontext" w:hint="cs"/>
          <w:spacing w:val="-4"/>
          <w:rtl/>
        </w:rPr>
        <w:t xml:space="preserve"> </w:t>
      </w:r>
      <w:r w:rsidRPr="003975B0">
        <w:rPr>
          <w:rFonts w:hint="cs"/>
          <w:rtl/>
        </w:rPr>
        <w:t xml:space="preserve">בעי </w:t>
      </w:r>
      <w:r w:rsidR="00183BFF" w:rsidRPr="003975B0">
        <w:rPr>
          <w:rtl/>
        </w:rPr>
        <w:t>שני תבשילין</w:t>
      </w:r>
      <w:r w:rsidR="00AA70D9" w:rsidRPr="003975B0">
        <w:rPr>
          <w:rFonts w:hint="cs"/>
          <w:rtl/>
        </w:rPr>
        <w:t xml:space="preserve">, </w:t>
      </w:r>
      <w:r w:rsidR="00183BFF" w:rsidRPr="003975B0">
        <w:rPr>
          <w:rStyle w:val="afffff3"/>
          <w:rtl/>
        </w:rPr>
        <w:t>ונחלקו</w:t>
      </w:r>
      <w:r w:rsidR="00183BFF" w:rsidRPr="003975B0">
        <w:rPr>
          <w:rStyle w:val="afffff3"/>
          <w:rFonts w:hint="cs"/>
          <w:rtl/>
        </w:rPr>
        <w:t>:</w:t>
      </w:r>
      <w:r w:rsidR="00183BFF" w:rsidRPr="003975B0">
        <w:rPr>
          <w:rtl/>
        </w:rPr>
        <w:t xml:space="preserve"> </w:t>
      </w:r>
      <w:r w:rsidR="00AA70D9" w:rsidRPr="003975B0">
        <w:rPr>
          <w:rFonts w:hint="cs"/>
          <w:rtl/>
        </w:rPr>
        <w:t>ב</w:t>
      </w:r>
      <w:r w:rsidR="00183BFF" w:rsidRPr="003975B0">
        <w:rPr>
          <w:rtl/>
        </w:rPr>
        <w:t>דג וביצה שעליו.</w:t>
      </w:r>
    </w:p>
    <w:p w14:paraId="6F5213DF" w14:textId="5CFC4693" w:rsidR="00183BFF" w:rsidRPr="003975B0" w:rsidRDefault="00183BFF" w:rsidP="003975B0">
      <w:pPr>
        <w:rPr>
          <w:rtl/>
        </w:rPr>
      </w:pPr>
      <w:r w:rsidRPr="003975B0">
        <w:rPr>
          <w:rStyle w:val="afffff3"/>
          <w:rtl/>
        </w:rPr>
        <w:lastRenderedPageBreak/>
        <w:t>ושוין</w:t>
      </w:r>
      <w:r w:rsidRPr="003975B0">
        <w:rPr>
          <w:rStyle w:val="afffff3"/>
          <w:rFonts w:hint="cs"/>
          <w:rtl/>
        </w:rPr>
        <w:t>:</w:t>
      </w:r>
      <w:r w:rsidRPr="003975B0">
        <w:rPr>
          <w:rtl/>
        </w:rPr>
        <w:t xml:space="preserve"> </w:t>
      </w:r>
      <w:r w:rsidRPr="003975B0">
        <w:rPr>
          <w:rFonts w:hint="cs"/>
          <w:rtl/>
        </w:rPr>
        <w:t>בריסק</w:t>
      </w:r>
      <w:r w:rsidRPr="003975B0">
        <w:rPr>
          <w:rtl/>
        </w:rPr>
        <w:t xml:space="preserve"> ביצה או קפלוטות ונתן לתוך הדג </w:t>
      </w:r>
      <w:r w:rsidR="00CA4DAC" w:rsidRPr="003975B0">
        <w:rPr>
          <w:rFonts w:hint="cs"/>
          <w:rtl/>
        </w:rPr>
        <w:t>שמותר</w:t>
      </w:r>
    </w:p>
    <w:p w14:paraId="70F6E0B1" w14:textId="77777777" w:rsidR="003975B0" w:rsidRPr="003975B0" w:rsidRDefault="00183BFF" w:rsidP="003975B0">
      <w:pPr>
        <w:pStyle w:val="36"/>
        <w:framePr w:wrap="notBeside"/>
        <w:rPr>
          <w:rtl/>
        </w:rPr>
      </w:pPr>
      <w:r w:rsidRPr="003975B0">
        <w:rPr>
          <w:rtl/>
        </w:rPr>
        <w:t>רבא:</w:t>
      </w:r>
    </w:p>
    <w:p w14:paraId="3AD13465" w14:textId="575FD8D7" w:rsidR="00183BFF" w:rsidRPr="001F19F5" w:rsidRDefault="003975B0" w:rsidP="00CA4DAC">
      <w:pPr>
        <w:rPr>
          <w:rtl/>
        </w:rPr>
      </w:pPr>
      <w:r>
        <w:rPr>
          <w:rStyle w:val="afffff3"/>
          <w:rFonts w:hint="cs"/>
          <w:spacing w:val="-6"/>
          <w:rtl/>
        </w:rPr>
        <w:t xml:space="preserve"> </w:t>
      </w:r>
      <w:r w:rsidR="00183BFF" w:rsidRPr="00EE6043">
        <w:rPr>
          <w:rFonts w:cs="PFT_Frank"/>
          <w:b/>
          <w:bCs/>
          <w:szCs w:val="14"/>
          <w:rtl/>
        </w:rPr>
        <w:t>הלכתא</w:t>
      </w:r>
      <w:r w:rsidR="00183BFF" w:rsidRPr="001F19F5">
        <w:rPr>
          <w:rtl/>
        </w:rPr>
        <w:t xml:space="preserve"> כתנא דידן, ואליבא </w:t>
      </w:r>
      <w:r w:rsidR="00183BFF" w:rsidRPr="001F19F5">
        <w:rPr>
          <w:rStyle w:val="afffff3"/>
          <w:spacing w:val="-6"/>
          <w:rtl/>
        </w:rPr>
        <w:t xml:space="preserve">דב"ה </w:t>
      </w:r>
      <w:r w:rsidR="00183BFF" w:rsidRPr="001F19F5">
        <w:rPr>
          <w:rtl/>
        </w:rPr>
        <w:t>ד</w:t>
      </w:r>
      <w:r w:rsidR="00183BFF" w:rsidRPr="001F19F5">
        <w:rPr>
          <w:rFonts w:hint="cs"/>
          <w:rtl/>
        </w:rPr>
        <w:t>התי</w:t>
      </w:r>
      <w:r w:rsidR="00183BFF" w:rsidRPr="001F19F5">
        <w:rPr>
          <w:rtl/>
        </w:rPr>
        <w:t>רו</w:t>
      </w:r>
      <w:r w:rsidR="00CA4DAC">
        <w:rPr>
          <w:rFonts w:hint="cs"/>
          <w:rtl/>
        </w:rPr>
        <w:t>,</w:t>
      </w:r>
    </w:p>
    <w:p w14:paraId="06D3CD34" w14:textId="77777777" w:rsidR="00183BFF" w:rsidRPr="00C4622C" w:rsidRDefault="00183BFF" w:rsidP="00AA70D9">
      <w:pPr>
        <w:pStyle w:val="affff0"/>
        <w:spacing w:before="60"/>
        <w:rPr>
          <w:sz w:val="18"/>
          <w:rtl/>
        </w:rPr>
      </w:pPr>
      <w:ins w:id="9802" w:author="מספור קטעי משנה" w:date="2026-10-06T10:03:25Z">
        <w:r>
          <w:rPr>
            <w:rStyle w:val="MisparKeta"/>
          </w:rPr>
          <w:t xml:space="preserve">ב. </w:t>
        </w:r>
      </w:ins>
      <w:r w:rsidRPr="00C4622C">
        <w:rPr>
          <w:rtl/>
          <w:rPrChange w:id="40022" w:author="Claude" w:date="2026-10-06T13:34:26Z">
            <w:rPr>
              <w:sz w:val="18"/>
              <w:rtl/>
            </w:rPr>
          </w:rPrChange>
        </w:rPr>
        <w:t>אכלו או שאבד הר"ז לא יבשל עליו.</w:t>
      </w:r>
    </w:p>
    <w:p w14:paraId="20ACC332" w14:textId="77777777" w:rsidR="001F3C6F" w:rsidRPr="001F3C6F" w:rsidRDefault="00183BFF" w:rsidP="001F3C6F">
      <w:pPr>
        <w:pStyle w:val="36"/>
        <w:framePr w:wrap="notBeside"/>
        <w:rPr>
          <w:rtl/>
        </w:rPr>
      </w:pPr>
      <w:r w:rsidRPr="001F3C6F">
        <w:rPr>
          <w:rtl/>
        </w:rPr>
        <w:t>אביי:</w:t>
      </w:r>
    </w:p>
    <w:p w14:paraId="0673F473" w14:textId="6C92081E" w:rsidR="00183BFF" w:rsidRDefault="00183BFF" w:rsidP="003975B0">
      <w:pPr>
        <w:pStyle w:val="affffff0"/>
        <w:rPr>
          <w:rtl/>
        </w:rPr>
      </w:pPr>
      <w:r w:rsidRPr="006F178A">
        <w:rPr>
          <w:rtl/>
        </w:rPr>
        <w:t>התחיל בעיסתו ונאכל עירובו - גומר.</w:t>
      </w:r>
    </w:p>
    <w:p w14:paraId="478B927E" w14:textId="542A38D0" w:rsidR="003975B0" w:rsidRPr="006F178A" w:rsidRDefault="003975B0" w:rsidP="003975B0">
      <w:pPr>
        <w:pStyle w:val="afff0"/>
        <w:rPr>
          <w:rtl/>
        </w:rPr>
      </w:pPr>
      <w:r>
        <w:rPr>
          <w:rFonts w:hint="cs"/>
          <w:rtl/>
        </w:rPr>
        <w:t>****</w:t>
      </w:r>
    </w:p>
    <w:p>
      <w:pPr>
        <w:pStyle w:val="MishnaBatzad"/>
        <w:rPr>
          <w:ins w:id="20037" w:author="קלוד" w:date="2026-10-06T10:08:13Z"/>
        </w:rPr>
      </w:pPr>
      <w:ins w:id="20036" w:author="קלוד" w:date="2026-10-06T10:08:13Z">
        <w:r>
          <w:t xml:space="preserve">משנה ב</w:t>
        </w:r>
      </w:ins>
    </w:p>
    <w:p w14:paraId="297587DE" w14:textId="77777777" w:rsidR="00183BFF" w:rsidRDefault="00183BFF" w:rsidP="00262BD8">
      <w:pPr>
        <w:pStyle w:val="afff8"/>
        <w:spacing w:before="120"/>
        <w:jc w:val="center"/>
        <w:rPr>
          <w:rtl/>
        </w:rPr>
        <w:pPrChange w:id="90014" w:author="קלוד" w:date="2026-10-08T12:08:16Z">
          <w:pPr>
            <w:pStyle w:val="afff8"/>
            <w:jc w:val="center"/>
          </w:pPr>
        </w:pPrChange>
      </w:pPr>
      <w:r w:rsidRPr="006F178A">
        <w:rPr>
          <w:rtl/>
        </w:rPr>
        <w:t>חל להיות אחר השבת,</w:t>
      </w:r>
    </w:p>
    <w:p w14:paraId="1CEA09F2" w14:textId="77777777" w:rsidR="00183BFF" w:rsidRPr="006F178A" w:rsidRDefault="00183BFF" w:rsidP="00262BD8">
      <w:pPr>
        <w:pStyle w:val="afff8"/>
        <w:jc w:val="center"/>
        <w:rPr>
          <w:rtl/>
        </w:rPr>
      </w:pPr>
      <w:r w:rsidRPr="00240782">
        <w:rPr>
          <w:rStyle w:val="afffff1"/>
          <w:rtl/>
        </w:rPr>
        <w:t>ב"ש:</w:t>
      </w:r>
      <w:r w:rsidRPr="006F178A">
        <w:rPr>
          <w:rtl/>
        </w:rPr>
        <w:t xml:space="preserve"> מטבילין את הכל מלפני השבת.</w:t>
      </w:r>
    </w:p>
    <w:p w14:paraId="598C4887" w14:textId="77777777" w:rsidR="00183BFF" w:rsidRPr="006F178A" w:rsidRDefault="00183BFF" w:rsidP="00262BD8">
      <w:pPr>
        <w:pStyle w:val="afff8"/>
        <w:jc w:val="center"/>
        <w:rPr>
          <w:rtl/>
        </w:rPr>
      </w:pPr>
      <w:r w:rsidRPr="00240782">
        <w:rPr>
          <w:rStyle w:val="afffff1"/>
          <w:rtl/>
        </w:rPr>
        <w:t>ולב"ה:</w:t>
      </w:r>
      <w:r w:rsidRPr="006F178A">
        <w:rPr>
          <w:rtl/>
        </w:rPr>
        <w:t xml:space="preserve"> כלים מלפני השבת, ואדם בשבת.</w:t>
      </w:r>
    </w:p>
    <w:p w14:paraId="75C7450C" w14:textId="77777777" w:rsidR="00183BFF" w:rsidRPr="001F19F5" w:rsidRDefault="00183BFF" w:rsidP="00262BD8">
      <w:pPr>
        <w:pStyle w:val="afff8"/>
        <w:rPr>
          <w:rtl/>
        </w:rPr>
      </w:pPr>
      <w:r w:rsidRPr="00CA4DAC">
        <w:rPr>
          <w:rStyle w:val="afffff1"/>
          <w:rtl/>
        </w:rPr>
        <w:t>ושוין</w:t>
      </w:r>
      <w:r w:rsidRPr="001F19F5">
        <w:rPr>
          <w:rtl/>
        </w:rPr>
        <w:t xml:space="preserve"> שמשיקין את המים בכלי אבן לטהרן,</w:t>
      </w:r>
      <w:r w:rsidR="00CA4DAC">
        <w:rPr>
          <w:rFonts w:hint="cs"/>
          <w:rtl/>
        </w:rPr>
        <w:t xml:space="preserve"> </w:t>
      </w:r>
      <w:r w:rsidRPr="001F19F5">
        <w:rPr>
          <w:rtl/>
        </w:rPr>
        <w:t>אבל לא מטבילין.</w:t>
      </w:r>
    </w:p>
    <w:p w14:paraId="78B0CDAC" w14:textId="7B776510" w:rsidR="00183BFF" w:rsidRPr="006F178A" w:rsidRDefault="00183BFF" w:rsidP="001B7CE5">
      <w:pPr>
        <w:pStyle w:val="afff8"/>
        <w:spacing w:after="60" w:line="220" w:lineRule="exact"/>
        <w:jc w:val="center"/>
        <w:rPr>
          <w:rtl/>
        </w:rPr>
      </w:pPr>
      <w:r w:rsidRPr="004866D7">
        <w:rPr>
          <w:rtl/>
        </w:rPr>
        <w:t>ומטבילין מגב לגב ומחבורה לחבורה</w:t>
      </w:r>
      <w:r w:rsidRPr="006F178A">
        <w:rPr>
          <w:rtl/>
        </w:rPr>
        <w:t>.</w:t>
      </w:r>
    </w:p>
    <w:p w14:paraId="31CF4A7A" w14:textId="77777777" w:rsidR="00183BFF" w:rsidRPr="006F178A" w:rsidRDefault="00183BFF" w:rsidP="00183BFF">
      <w:pPr>
        <w:pStyle w:val="afff2"/>
        <w:framePr w:wrap="around"/>
        <w:rPr>
          <w:rtl/>
        </w:rPr>
      </w:pPr>
      <w:r w:rsidRPr="006F178A">
        <w:rPr>
          <w:rtl/>
        </w:rPr>
        <w:t>יח.</w:t>
      </w:r>
    </w:p>
    <w:p w14:paraId="0927779C" w14:textId="634D98C5" w:rsidR="001B7CE5" w:rsidRPr="001B7CE5" w:rsidRDefault="002F21A0" w:rsidP="001B7CE5">
      <w:pPr>
        <w:pStyle w:val="36"/>
        <w:framePr w:wrap="notBeside"/>
        <w:rPr>
          <w:rtl/>
        </w:rPr>
      </w:pPr>
      <w:r>
        <w:rPr>
          <w:rFonts w:hint="cs"/>
          <w:rtl/>
        </w:rPr>
        <w:t>רבה:</w:t>
      </w:r>
    </w:p>
    <w:p w14:paraId="167C79E2" w14:textId="61AE6F70" w:rsidR="002F21A0" w:rsidRDefault="002F21A0" w:rsidP="001B7CE5">
      <w:pPr>
        <w:pStyle w:val="afffffe"/>
        <w:spacing w:before="0"/>
        <w:rPr>
          <w:rStyle w:val="afffff3"/>
          <w:rtl/>
        </w:rPr>
      </w:pPr>
      <w:r>
        <w:rPr>
          <w:rFonts w:hint="cs"/>
          <w:rtl/>
        </w:rPr>
        <w:t xml:space="preserve">לכו''ע </w:t>
      </w:r>
      <w:r w:rsidR="00183BFF" w:rsidRPr="006F178A">
        <w:rPr>
          <w:rtl/>
        </w:rPr>
        <w:t xml:space="preserve">כלי בשבת לא, </w:t>
      </w:r>
      <w:r>
        <w:rPr>
          <w:rFonts w:hint="cs"/>
          <w:rtl/>
        </w:rPr>
        <w:t xml:space="preserve">שמא יעבירנו בשבת ד''א ברה''ר. </w:t>
      </w:r>
    </w:p>
    <w:p w14:paraId="6F80EE2F" w14:textId="77777777" w:rsidR="00183BFF" w:rsidRPr="002F21A0" w:rsidRDefault="00183BFF" w:rsidP="00262BD8">
      <w:pPr>
        <w:rPr>
          <w:rtl/>
        </w:rPr>
      </w:pPr>
      <w:r w:rsidRPr="002F21A0">
        <w:rPr>
          <w:rFonts w:hint="cs"/>
          <w:rtl/>
        </w:rPr>
        <w:t>ו</w:t>
      </w:r>
      <w:r w:rsidRPr="002F21A0">
        <w:rPr>
          <w:rtl/>
        </w:rPr>
        <w:t>בור בחצירו, גזירה אטו בור בר</w:t>
      </w:r>
      <w:r w:rsidRPr="002F21A0">
        <w:rPr>
          <w:rFonts w:hint="cs"/>
          <w:rtl/>
        </w:rPr>
        <w:t>ה"ר</w:t>
      </w:r>
      <w:r w:rsidRPr="002F21A0">
        <w:rPr>
          <w:rtl/>
        </w:rPr>
        <w:t>. וביו"ט גזרו אטו שבת.</w:t>
      </w:r>
    </w:p>
    <w:p w14:paraId="70F88F23" w14:textId="77777777" w:rsidR="002F21A0" w:rsidRPr="002F21A0" w:rsidRDefault="00AA70D9" w:rsidP="002F21A0">
      <w:pPr>
        <w:pStyle w:val="36"/>
        <w:framePr w:wrap="notBeside"/>
        <w:rPr>
          <w:rtl/>
        </w:rPr>
      </w:pPr>
      <w:r w:rsidRPr="002F21A0">
        <w:rPr>
          <w:rFonts w:hint="cs"/>
          <w:rtl/>
        </w:rPr>
        <w:t>ו</w:t>
      </w:r>
      <w:r w:rsidR="00183BFF" w:rsidRPr="002F21A0">
        <w:rPr>
          <w:rFonts w:hint="cs"/>
          <w:rtl/>
        </w:rPr>
        <w:t>לא גזרי'</w:t>
      </w:r>
    </w:p>
    <w:p w14:paraId="403E8147" w14:textId="2CB30936" w:rsidR="00183BFF" w:rsidRPr="002F21A0" w:rsidRDefault="00183BFF" w:rsidP="00B244EE">
      <w:pPr>
        <w:spacing w:after="60"/>
        <w:rPr>
          <w:rtl/>
        </w:rPr>
      </w:pPr>
      <w:r w:rsidRPr="002F21A0">
        <w:rPr>
          <w:rFonts w:hint="cs"/>
          <w:rtl/>
        </w:rPr>
        <w:t xml:space="preserve">במתני' </w:t>
      </w:r>
      <w:r w:rsidRPr="002F21A0">
        <w:rPr>
          <w:rtl/>
        </w:rPr>
        <w:t>השקה אטו הטבלה</w:t>
      </w:r>
      <w:r w:rsidRPr="002F21A0">
        <w:rPr>
          <w:rFonts w:hint="cs"/>
          <w:rtl/>
        </w:rPr>
        <w:t>,</w:t>
      </w:r>
      <w:r w:rsidR="00AA70D9" w:rsidRPr="002F21A0">
        <w:rPr>
          <w:rFonts w:hint="cs"/>
          <w:rtl/>
        </w:rPr>
        <w:t xml:space="preserve">- </w:t>
      </w:r>
      <w:r w:rsidRPr="002F21A0">
        <w:rPr>
          <w:rtl/>
        </w:rPr>
        <w:t>ד</w:t>
      </w:r>
      <w:r w:rsidRPr="002F21A0">
        <w:rPr>
          <w:rFonts w:hint="cs"/>
          <w:rtl/>
        </w:rPr>
        <w:t xml:space="preserve">נזהר </w:t>
      </w:r>
      <w:r w:rsidRPr="002F21A0">
        <w:rPr>
          <w:rtl/>
        </w:rPr>
        <w:t xml:space="preserve">דהא </w:t>
      </w:r>
      <w:r w:rsidRPr="002F21A0">
        <w:rPr>
          <w:rFonts w:hint="cs"/>
          <w:rtl/>
        </w:rPr>
        <w:t>אין לו</w:t>
      </w:r>
      <w:r w:rsidR="00AA70D9" w:rsidRPr="002F21A0">
        <w:rPr>
          <w:rtl/>
        </w:rPr>
        <w:t xml:space="preserve"> מים יפים</w:t>
      </w:r>
      <w:r w:rsidR="002F21A0">
        <w:rPr>
          <w:rFonts w:hint="cs"/>
          <w:rtl/>
        </w:rPr>
        <w:t>.</w:t>
      </w:r>
    </w:p>
    <w:p w14:paraId="7C046EDE" w14:textId="2974967E" w:rsidR="002F21A0" w:rsidRPr="002F21A0" w:rsidRDefault="00B244EE" w:rsidP="00B244EE">
      <w:pPr>
        <w:pStyle w:val="36"/>
        <w:framePr w:wrap="notBeside"/>
        <w:rPr>
          <w:rtl/>
        </w:rPr>
      </w:pPr>
      <w:r w:rsidRPr="00B244EE">
        <w:rPr>
          <w:rFonts w:hint="cs"/>
          <w:rtl/>
        </w:rPr>
        <w:t>א.</w:t>
      </w:r>
      <w:r>
        <w:rPr>
          <w:rFonts w:hint="cs"/>
          <w:rtl/>
        </w:rPr>
        <w:t xml:space="preserve"> </w:t>
      </w:r>
      <w:r w:rsidR="00AA70D9" w:rsidRPr="002F21A0">
        <w:rPr>
          <w:rFonts w:hint="cs"/>
          <w:rtl/>
        </w:rPr>
        <w:t>והך</w:t>
      </w:r>
    </w:p>
    <w:p w14:paraId="38F2528A" w14:textId="5603F9B8" w:rsidR="00183BFF" w:rsidRDefault="00AA70D9" w:rsidP="00AA70D9">
      <w:pPr>
        <w:rPr>
          <w:rtl/>
        </w:rPr>
      </w:pPr>
      <w:r>
        <w:rPr>
          <w:rFonts w:hint="cs"/>
          <w:rtl/>
        </w:rPr>
        <w:t>ד</w:t>
      </w:r>
      <w:r w:rsidR="00183BFF" w:rsidRPr="006F178A">
        <w:rPr>
          <w:rtl/>
        </w:rPr>
        <w:t>מדלין בדלי טמא, והוא טהור. לא גזרי' אטו</w:t>
      </w:r>
      <w:r w:rsidR="00183BFF">
        <w:rPr>
          <w:rFonts w:hint="cs"/>
          <w:rtl/>
        </w:rPr>
        <w:t>,</w:t>
      </w:r>
      <w:r w:rsidR="00183BFF" w:rsidRPr="006F178A">
        <w:rPr>
          <w:rtl/>
        </w:rPr>
        <w:t xml:space="preserve"> </w:t>
      </w:r>
    </w:p>
    <w:p w14:paraId="40623D42" w14:textId="77777777" w:rsidR="002F21A0" w:rsidRPr="002F21A0" w:rsidRDefault="00183BFF" w:rsidP="002F21A0">
      <w:pPr>
        <w:pStyle w:val="36"/>
        <w:framePr w:wrap="notBeside"/>
        <w:rPr>
          <w:rtl/>
        </w:rPr>
      </w:pPr>
      <w:r w:rsidRPr="002F21A0">
        <w:rPr>
          <w:rFonts w:hint="cs"/>
          <w:rtl/>
        </w:rPr>
        <w:t>-</w:t>
      </w:r>
    </w:p>
    <w:p w14:paraId="4355587E" w14:textId="0CEB57D1" w:rsidR="00183BFF" w:rsidRPr="006F178A" w:rsidRDefault="00183BFF" w:rsidP="002F21A0">
      <w:pPr>
        <w:rPr>
          <w:rtl/>
        </w:rPr>
      </w:pPr>
      <w:r w:rsidRPr="006F178A">
        <w:rPr>
          <w:rtl/>
        </w:rPr>
        <w:t>דמתוך שהות</w:t>
      </w:r>
      <w:r w:rsidRPr="006F178A">
        <w:rPr>
          <w:rFonts w:hint="cs"/>
          <w:rtl/>
        </w:rPr>
        <w:t>ר</w:t>
      </w:r>
      <w:r>
        <w:rPr>
          <w:rtl/>
        </w:rPr>
        <w:t xml:space="preserve"> לו רק ע"י ד</w:t>
      </w:r>
      <w:r w:rsidR="00445003">
        <w:rPr>
          <w:rFonts w:hint="cs"/>
          <w:rtl/>
        </w:rPr>
        <w:t>ילוי,</w:t>
      </w:r>
      <w:r w:rsidRPr="006F178A">
        <w:rPr>
          <w:rtl/>
        </w:rPr>
        <w:t xml:space="preserve"> זכור הוא.</w:t>
      </w:r>
    </w:p>
    <w:p w14:paraId="38EC76D5" w14:textId="19747278" w:rsidR="002F21A0" w:rsidRPr="002F21A0" w:rsidRDefault="00B244EE" w:rsidP="002F21A0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ב. </w:t>
      </w:r>
      <w:r w:rsidR="00183BFF" w:rsidRPr="002F21A0">
        <w:rPr>
          <w:rtl/>
        </w:rPr>
        <w:t>והך</w:t>
      </w:r>
    </w:p>
    <w:p w14:paraId="3C30A3E1" w14:textId="0162456D" w:rsidR="00183BFF" w:rsidRDefault="00183BFF" w:rsidP="00183BFF">
      <w:pPr>
        <w:rPr>
          <w:rtl/>
        </w:rPr>
      </w:pPr>
      <w:r>
        <w:rPr>
          <w:rtl/>
        </w:rPr>
        <w:t xml:space="preserve">דלא גזרי' בכלי שנטמא ביו"ט אטו </w:t>
      </w:r>
      <w:r>
        <w:rPr>
          <w:rStyle w:val="afffff3"/>
          <w:rtl/>
          <w:rPrChange w:id="9053" w:author="מנוע אמוראים" w:date="2026-10-05T16:41:24Z">
            <w:rPr>
              <w:rtl/>
            </w:rPr>
          </w:rPrChange>
        </w:rPr>
        <w:t xml:space="preserve">עריו"ט</w:t>
      </w:r>
      <w:r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="00AA70D9">
        <w:rPr>
          <w:rFonts w:hint="cs"/>
          <w:rtl/>
        </w:rPr>
        <w:t>- דאינו שכיח</w:t>
      </w:r>
    </w:p>
    <w:p w14:paraId="62E0E477" w14:textId="50D0B103" w:rsidR="002F21A0" w:rsidRPr="002F21A0" w:rsidRDefault="00B244EE" w:rsidP="002F21A0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ג. </w:t>
      </w:r>
      <w:r w:rsidR="00183BFF" w:rsidRPr="002F21A0">
        <w:rPr>
          <w:rtl/>
        </w:rPr>
        <w:t>וה</w:t>
      </w:r>
      <w:r w:rsidR="00183BFF" w:rsidRPr="002F21A0">
        <w:rPr>
          <w:rFonts w:hint="cs"/>
          <w:rtl/>
        </w:rPr>
        <w:t>ך</w:t>
      </w:r>
    </w:p>
    <w:p w14:paraId="310BBADE" w14:textId="0D2F3332" w:rsidR="00183BFF" w:rsidRPr="002F21A0" w:rsidRDefault="00183BFF" w:rsidP="00183BFF">
      <w:pPr>
        <w:rPr>
          <w:rtl/>
        </w:rPr>
      </w:pPr>
      <w:r w:rsidRPr="002F21A0">
        <w:rPr>
          <w:rtl/>
        </w:rPr>
        <w:t>דרק כלי שנטמא בולד הטומאה מטבילים אותו ביו"ט</w:t>
      </w:r>
    </w:p>
    <w:p w14:paraId="2A0C9F1B" w14:textId="2C85B5F9" w:rsidR="00183BFF" w:rsidRPr="00B244EE" w:rsidRDefault="00183BFF" w:rsidP="00B244EE">
      <w:pPr>
        <w:rPr>
          <w:spacing w:val="-4"/>
          <w:rtl/>
        </w:rPr>
      </w:pPr>
      <w:r w:rsidRPr="00B244EE">
        <w:rPr>
          <w:spacing w:val="-4"/>
          <w:rtl/>
        </w:rPr>
        <w:t>ולא גזרי אטו אב הטומאה.</w:t>
      </w:r>
      <w:r w:rsidR="00AA70D9" w:rsidRPr="00B244EE">
        <w:rPr>
          <w:rFonts w:hint="cs"/>
          <w:spacing w:val="-4"/>
          <w:rtl/>
        </w:rPr>
        <w:t>-</w:t>
      </w:r>
      <w:r w:rsidR="00B244EE">
        <w:rPr>
          <w:rFonts w:hint="cs"/>
          <w:spacing w:val="-4"/>
          <w:rtl/>
        </w:rPr>
        <w:t xml:space="preserve"> </w:t>
      </w:r>
      <w:r w:rsidRPr="00B244EE">
        <w:rPr>
          <w:spacing w:val="-4"/>
          <w:rtl/>
        </w:rPr>
        <w:t xml:space="preserve">כיון </w:t>
      </w:r>
      <w:r w:rsidR="00B244EE">
        <w:rPr>
          <w:rFonts w:hint="cs"/>
          <w:spacing w:val="-4"/>
          <w:rtl/>
        </w:rPr>
        <w:t>ש</w:t>
      </w:r>
      <w:r w:rsidRPr="00B244EE">
        <w:rPr>
          <w:spacing w:val="-4"/>
          <w:rtl/>
        </w:rPr>
        <w:t>כהנים זריזים הם לא משכח"ל.</w:t>
      </w:r>
    </w:p>
    <w:p w14:paraId="3DC01383" w14:textId="457E1FA7" w:rsidR="00B244EE" w:rsidRPr="00B244EE" w:rsidRDefault="00B244EE" w:rsidP="00B244EE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ד. </w:t>
      </w:r>
      <w:r w:rsidR="00183BFF" w:rsidRPr="00B244EE">
        <w:rPr>
          <w:rtl/>
        </w:rPr>
        <w:t>וה</w:t>
      </w:r>
      <w:r w:rsidR="00183BFF" w:rsidRPr="00B244EE">
        <w:rPr>
          <w:rFonts w:hint="cs"/>
          <w:rtl/>
        </w:rPr>
        <w:t>ך</w:t>
      </w:r>
      <w:r w:rsidR="00183BFF" w:rsidRPr="00B244EE">
        <w:rPr>
          <w:rtl/>
        </w:rPr>
        <w:t>:</w:t>
      </w:r>
    </w:p>
    <w:p w14:paraId="668A7162" w14:textId="7E17E4E1" w:rsidR="00183BFF" w:rsidRPr="00B244EE" w:rsidRDefault="00183BFF" w:rsidP="00B244EE">
      <w:pPr>
        <w:rPr>
          <w:rtl/>
        </w:rPr>
      </w:pPr>
      <w:r w:rsidRPr="006F178A">
        <w:rPr>
          <w:rtl/>
        </w:rPr>
        <w:t>נדה שאין לה בגדים מערמת וטובלת בבגדיה.</w:t>
      </w:r>
      <w:r w:rsidR="00AA70D9">
        <w:rPr>
          <w:rFonts w:hint="cs"/>
          <w:rtl/>
        </w:rPr>
        <w:t xml:space="preserve"> </w:t>
      </w:r>
      <w:r w:rsidRPr="006F178A">
        <w:rPr>
          <w:rtl/>
        </w:rPr>
        <w:t xml:space="preserve">לא גזרי </w:t>
      </w:r>
      <w:r w:rsidR="00B244EE">
        <w:rPr>
          <w:rFonts w:hint="cs"/>
          <w:spacing w:val="-4"/>
          <w:rtl/>
        </w:rPr>
        <w:t>א</w:t>
      </w:r>
      <w:r w:rsidRPr="00AA70D9">
        <w:rPr>
          <w:rFonts w:hint="cs"/>
          <w:spacing w:val="-4"/>
          <w:rtl/>
        </w:rPr>
        <w:t>ט</w:t>
      </w:r>
      <w:r w:rsidRPr="00AA70D9">
        <w:rPr>
          <w:spacing w:val="-4"/>
          <w:rtl/>
        </w:rPr>
        <w:t xml:space="preserve">ו </w:t>
      </w:r>
      <w:r w:rsidRPr="00B244EE">
        <w:rPr>
          <w:rtl/>
        </w:rPr>
        <w:t>בגדים עצמם.</w:t>
      </w:r>
      <w:r w:rsidRPr="00B244EE">
        <w:rPr>
          <w:rFonts w:hint="cs"/>
          <w:rtl/>
        </w:rPr>
        <w:t xml:space="preserve"> </w:t>
      </w:r>
      <w:r w:rsidR="00AA70D9" w:rsidRPr="00B244EE">
        <w:rPr>
          <w:rFonts w:hint="cs"/>
          <w:rtl/>
        </w:rPr>
        <w:t>-</w:t>
      </w:r>
      <w:r w:rsidRPr="00B244EE">
        <w:rPr>
          <w:rtl/>
        </w:rPr>
        <w:t>דמתוך שהותרה ע"י מלבוש זכורה היא.</w:t>
      </w:r>
    </w:p>
    <w:p w14:paraId="682CA6FF" w14:textId="06CE245E" w:rsidR="00183BFF" w:rsidRPr="006F178A" w:rsidRDefault="00B35974" w:rsidP="00B35974">
      <w:pPr>
        <w:pStyle w:val="afff0"/>
        <w:rPr>
          <w:del w:id="90050" w:author="מנוע עיצוב" w:date="2026-10-08T11:01:28Z"/>
          <w:rtl/>
        </w:rPr>
      </w:pPr>
      <w:del w:id="90049" w:author="מנוע עיצוב" w:date="2026-10-08T11:01:28Z">
        <w:r>
          <w:rPr>
            <w:rFonts w:ascii="BA TM • Vilna Extra-Bold" w:hAnsi="BA TM • Vilna Extra-Bold" w:hint="cs"/>
            <w:rtl/>
          </w:rPr>
          <w:delText xml:space="preserve">****</w:delText>
        </w:r>
      </w:del>
    </w:p>
    <w:p w14:paraId="140F8225" w14:textId="77777777" w:rsidR="00183BFF" w:rsidRDefault="00183BFF" w:rsidP="00183BFF">
      <w:pPr>
        <w:pStyle w:val="afffff8"/>
        <w:rPr>
          <w:rtl/>
        </w:rPr>
      </w:pPr>
      <w:r>
        <w:rPr>
          <w:rFonts w:hint="cs"/>
          <w:rtl/>
        </w:rPr>
        <w:t>אין טובלין כלים בשבת ויו</w:t>
      </w:r>
      <w:r w:rsidR="0001190A">
        <w:rPr>
          <w:rtl/>
        </w:rPr>
        <w:t>"</w:t>
      </w:r>
      <w:r>
        <w:rPr>
          <w:rFonts w:hint="cs"/>
          <w:rtl/>
        </w:rPr>
        <w:t>ט</w:t>
      </w:r>
    </w:p>
    <w:p w14:paraId="3D7482A9" w14:textId="77777777" w:rsidR="002F53C3" w:rsidRPr="002F53C3" w:rsidRDefault="00CF35D5" w:rsidP="002F53C3">
      <w:pPr>
        <w:pStyle w:val="36"/>
        <w:framePr w:wrap="notBeside"/>
        <w:rPr>
          <w:rtl/>
        </w:rPr>
      </w:pPr>
      <w:r w:rsidRPr="002F53C3">
        <w:rPr>
          <w:rFonts w:hint="cs"/>
          <w:rtl/>
        </w:rPr>
        <w:t>א</w:t>
      </w:r>
      <w:r w:rsidR="00183BFF" w:rsidRPr="002F53C3">
        <w:rPr>
          <w:rFonts w:hint="cs"/>
          <w:rtl/>
        </w:rPr>
        <w:t xml:space="preserve">. </w:t>
      </w:r>
      <w:r w:rsidR="00183BFF" w:rsidRPr="002F53C3">
        <w:rPr>
          <w:rtl/>
        </w:rPr>
        <w:t>רב יוסף:</w:t>
      </w:r>
    </w:p>
    <w:p w14:paraId="3200826F" w14:textId="43E71370" w:rsidR="00183BFF" w:rsidRPr="002F53C3" w:rsidRDefault="00183BFF" w:rsidP="002F53C3">
      <w:pPr>
        <w:rPr>
          <w:rtl/>
        </w:rPr>
      </w:pPr>
      <w:r w:rsidRPr="002F53C3">
        <w:rPr>
          <w:rtl/>
        </w:rPr>
        <w:t xml:space="preserve">גזרה משום סחיטה. </w:t>
      </w:r>
      <w:r w:rsidRPr="002F53C3">
        <w:rPr>
          <w:rFonts w:hint="cs"/>
          <w:rtl/>
        </w:rPr>
        <w:t xml:space="preserve">ואטו הך גם כלים </w:t>
      </w:r>
      <w:r w:rsidR="00DE0479">
        <w:rPr>
          <w:rFonts w:hint="cs"/>
          <w:rtl/>
        </w:rPr>
        <w:t>שאינם</w:t>
      </w:r>
      <w:r w:rsidRPr="002F53C3">
        <w:rPr>
          <w:rFonts w:hint="cs"/>
          <w:rtl/>
        </w:rPr>
        <w:t xml:space="preserve"> בני סחיטה</w:t>
      </w:r>
      <w:r w:rsidR="00DE0479">
        <w:rPr>
          <w:rFonts w:hint="cs"/>
          <w:rtl/>
        </w:rPr>
        <w:t>.</w:t>
      </w:r>
      <w:r w:rsidRPr="002F53C3">
        <w:rPr>
          <w:rFonts w:hint="cs"/>
          <w:rtl/>
        </w:rPr>
        <w:t xml:space="preserve"> </w:t>
      </w:r>
    </w:p>
    <w:p w14:paraId="561810B2" w14:textId="77777777" w:rsidR="002F53C3" w:rsidRPr="002F53C3" w:rsidRDefault="00183BFF" w:rsidP="002F53C3">
      <w:pPr>
        <w:pStyle w:val="36"/>
        <w:framePr w:wrap="notBeside"/>
        <w:rPr>
          <w:rtl/>
        </w:rPr>
      </w:pPr>
      <w:r w:rsidRPr="002F53C3">
        <w:rPr>
          <w:rFonts w:hint="cs"/>
          <w:rtl/>
        </w:rPr>
        <w:t xml:space="preserve">ב. </w:t>
      </w:r>
      <w:r w:rsidRPr="002F53C3">
        <w:rPr>
          <w:rtl/>
        </w:rPr>
        <w:t>רב ביבי:</w:t>
      </w:r>
    </w:p>
    <w:p w14:paraId="5898B09E" w14:textId="0489DF6D" w:rsidR="00183BFF" w:rsidRPr="006F178A" w:rsidRDefault="00183BFF" w:rsidP="00183BFF">
      <w:pPr>
        <w:rPr>
          <w:rtl/>
        </w:rPr>
      </w:pPr>
      <w:r w:rsidRPr="006F178A">
        <w:rPr>
          <w:rtl/>
        </w:rPr>
        <w:t xml:space="preserve">גזרה שמא ישהא. </w:t>
      </w:r>
      <w:r w:rsidRPr="008E412B">
        <w:rPr>
          <w:rStyle w:val="afffff3"/>
          <w:rFonts w:hint="cs"/>
          <w:rtl/>
        </w:rPr>
        <w:t>ו</w:t>
      </w:r>
      <w:r w:rsidRPr="008E412B">
        <w:rPr>
          <w:rStyle w:val="afffff3"/>
          <w:rtl/>
        </w:rPr>
        <w:t>ת"כ</w:t>
      </w:r>
      <w:r>
        <w:rPr>
          <w:rStyle w:val="afffff3"/>
          <w:rFonts w:hint="cs"/>
          <w:rtl/>
        </w:rPr>
        <w:t>,</w:t>
      </w:r>
      <w:r w:rsidRPr="006F178A">
        <w:rPr>
          <w:rtl/>
        </w:rPr>
        <w:t xml:space="preserve"> </w:t>
      </w:r>
    </w:p>
    <w:p w14:paraId="738FAC66" w14:textId="77777777" w:rsidR="00DE0479" w:rsidRPr="00DE0479" w:rsidRDefault="00183BFF" w:rsidP="00DE0479">
      <w:pPr>
        <w:pStyle w:val="36"/>
        <w:framePr w:wrap="notBeside"/>
        <w:rPr>
          <w:rtl/>
        </w:rPr>
      </w:pPr>
      <w:r w:rsidRPr="00DE0479">
        <w:rPr>
          <w:rFonts w:hint="cs"/>
          <w:rtl/>
        </w:rPr>
        <w:t xml:space="preserve">ג. </w:t>
      </w:r>
      <w:r w:rsidRPr="00DE0479">
        <w:rPr>
          <w:rtl/>
        </w:rPr>
        <w:t>רבא:</w:t>
      </w:r>
    </w:p>
    <w:p w14:paraId="74BC847F" w14:textId="3B9DF8D4" w:rsidR="00183BFF" w:rsidRPr="006F178A" w:rsidRDefault="00183BFF" w:rsidP="00445003">
      <w:pPr>
        <w:rPr>
          <w:rtl/>
        </w:rPr>
      </w:pPr>
      <w:r w:rsidRPr="006F178A">
        <w:rPr>
          <w:rtl/>
        </w:rPr>
        <w:t>מפני שנראה כמתקן כלי. ואדם דנראה כמיקר.</w:t>
      </w:r>
    </w:p>
    <w:p w14:paraId="3795778D" w14:textId="77777777">
      <w:pPr>
        <w:pStyle w:val="afff2"/>
        <w:framePr w:wrap="around"/>
        <w:rPr>
          <w:ins w:id="92139" w:author="Claude" w:date="2026-10-12T12:00:00Z"/>
          <w:rtl/>
        </w:rPr>
      </w:pPr>
      <w:ins w:id="92140" w:author="Claude" w:date="2026-10-12T12:00:00Z">
        <w:r>
          <w:rPr>
            <w:rFonts w:hint="cs"/>
            <w:rtl/>
          </w:rPr>
          <w:t>יח:</w:t>
        </w:r>
      </w:ins>
    </w:p>
    <w:p w14:paraId="7F33F9F0" w14:textId="77777777" w:rsidR="00183BFF" w:rsidRPr="00DE0479" w:rsidRDefault="00183BFF" w:rsidP="00D229A6">
      <w:pPr>
        <w:rPr>
          <w:rtl/>
        </w:rPr>
      </w:pPr>
      <w:r w:rsidRPr="006F178A">
        <w:rPr>
          <w:rtl/>
        </w:rPr>
        <w:lastRenderedPageBreak/>
        <w:t>ואפי' במים רעים</w:t>
      </w:r>
      <w:r w:rsidR="00D229A6">
        <w:rPr>
          <w:rFonts w:hint="cs"/>
          <w:rtl/>
        </w:rPr>
        <w:t>-</w:t>
      </w:r>
      <w:r w:rsidRPr="006F178A">
        <w:rPr>
          <w:rtl/>
        </w:rPr>
        <w:t xml:space="preserve"> </w:t>
      </w:r>
      <w:r>
        <w:rPr>
          <w:rFonts w:hint="cs"/>
          <w:rtl/>
        </w:rPr>
        <w:t xml:space="preserve">בימות שרב, </w:t>
      </w:r>
      <w:r w:rsidR="00D229A6">
        <w:rPr>
          <w:rFonts w:hint="cs"/>
          <w:rtl/>
        </w:rPr>
        <w:t xml:space="preserve">ואפי' בימות הגשמים </w:t>
      </w:r>
      <w:r w:rsidR="00D229A6" w:rsidRPr="00DE0479">
        <w:rPr>
          <w:rFonts w:hint="cs"/>
          <w:rtl/>
        </w:rPr>
        <w:t>כשמלוכלך בטיט</w:t>
      </w:r>
      <w:r w:rsidRPr="00DE0479">
        <w:rPr>
          <w:rFonts w:hint="cs"/>
          <w:rtl/>
        </w:rPr>
        <w:t xml:space="preserve">, </w:t>
      </w:r>
      <w:r w:rsidRPr="00DE0479">
        <w:rPr>
          <w:rtl/>
        </w:rPr>
        <w:t>והואיל ובשבת שרי</w:t>
      </w:r>
      <w:r w:rsidRPr="00DE0479">
        <w:rPr>
          <w:rFonts w:hint="cs"/>
          <w:rtl/>
        </w:rPr>
        <w:t>,</w:t>
      </w:r>
      <w:r w:rsidRPr="00DE0479">
        <w:rPr>
          <w:rtl/>
        </w:rPr>
        <w:t xml:space="preserve"> ביו</w:t>
      </w:r>
      <w:r w:rsidRPr="00DE0479">
        <w:rPr>
          <w:rFonts w:hint="cs"/>
          <w:rtl/>
        </w:rPr>
        <w:t>ה"כ</w:t>
      </w:r>
      <w:r w:rsidRPr="00DE0479">
        <w:rPr>
          <w:rtl/>
        </w:rPr>
        <w:t xml:space="preserve"> נמי שרי.</w:t>
      </w:r>
    </w:p>
    <w:p w14:paraId="0CCBF675" w14:textId="7667DB22" w:rsidR="00DE0479" w:rsidRPr="00DE0479" w:rsidRDefault="00183BFF" w:rsidP="00DE0479">
      <w:pPr>
        <w:pStyle w:val="36"/>
        <w:framePr w:wrap="notBeside"/>
        <w:rPr>
          <w:rtl/>
        </w:rPr>
      </w:pPr>
      <w:r w:rsidRPr="00DE0479">
        <w:rPr>
          <w:rtl/>
        </w:rPr>
        <w:t>והך דלרבא</w:t>
      </w:r>
      <w:r w:rsidR="009158B2">
        <w:rPr>
          <w:rFonts w:hint="cs"/>
          <w:rtl/>
        </w:rPr>
        <w:t>:</w:t>
      </w:r>
    </w:p>
    <w:p w14:paraId="03C96493" w14:textId="1643771A" w:rsidR="00183BFF" w:rsidRPr="006F178A" w:rsidRDefault="00183BFF" w:rsidP="00DE0479">
      <w:pPr>
        <w:rPr>
          <w:rtl/>
        </w:rPr>
      </w:pPr>
      <w:r w:rsidRPr="006F178A">
        <w:rPr>
          <w:rFonts w:ascii="Fb Fontext" w:hAnsi="Fb Fontext"/>
          <w:rtl/>
        </w:rPr>
        <w:t xml:space="preserve">לא אומרים הואיל-  </w:t>
      </w:r>
      <w:r w:rsidR="00AA70D9">
        <w:rPr>
          <w:rFonts w:ascii="Fb Fontext" w:hAnsi="Fb Fontext" w:hint="cs"/>
          <w:rtl/>
        </w:rPr>
        <w:t>חזר בו</w:t>
      </w:r>
      <w:r w:rsidRPr="006F178A">
        <w:rPr>
          <w:rFonts w:ascii="Fb Fontext" w:hAnsi="Fb Fontext"/>
          <w:rtl/>
        </w:rPr>
        <w:t>.</w:t>
      </w:r>
      <w:r w:rsidR="00DE0479">
        <w:rPr>
          <w:rFonts w:hint="cs"/>
          <w:rtl/>
        </w:rPr>
        <w:t xml:space="preserve"> </w:t>
      </w:r>
      <w:r w:rsidRPr="00DE0479">
        <w:rPr>
          <w:rStyle w:val="afffff3"/>
          <w:rtl/>
        </w:rPr>
        <w:t>דתנן:</w:t>
      </w:r>
      <w:r w:rsidRPr="006F178A">
        <w:rPr>
          <w:rtl/>
        </w:rPr>
        <w:t xml:space="preserve"> החושש בשיניו לא יגמע בהן את החומץ, אבל מטבל הוא כדרכו, ואם נתרפא נתרפא </w:t>
      </w:r>
    </w:p>
    <w:p w14:paraId="794C493D" w14:textId="5892B63E" w:rsidR="00A21B3E" w:rsidRPr="00A21B3E" w:rsidRDefault="00445003" w:rsidP="00A21B3E">
      <w:pPr>
        <w:pStyle w:val="36"/>
        <w:framePr w:wrap="notBeside"/>
        <w:rPr>
          <w:rtl/>
        </w:rPr>
      </w:pPr>
      <w:r w:rsidRPr="00A21B3E">
        <w:rPr>
          <w:rFonts w:hint="cs"/>
          <w:rtl/>
        </w:rPr>
        <w:t>ולאביי</w:t>
      </w:r>
      <w:r w:rsidR="009158B2">
        <w:rPr>
          <w:rFonts w:hint="cs"/>
          <w:rtl/>
        </w:rPr>
        <w:t>:</w:t>
      </w:r>
    </w:p>
    <w:p w14:paraId="60242102" w14:textId="541F2746" w:rsidR="00080C99" w:rsidRDefault="00183BFF" w:rsidP="00445003">
      <w:pPr>
        <w:rPr>
          <w:rtl/>
        </w:rPr>
      </w:pPr>
      <w:r w:rsidRPr="006F178A">
        <w:rPr>
          <w:rtl/>
        </w:rPr>
        <w:t>צ"ל מגמע ופולט</w:t>
      </w:r>
      <w:r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Pr="007A19B7">
        <w:rPr>
          <w:rStyle w:val="afffff3"/>
          <w:rtl/>
        </w:rPr>
        <w:t>ולרבא</w:t>
      </w:r>
      <w:r w:rsidR="001F6450">
        <w:rPr>
          <w:rFonts w:hint="cs"/>
          <w:rtl/>
        </w:rPr>
        <w:t>:</w:t>
      </w:r>
      <w:r w:rsidRPr="006F178A">
        <w:rPr>
          <w:rtl/>
        </w:rPr>
        <w:t xml:space="preserve"> אפי' מגמע ובול</w:t>
      </w:r>
      <w:r w:rsidRPr="006F178A">
        <w:rPr>
          <w:rFonts w:hint="cs"/>
          <w:rtl/>
        </w:rPr>
        <w:t>ע</w:t>
      </w:r>
      <w:r w:rsidRPr="006F178A">
        <w:rPr>
          <w:rtl/>
        </w:rPr>
        <w:t xml:space="preserve"> </w:t>
      </w:r>
      <w:r w:rsidR="00445003">
        <w:rPr>
          <w:rFonts w:hint="cs"/>
          <w:rtl/>
        </w:rPr>
        <w:t>ו</w:t>
      </w:r>
      <w:r w:rsidRPr="006F178A">
        <w:rPr>
          <w:rtl/>
        </w:rPr>
        <w:t>לאחר ט</w:t>
      </w:r>
      <w:r>
        <w:rPr>
          <w:rFonts w:hint="cs"/>
          <w:rtl/>
        </w:rPr>
        <w:t>י</w:t>
      </w:r>
      <w:r w:rsidRPr="006F178A">
        <w:rPr>
          <w:rtl/>
        </w:rPr>
        <w:t>בול</w:t>
      </w:r>
      <w:r w:rsidR="009158B2">
        <w:rPr>
          <w:rFonts w:hint="cs"/>
          <w:rtl/>
        </w:rPr>
        <w:t>.</w:t>
      </w:r>
      <w:r w:rsidRPr="006F178A">
        <w:rPr>
          <w:rtl/>
        </w:rPr>
        <w:t xml:space="preserve"> </w:t>
      </w:r>
    </w:p>
    <w:p w14:paraId="6513401C" w14:textId="77777777" w:rsidR="00183BFF" w:rsidRPr="00AA70D9" w:rsidRDefault="00080C99" w:rsidP="00AA70D9">
      <w:pPr>
        <w:rPr>
          <w:spacing w:val="-6"/>
          <w:rtl/>
        </w:rPr>
      </w:pPr>
      <w:r w:rsidRPr="00AA70D9">
        <w:rPr>
          <w:rStyle w:val="afffffc"/>
          <w:spacing w:val="-6"/>
          <w:rtl/>
        </w:rPr>
        <w:t>וכאן לפני</w:t>
      </w:r>
      <w:r w:rsidR="00AA70D9" w:rsidRPr="00AA70D9">
        <w:rPr>
          <w:rFonts w:hint="cs"/>
          <w:spacing w:val="-6"/>
          <w:rtl/>
        </w:rPr>
        <w:t xml:space="preserve">, </w:t>
      </w:r>
      <w:r w:rsidR="00183BFF" w:rsidRPr="00AA70D9">
        <w:rPr>
          <w:spacing w:val="-6"/>
          <w:rtl/>
        </w:rPr>
        <w:t>ו</w:t>
      </w:r>
      <w:r w:rsidR="00445003" w:rsidRPr="00AA70D9">
        <w:rPr>
          <w:rFonts w:hint="cs"/>
          <w:spacing w:val="-6"/>
          <w:rtl/>
        </w:rPr>
        <w:t>מוכח מד</w:t>
      </w:r>
      <w:r w:rsidR="00183BFF" w:rsidRPr="00AA70D9">
        <w:rPr>
          <w:spacing w:val="-6"/>
          <w:rtl/>
        </w:rPr>
        <w:t>כ</w:t>
      </w:r>
      <w:r w:rsidR="00445003" w:rsidRPr="00AA70D9">
        <w:rPr>
          <w:spacing w:val="-6"/>
          <w:rtl/>
        </w:rPr>
        <w:t xml:space="preserve">ל חייבי טבילות טובלין כדרכן, </w:t>
      </w:r>
      <w:r w:rsidR="00183BFF" w:rsidRPr="00AA70D9">
        <w:rPr>
          <w:spacing w:val="-6"/>
          <w:rtl/>
        </w:rPr>
        <w:t xml:space="preserve">בט"ב </w:t>
      </w:r>
      <w:r w:rsidR="00445003" w:rsidRPr="00AA70D9">
        <w:rPr>
          <w:rFonts w:hint="cs"/>
          <w:spacing w:val="-6"/>
          <w:rtl/>
        </w:rPr>
        <w:t>ו</w:t>
      </w:r>
      <w:r w:rsidR="00183BFF" w:rsidRPr="00AA70D9">
        <w:rPr>
          <w:spacing w:val="-6"/>
          <w:rtl/>
        </w:rPr>
        <w:t>ביוה"כ.</w:t>
      </w:r>
    </w:p>
    <w:p w14:paraId="2E8F7213" w14:textId="51F8F6BC" w:rsidR="00183BFF" w:rsidRPr="006F178A" w:rsidRDefault="00B35974" w:rsidP="006B7623">
      <w:pPr>
        <w:pStyle w:val="afff0"/>
        <w:spacing w:after="0"/>
        <w:rPr>
          <w:del w:id="90052" w:author="מנוע עיצוב" w:date="2026-10-08T11:01:28Z"/>
          <w:rtl/>
        </w:rPr>
      </w:pPr>
      <w:del w:id="90051" w:author="מנוע עיצוב" w:date="2026-10-08T11:01:28Z">
        <w:r>
          <w:rPr>
            <w:rFonts w:ascii="BA TM • Vilna Extra-Bold" w:hAnsi="BA TM • Vilna Extra-Bold" w:hint="cs"/>
            <w:rtl/>
          </w:rPr>
          <w:delText xml:space="preserve">****</w:delText>
        </w:r>
      </w:del>
    </w:p>
    <w:p w14:paraId="50181F10" w14:textId="77777777" w:rsidR="00183BFF" w:rsidRPr="00C4622C" w:rsidRDefault="00183BFF" w:rsidP="00183BFF">
      <w:pPr>
        <w:pStyle w:val="affff0"/>
        <w:rPr>
          <w:sz w:val="18"/>
          <w:rtl/>
        </w:rPr>
      </w:pPr>
      <w:ins w:id="9822" w:author="מספור קטעי משנה" w:date="2026-10-06T06:45:12Z">
        <w:r>
          <w:rPr>
            <w:rStyle w:val="MisparKeta"/>
          </w:rPr>
          <w:t xml:space="preserve">ד. </w:t>
        </w:r>
      </w:ins>
      <w:r w:rsidRPr="00C4622C">
        <w:rPr>
          <w:rtl/>
          <w:rPrChange w:id="40023" w:author="Claude" w:date="2026-10-06T13:34:26Z">
            <w:rPr>
              <w:sz w:val="18"/>
              <w:rtl/>
            </w:rPr>
          </w:rPrChange>
        </w:rPr>
        <w:t>ושוין שמשיקין את המים בכלי אבן וכו'.</w:t>
      </w:r>
    </w:p>
    <w:p w14:paraId="486C92B0" w14:textId="77777777" w:rsidR="00183BFF" w:rsidRPr="006F178A" w:rsidRDefault="00183BFF" w:rsidP="00445003">
      <w:pPr>
        <w:rPr>
          <w:rtl/>
        </w:rPr>
      </w:pPr>
      <w:r w:rsidRPr="006F178A">
        <w:rPr>
          <w:rFonts w:ascii="Fb Fontext" w:hAnsi="Fb Fontext"/>
          <w:rtl/>
        </w:rPr>
        <w:t>אבל לא מטבילין את הכלי על גב מימיו לטהרו</w:t>
      </w:r>
      <w:r w:rsidR="00445003">
        <w:rPr>
          <w:rFonts w:ascii="Fb Fontext" w:hAnsi="Fb Fontext" w:hint="cs"/>
          <w:rtl/>
        </w:rPr>
        <w:t>,</w:t>
      </w:r>
    </w:p>
    <w:p w14:paraId="5BF552BC" w14:textId="77777777" w:rsidR="001F7B75" w:rsidRPr="001F7B75" w:rsidRDefault="00183BFF" w:rsidP="001F7B75">
      <w:pPr>
        <w:pStyle w:val="36"/>
        <w:framePr w:wrap="notBeside"/>
        <w:rPr>
          <w:rtl/>
        </w:rPr>
      </w:pPr>
      <w:r w:rsidRPr="001F7B75">
        <w:rPr>
          <w:rFonts w:hint="cs"/>
          <w:rtl/>
        </w:rPr>
        <w:t>ואפי'</w:t>
      </w:r>
      <w:r w:rsidRPr="001F7B75">
        <w:rPr>
          <w:rtl/>
        </w:rPr>
        <w:t xml:space="preserve"> דלרבי</w:t>
      </w:r>
      <w:r w:rsidRPr="001F7B75">
        <w:rPr>
          <w:rFonts w:hint="cs"/>
          <w:rtl/>
        </w:rPr>
        <w:t>:</w:t>
      </w:r>
    </w:p>
    <w:p w14:paraId="4BCE4C41" w14:textId="3DD63138" w:rsidR="00183BFF" w:rsidRPr="006F178A" w:rsidRDefault="00183BFF" w:rsidP="008041FB">
      <w:pPr>
        <w:rPr>
          <w:rtl/>
        </w:rPr>
      </w:pPr>
      <w:r w:rsidRPr="003772EC">
        <w:rPr>
          <w:spacing w:val="-2"/>
          <w:rtl/>
        </w:rPr>
        <w:t>אין מטבילין את הכלי ע"</w:t>
      </w:r>
      <w:r w:rsidRPr="003772EC">
        <w:rPr>
          <w:rFonts w:hint="eastAsia"/>
          <w:spacing w:val="-2"/>
          <w:rtl/>
        </w:rPr>
        <w:t>ג</w:t>
      </w:r>
      <w:r w:rsidRPr="003772EC">
        <w:rPr>
          <w:spacing w:val="-2"/>
          <w:rtl/>
        </w:rPr>
        <w:t xml:space="preserve"> מימיו לטהרו, ואין משיקין את המים בכלי אבן לטהרן.</w:t>
      </w:r>
      <w:r>
        <w:rPr>
          <w:rStyle w:val="afffff3"/>
          <w:rFonts w:hint="cs"/>
          <w:rtl/>
        </w:rPr>
        <w:t xml:space="preserve">   </w:t>
      </w:r>
      <w:r w:rsidRPr="007A19B7">
        <w:rPr>
          <w:rStyle w:val="afffff3"/>
          <w:rtl/>
        </w:rPr>
        <w:t>וחכ"</w:t>
      </w:r>
      <w:r w:rsidRPr="007A19B7">
        <w:rPr>
          <w:rStyle w:val="afffff3"/>
          <w:rFonts w:hint="cs"/>
          <w:rtl/>
        </w:rPr>
        <w:t>א</w:t>
      </w:r>
      <w:r w:rsidRPr="007A19B7">
        <w:rPr>
          <w:rStyle w:val="afffff3"/>
          <w:rtl/>
        </w:rPr>
        <w:t>:</w:t>
      </w:r>
      <w:r w:rsidR="00445003">
        <w:rPr>
          <w:rFonts w:ascii="Fb Fontext" w:hAnsi="Fb Fontext"/>
          <w:sz w:val="20"/>
          <w:rtl/>
        </w:rPr>
        <w:t xml:space="preserve"> מטבילין</w:t>
      </w:r>
      <w:r w:rsidR="00445003">
        <w:rPr>
          <w:rFonts w:ascii="Fb Fontext" w:hAnsi="Fb Fontext" w:hint="cs"/>
          <w:sz w:val="20"/>
          <w:rtl/>
        </w:rPr>
        <w:t xml:space="preserve">, </w:t>
      </w:r>
      <w:r w:rsidRPr="006F178A">
        <w:rPr>
          <w:rFonts w:ascii="Fb Fontext" w:hAnsi="Fb Fontext"/>
          <w:sz w:val="20"/>
          <w:rtl/>
        </w:rPr>
        <w:t>ומשיקין.</w:t>
      </w:r>
    </w:p>
    <w:p w14:paraId="0C9EE66B" w14:textId="77777777" w:rsidR="008041FB" w:rsidRPr="008041FB" w:rsidRDefault="00183BFF" w:rsidP="008041FB">
      <w:pPr>
        <w:pStyle w:val="36"/>
        <w:framePr w:wrap="notBeside"/>
        <w:rPr>
          <w:rtl/>
        </w:rPr>
      </w:pPr>
      <w:r w:rsidRPr="008041FB">
        <w:rPr>
          <w:rFonts w:hint="cs"/>
          <w:rtl/>
        </w:rPr>
        <w:t>א.</w:t>
      </w:r>
      <w:r w:rsidRPr="008041FB">
        <w:rPr>
          <w:rtl/>
        </w:rPr>
        <w:t xml:space="preserve"> רבי</w:t>
      </w:r>
      <w:r w:rsidR="00445003" w:rsidRPr="008041FB">
        <w:rPr>
          <w:rFonts w:hint="cs"/>
          <w:rtl/>
        </w:rPr>
        <w:t>:</w:t>
      </w:r>
    </w:p>
    <w:p w14:paraId="44503301" w14:textId="6E929596" w:rsidR="00183BFF" w:rsidRPr="008041FB" w:rsidRDefault="00183BFF" w:rsidP="00080C99">
      <w:pPr>
        <w:rPr>
          <w:rtl/>
        </w:rPr>
      </w:pPr>
      <w:r w:rsidRPr="008041FB">
        <w:rPr>
          <w:rtl/>
        </w:rPr>
        <w:t xml:space="preserve">רישא דברייתא ביו"ט, </w:t>
      </w:r>
      <w:r w:rsidR="00445003" w:rsidRPr="008041FB">
        <w:rPr>
          <w:rFonts w:hint="cs"/>
          <w:rtl/>
        </w:rPr>
        <w:t>ו</w:t>
      </w:r>
      <w:r w:rsidR="00445003" w:rsidRPr="008041FB">
        <w:rPr>
          <w:rtl/>
        </w:rPr>
        <w:t>סיפא בשבת, וכולה מתני</w:t>
      </w:r>
      <w:r w:rsidR="00445003" w:rsidRPr="008041FB">
        <w:rPr>
          <w:rFonts w:hint="cs"/>
          <w:rtl/>
        </w:rPr>
        <w:t>'</w:t>
      </w:r>
      <w:r w:rsidR="00445003" w:rsidRPr="008041FB">
        <w:rPr>
          <w:rtl/>
        </w:rPr>
        <w:t xml:space="preserve"> ביו"ט</w:t>
      </w:r>
    </w:p>
    <w:p w14:paraId="538DEBB2" w14:textId="77777777" w:rsidR="00743CF6" w:rsidRPr="00743CF6" w:rsidRDefault="00183BFF" w:rsidP="00743CF6">
      <w:pPr>
        <w:pStyle w:val="36"/>
        <w:framePr w:wrap="notBeside"/>
        <w:rPr>
          <w:rtl/>
        </w:rPr>
      </w:pPr>
      <w:r w:rsidRPr="00743CF6">
        <w:rPr>
          <w:rFonts w:hint="cs"/>
          <w:rtl/>
        </w:rPr>
        <w:t>ב.</w:t>
      </w:r>
      <w:r w:rsidR="00445003" w:rsidRPr="00743CF6">
        <w:rPr>
          <w:rFonts w:hint="cs"/>
          <w:rtl/>
        </w:rPr>
        <w:t xml:space="preserve"> </w:t>
      </w:r>
      <w:r w:rsidRPr="00743CF6">
        <w:rPr>
          <w:rtl/>
        </w:rPr>
        <w:t>רבנן</w:t>
      </w:r>
      <w:r w:rsidRPr="00743CF6">
        <w:rPr>
          <w:rFonts w:hint="cs"/>
          <w:rtl/>
        </w:rPr>
        <w:t>:</w:t>
      </w:r>
    </w:p>
    <w:p w14:paraId="53C17B96" w14:textId="27605DD5" w:rsidR="00183BFF" w:rsidRPr="00743CF6" w:rsidRDefault="00445003" w:rsidP="00080C99">
      <w:pPr>
        <w:rPr>
          <w:rtl/>
        </w:rPr>
      </w:pPr>
      <w:r w:rsidRPr="00743CF6">
        <w:rPr>
          <w:rFonts w:hint="cs"/>
          <w:rtl/>
        </w:rPr>
        <w:t>רישא דברייתא ביו</w:t>
      </w:r>
      <w:r w:rsidR="005933DE" w:rsidRPr="00743CF6">
        <w:rPr>
          <w:rtl/>
        </w:rPr>
        <w:t>"</w:t>
      </w:r>
      <w:r w:rsidRPr="00743CF6">
        <w:rPr>
          <w:rFonts w:hint="cs"/>
          <w:rtl/>
        </w:rPr>
        <w:t xml:space="preserve">ט וסיפא בשבת, </w:t>
      </w:r>
      <w:r w:rsidRPr="00743CF6">
        <w:rPr>
          <w:rtl/>
        </w:rPr>
        <w:t>וכולה מתני</w:t>
      </w:r>
      <w:r w:rsidRPr="00743CF6">
        <w:rPr>
          <w:rFonts w:hint="cs"/>
          <w:rtl/>
        </w:rPr>
        <w:t>'</w:t>
      </w:r>
      <w:r w:rsidR="00183BFF" w:rsidRPr="00743CF6">
        <w:rPr>
          <w:rtl/>
        </w:rPr>
        <w:t xml:space="preserve"> בשבת.</w:t>
      </w:r>
    </w:p>
    <w:p w14:paraId="40AF1B9C" w14:textId="4766DCAF" w:rsidR="00183BFF" w:rsidRPr="006F178A" w:rsidRDefault="00B35974" w:rsidP="00B35974">
      <w:pPr>
        <w:pStyle w:val="afff0"/>
        <w:rPr>
          <w:del w:id="90054" w:author="מנוע עיצוב" w:date="2026-10-08T11:01:28Z"/>
          <w:rtl/>
        </w:rPr>
      </w:pPr>
      <w:del w:id="90053" w:author="מנוע עיצוב" w:date="2026-10-08T11:01:28Z">
        <w:r>
          <w:rPr>
            <w:rFonts w:ascii="BA TM • Vilna Extra-Bold" w:hAnsi="BA TM • Vilna Extra-Bold" w:hint="cs"/>
            <w:rtl/>
          </w:rPr>
          <w:delText xml:space="preserve">****</w:delText>
        </w:r>
      </w:del>
    </w:p>
    <w:p w14:paraId="18C2FBA7" w14:textId="77777777" w:rsidR="00183BFF" w:rsidRPr="006F178A" w:rsidRDefault="00183BFF" w:rsidP="00183BFF">
      <w:pPr>
        <w:pStyle w:val="afff2"/>
        <w:framePr w:wrap="around"/>
        <w:rPr>
          <w:rtl/>
        </w:rPr>
      </w:pPr>
      <w:r w:rsidRPr="006F178A">
        <w:rPr>
          <w:rtl/>
        </w:rPr>
        <w:t>יט.</w:t>
      </w:r>
    </w:p>
    <w:p w14:paraId="0B3CF031" w14:textId="77777777" w:rsidR="00183BFF" w:rsidRDefault="00183BFF" w:rsidP="00183BFF">
      <w:pPr>
        <w:pStyle w:val="afffff8"/>
        <w:rPr>
          <w:rtl/>
        </w:rPr>
      </w:pPr>
      <w:r w:rsidRPr="006F178A">
        <w:rPr>
          <w:rtl/>
        </w:rPr>
        <w:t>כלי שנטמא מערב יו"ט</w:t>
      </w:r>
    </w:p>
    <w:p w14:paraId="6EA60555" w14:textId="77777777" w:rsidR="008C551F" w:rsidRPr="008C551F" w:rsidRDefault="00183BFF" w:rsidP="008C551F">
      <w:pPr>
        <w:pStyle w:val="36"/>
        <w:framePr w:wrap="notBeside"/>
        <w:rPr>
          <w:rtl/>
        </w:rPr>
      </w:pPr>
      <w:r w:rsidRPr="008C551F">
        <w:rPr>
          <w:rFonts w:hint="cs"/>
          <w:rtl/>
        </w:rPr>
        <w:t>ת</w:t>
      </w:r>
      <w:r w:rsidRPr="008C551F">
        <w:rPr>
          <w:rtl/>
        </w:rPr>
        <w:t>"</w:t>
      </w:r>
      <w:r w:rsidRPr="008C551F">
        <w:rPr>
          <w:rFonts w:hint="cs"/>
          <w:rtl/>
        </w:rPr>
        <w:t>ק:</w:t>
      </w:r>
    </w:p>
    <w:p w14:paraId="3BD735F5" w14:textId="31D0372E" w:rsidR="00183BFF" w:rsidRPr="006F178A" w:rsidRDefault="00183BFF" w:rsidP="00183BFF">
      <w:pPr>
        <w:rPr>
          <w:rtl/>
        </w:rPr>
      </w:pPr>
      <w:r w:rsidRPr="006F178A">
        <w:rPr>
          <w:rFonts w:ascii="Fb Fontext" w:hAnsi="Fb Fontext"/>
          <w:rtl/>
        </w:rPr>
        <w:t>אין מטבילין אותו בין השמשות.</w:t>
      </w:r>
    </w:p>
    <w:p w14:paraId="6BE1C542" w14:textId="77777777" w:rsidR="008C551F" w:rsidRPr="008C551F" w:rsidRDefault="00183BFF" w:rsidP="008C551F">
      <w:pPr>
        <w:pStyle w:val="36"/>
        <w:framePr w:wrap="notBeside"/>
        <w:rPr>
          <w:rtl/>
        </w:rPr>
      </w:pPr>
      <w:r w:rsidRPr="008C551F">
        <w:rPr>
          <w:rtl/>
        </w:rPr>
        <w:t>ר</w:t>
      </w:r>
      <w:r w:rsidRPr="008C551F">
        <w:rPr>
          <w:rFonts w:hint="cs"/>
          <w:rtl/>
        </w:rPr>
        <w:t>ש</w:t>
      </w:r>
      <w:r w:rsidRPr="008C551F">
        <w:rPr>
          <w:rtl/>
        </w:rPr>
        <w:t>"</w:t>
      </w:r>
      <w:r w:rsidRPr="008C551F">
        <w:rPr>
          <w:rFonts w:hint="cs"/>
          <w:rtl/>
        </w:rPr>
        <w:t>ש</w:t>
      </w:r>
      <w:r w:rsidRPr="008C551F">
        <w:rPr>
          <w:rtl/>
        </w:rPr>
        <w:t>:</w:t>
      </w:r>
    </w:p>
    <w:p w14:paraId="4A3DCDA6" w14:textId="606862F7" w:rsidR="00183BFF" w:rsidRPr="00AA70D9" w:rsidRDefault="00183BFF" w:rsidP="003B0953">
      <w:pPr>
        <w:spacing w:after="60"/>
        <w:rPr>
          <w:spacing w:val="-6"/>
          <w:rtl/>
        </w:rPr>
      </w:pPr>
      <w:r w:rsidRPr="008C551F">
        <w:rPr>
          <w:rtl/>
        </w:rPr>
        <w:t xml:space="preserve">אף </w:t>
      </w:r>
      <w:r w:rsidR="008C551F">
        <w:rPr>
          <w:rFonts w:hint="cs"/>
          <w:rtl/>
        </w:rPr>
        <w:t xml:space="preserve">לא </w:t>
      </w:r>
      <w:r w:rsidRPr="008C551F">
        <w:rPr>
          <w:rtl/>
        </w:rPr>
        <w:t>בחול</w:t>
      </w:r>
      <w:r w:rsidR="008C551F">
        <w:rPr>
          <w:rFonts w:hint="cs"/>
          <w:rtl/>
        </w:rPr>
        <w:t>,</w:t>
      </w:r>
      <w:r w:rsidRPr="008C551F">
        <w:rPr>
          <w:rtl/>
        </w:rPr>
        <w:t xml:space="preserve"> שצריך הערב שמש</w:t>
      </w:r>
      <w:r w:rsidRPr="00AA70D9">
        <w:rPr>
          <w:spacing w:val="-6"/>
          <w:rtl/>
        </w:rPr>
        <w:t>.</w:t>
      </w:r>
      <w:r w:rsidR="00AA70D9" w:rsidRPr="00AA70D9">
        <w:rPr>
          <w:rFonts w:cs="Guttman Vilna" w:hint="cs"/>
          <w:b/>
          <w:bCs/>
          <w:spacing w:val="-6"/>
          <w:rtl/>
        </w:rPr>
        <w:t xml:space="preserve"> </w:t>
      </w:r>
      <w:r w:rsidRPr="008C551F">
        <w:rPr>
          <w:rStyle w:val="afffffc"/>
          <w:rFonts w:hint="cs"/>
          <w:rtl/>
        </w:rPr>
        <w:t>ואפי לת</w:t>
      </w:r>
      <w:r w:rsidR="0001190A" w:rsidRPr="008C551F">
        <w:rPr>
          <w:rStyle w:val="afffffc"/>
          <w:rtl/>
        </w:rPr>
        <w:t>"</w:t>
      </w:r>
      <w:r w:rsidRPr="008C551F">
        <w:rPr>
          <w:rStyle w:val="afffffc"/>
          <w:rFonts w:hint="cs"/>
          <w:rtl/>
        </w:rPr>
        <w:t>ק צריך הערב שמש</w:t>
      </w:r>
    </w:p>
    <w:p w14:paraId="04497E5D" w14:textId="77777777" w:rsidR="008C551F" w:rsidRPr="008C551F" w:rsidRDefault="00183BFF" w:rsidP="008C551F">
      <w:pPr>
        <w:pStyle w:val="36"/>
        <w:framePr w:wrap="notBeside"/>
        <w:rPr>
          <w:rtl/>
        </w:rPr>
      </w:pPr>
      <w:r w:rsidRPr="008C551F">
        <w:rPr>
          <w:rFonts w:hint="cs"/>
          <w:rtl/>
        </w:rPr>
        <w:t>רבנן דבי רב:</w:t>
      </w:r>
    </w:p>
    <w:p w14:paraId="6D0B9D97" w14:textId="3979323C" w:rsidR="00183BFF" w:rsidRPr="004E4F36" w:rsidRDefault="00183BFF" w:rsidP="004E4F36">
      <w:pPr>
        <w:rPr>
          <w:spacing w:val="-2"/>
          <w:rtl/>
        </w:rPr>
      </w:pPr>
      <w:r w:rsidRPr="004E4F36">
        <w:rPr>
          <w:rFonts w:cs="PFT_Frank" w:hint="cs"/>
          <w:b/>
          <w:bCs/>
          <w:spacing w:val="-2"/>
          <w:szCs w:val="14"/>
          <w:rtl/>
        </w:rPr>
        <w:t>חלקו</w:t>
      </w:r>
      <w:r w:rsidRPr="004E4F36">
        <w:rPr>
          <w:rFonts w:hint="cs"/>
          <w:spacing w:val="-2"/>
          <w:rtl/>
        </w:rPr>
        <w:t xml:space="preserve"> </w:t>
      </w:r>
      <w:r w:rsidRPr="004E4F36">
        <w:rPr>
          <w:spacing w:val="-2"/>
          <w:rtl/>
        </w:rPr>
        <w:t>במחשבתו נכרת מתוך מעשיו</w:t>
      </w:r>
      <w:r w:rsidRPr="004E4F36">
        <w:rPr>
          <w:rFonts w:hint="cs"/>
          <w:spacing w:val="-2"/>
          <w:rtl/>
        </w:rPr>
        <w:t>,</w:t>
      </w:r>
      <w:r w:rsidR="00333FF4" w:rsidRPr="004E4F36">
        <w:rPr>
          <w:rFonts w:hint="cs"/>
          <w:spacing w:val="-2"/>
          <w:rtl/>
        </w:rPr>
        <w:t xml:space="preserve"> </w:t>
      </w:r>
      <w:r w:rsidR="00445003" w:rsidRPr="004E4F36">
        <w:rPr>
          <w:rFonts w:hint="cs"/>
          <w:spacing w:val="-2"/>
          <w:rtl/>
        </w:rPr>
        <w:t xml:space="preserve">שאוחזו בידו, ורץ </w:t>
      </w:r>
      <w:r w:rsidRPr="004E4F36">
        <w:rPr>
          <w:rFonts w:hint="cs"/>
          <w:spacing w:val="-2"/>
          <w:rtl/>
        </w:rPr>
        <w:t>להטבילו</w:t>
      </w:r>
    </w:p>
    <w:p w14:paraId="0542967C" w14:textId="77777777" w:rsidR="004E4F36" w:rsidRPr="004E4F36" w:rsidRDefault="00183BFF" w:rsidP="004E4F36">
      <w:pPr>
        <w:pStyle w:val="36"/>
        <w:framePr w:wrap="notBeside"/>
        <w:rPr>
          <w:rtl/>
        </w:rPr>
      </w:pPr>
      <w:r w:rsidRPr="004E4F36">
        <w:rPr>
          <w:rFonts w:hint="cs"/>
          <w:rtl/>
        </w:rPr>
        <w:t>לת</w:t>
      </w:r>
      <w:r w:rsidR="0001190A" w:rsidRPr="004E4F36">
        <w:rPr>
          <w:rtl/>
        </w:rPr>
        <w:t>"</w:t>
      </w:r>
      <w:r w:rsidRPr="004E4F36">
        <w:rPr>
          <w:rFonts w:hint="cs"/>
          <w:rtl/>
        </w:rPr>
        <w:t xml:space="preserve">ק </w:t>
      </w:r>
    </w:p>
    <w:p w14:paraId="71A98976" w14:textId="383CC12B" w:rsidR="00183BFF" w:rsidRDefault="00183BFF" w:rsidP="004E4F36">
      <w:pPr>
        <w:rPr>
          <w:rtl/>
        </w:rPr>
      </w:pPr>
      <w:r>
        <w:rPr>
          <w:rFonts w:hint="cs"/>
          <w:rtl/>
        </w:rPr>
        <w:t xml:space="preserve">מה שרץ שיודע שצריך הערב שמש. </w:t>
      </w:r>
    </w:p>
    <w:p w14:paraId="78F9EE1A" w14:textId="77777777" w:rsidR="004E4F36" w:rsidRPr="004E4F36" w:rsidRDefault="00183BFF" w:rsidP="004E4F36">
      <w:pPr>
        <w:pStyle w:val="36"/>
        <w:framePr w:wrap="notBeside"/>
        <w:rPr>
          <w:rtl/>
        </w:rPr>
      </w:pPr>
      <w:r w:rsidRPr="004E4F36">
        <w:rPr>
          <w:rFonts w:hint="cs"/>
          <w:rtl/>
        </w:rPr>
        <w:t>ולרש</w:t>
      </w:r>
      <w:r w:rsidR="0001190A" w:rsidRPr="004E4F36">
        <w:rPr>
          <w:rtl/>
        </w:rPr>
        <w:t>"</w:t>
      </w:r>
      <w:r w:rsidRPr="004E4F36">
        <w:rPr>
          <w:rFonts w:hint="cs"/>
          <w:rtl/>
        </w:rPr>
        <w:t>ש</w:t>
      </w:r>
      <w:r w:rsidRPr="004E4F36">
        <w:rPr>
          <w:rtl/>
        </w:rPr>
        <w:t>:</w:t>
      </w:r>
    </w:p>
    <w:p w14:paraId="100B6B62" w14:textId="04B6392D" w:rsidR="00183BFF" w:rsidRPr="006F178A" w:rsidRDefault="00183BFF" w:rsidP="003B0953">
      <w:pPr>
        <w:spacing w:after="60"/>
        <w:rPr>
          <w:rtl/>
        </w:rPr>
      </w:pPr>
      <w:r w:rsidRPr="006F178A">
        <w:rPr>
          <w:rFonts w:ascii="Fb Fontext" w:hAnsi="Fb Fontext"/>
          <w:sz w:val="20"/>
          <w:rtl/>
        </w:rPr>
        <w:t xml:space="preserve">מחמת מלאכתו הוא </w:t>
      </w:r>
      <w:r w:rsidR="00581AC9">
        <w:rPr>
          <w:rFonts w:ascii="Fb Fontext" w:hAnsi="Fb Fontext" w:hint="cs"/>
          <w:sz w:val="20"/>
          <w:rtl/>
        </w:rPr>
        <w:t>רץ</w:t>
      </w:r>
      <w:r w:rsidRPr="006F178A">
        <w:rPr>
          <w:rFonts w:ascii="Fb Fontext" w:hAnsi="Fb Fontext"/>
          <w:sz w:val="20"/>
          <w:rtl/>
        </w:rPr>
        <w:t>.</w:t>
      </w:r>
    </w:p>
    <w:p w14:paraId="449A150A" w14:textId="77777777" w:rsidR="004E4F36" w:rsidRPr="004E4F36" w:rsidRDefault="004E4F36" w:rsidP="004E4F36">
      <w:pPr>
        <w:pStyle w:val="36"/>
        <w:framePr w:wrap="notBeside"/>
        <w:rPr>
          <w:rtl/>
        </w:rPr>
      </w:pPr>
      <w:r w:rsidRPr="004E4F36">
        <w:rPr>
          <w:rFonts w:hint="cs"/>
          <w:rtl/>
        </w:rPr>
        <w:t>ל</w:t>
      </w:r>
      <w:r w:rsidR="00183BFF" w:rsidRPr="004E4F36">
        <w:rPr>
          <w:rFonts w:hint="cs"/>
          <w:rtl/>
        </w:rPr>
        <w:t>רבא</w:t>
      </w:r>
    </w:p>
    <w:p w14:paraId="2123374A" w14:textId="4DFD34E9" w:rsidR="00183BFF" w:rsidRPr="006F178A" w:rsidRDefault="00183BFF" w:rsidP="004E4F36">
      <w:pPr>
        <w:rPr>
          <w:rtl/>
        </w:rPr>
      </w:pPr>
      <w:r w:rsidRPr="00EE6043">
        <w:rPr>
          <w:rFonts w:ascii="Fb Fontext" w:hAnsi="Fb Fontext" w:cs="PFT_Frank" w:hint="cs"/>
          <w:b/>
          <w:bCs/>
          <w:szCs w:val="14"/>
          <w:rtl/>
        </w:rPr>
        <w:t>לכו</w:t>
      </w:r>
      <w:r w:rsidRPr="00EE6043">
        <w:rPr>
          <w:rFonts w:ascii="Fb Fontext" w:hAnsi="Fb Fontext" w:cs="PFT_Frank"/>
          <w:b/>
          <w:bCs/>
          <w:szCs w:val="14"/>
          <w:rtl/>
        </w:rPr>
        <w:t>"</w:t>
      </w:r>
      <w:r w:rsidRPr="00EE6043">
        <w:rPr>
          <w:rFonts w:ascii="Fb Fontext" w:hAnsi="Fb Fontext" w:cs="PFT_Frank" w:hint="cs"/>
          <w:b/>
          <w:bCs/>
          <w:szCs w:val="14"/>
          <w:rtl/>
        </w:rPr>
        <w:t>ע</w:t>
      </w:r>
      <w:r w:rsidRPr="006F178A">
        <w:rPr>
          <w:rFonts w:ascii="Fb Fontext" w:hAnsi="Fb Fontext" w:hint="cs"/>
          <w:rtl/>
        </w:rPr>
        <w:t xml:space="preserve"> </w:t>
      </w:r>
      <w:r>
        <w:rPr>
          <w:rFonts w:ascii="Fb Fontext" w:hAnsi="Fb Fontext" w:hint="cs"/>
          <w:rtl/>
        </w:rPr>
        <w:t>אומרים</w:t>
      </w:r>
      <w:r w:rsidRPr="006F178A">
        <w:rPr>
          <w:rFonts w:ascii="Fb Fontext" w:hAnsi="Fb Fontext" w:hint="cs"/>
          <w:rtl/>
        </w:rPr>
        <w:t xml:space="preserve"> </w:t>
      </w:r>
      <w:r w:rsidRPr="006F178A">
        <w:rPr>
          <w:rFonts w:ascii="Fb Fontext" w:hAnsi="Fb Fontext"/>
          <w:rtl/>
        </w:rPr>
        <w:t>מחשבתו נכרת מתוך מעשיו.</w:t>
      </w:r>
    </w:p>
    <w:p w14:paraId="5F0CDD8F" w14:textId="7D3B160B" w:rsidR="00183BFF" w:rsidRPr="003B0953" w:rsidRDefault="00183BFF" w:rsidP="00445003">
      <w:pPr>
        <w:rPr>
          <w:rtl/>
        </w:rPr>
      </w:pPr>
      <w:r w:rsidRPr="003B0953">
        <w:rPr>
          <w:rFonts w:hint="cs"/>
          <w:rtl/>
        </w:rPr>
        <w:t>ו</w:t>
      </w:r>
      <w:r w:rsidR="00445003" w:rsidRPr="003B0953">
        <w:rPr>
          <w:rFonts w:hint="cs"/>
          <w:rtl/>
        </w:rPr>
        <w:t>נ</w:t>
      </w:r>
      <w:r w:rsidRPr="003B0953">
        <w:rPr>
          <w:rFonts w:hint="cs"/>
          <w:rtl/>
        </w:rPr>
        <w:t>חלקו בנטמא</w:t>
      </w:r>
      <w:r w:rsidRPr="003B0953">
        <w:rPr>
          <w:rtl/>
        </w:rPr>
        <w:t xml:space="preserve"> בפחות מכעדשה, </w:t>
      </w:r>
      <w:r w:rsidRPr="003B0953">
        <w:rPr>
          <w:rFonts w:hint="cs"/>
          <w:rtl/>
        </w:rPr>
        <w:t>וע</w:t>
      </w:r>
      <w:r w:rsidRPr="003B0953">
        <w:rPr>
          <w:rtl/>
        </w:rPr>
        <w:t>"</w:t>
      </w:r>
      <w:r w:rsidRPr="003B0953">
        <w:rPr>
          <w:rFonts w:hint="cs"/>
          <w:rtl/>
        </w:rPr>
        <w:t>ז הגיע לשאול.</w:t>
      </w:r>
    </w:p>
    <w:p w14:paraId="53B6D321" w14:textId="77777777" w:rsidR="003B0953" w:rsidRPr="003B0953" w:rsidRDefault="00445003" w:rsidP="003B0953">
      <w:pPr>
        <w:pStyle w:val="36"/>
        <w:framePr w:wrap="notBeside"/>
        <w:rPr>
          <w:rtl/>
        </w:rPr>
      </w:pPr>
      <w:r w:rsidRPr="003B0953">
        <w:rPr>
          <w:rFonts w:hint="cs"/>
          <w:rtl/>
        </w:rPr>
        <w:t>לרש"ש</w:t>
      </w:r>
      <w:r w:rsidR="00183BFF" w:rsidRPr="003B0953">
        <w:rPr>
          <w:rtl/>
        </w:rPr>
        <w:t>:</w:t>
      </w:r>
    </w:p>
    <w:p w14:paraId="62C215FB" w14:textId="77777777" w:rsidR="003B0953" w:rsidRPr="003B0953" w:rsidRDefault="00183BFF" w:rsidP="00333FF4">
      <w:pPr>
        <w:rPr>
          <w:rtl/>
        </w:rPr>
      </w:pPr>
      <w:r w:rsidRPr="003B0953">
        <w:rPr>
          <w:rtl/>
        </w:rPr>
        <w:t>מד</w:t>
      </w:r>
      <w:r w:rsidRPr="003B0953">
        <w:rPr>
          <w:rFonts w:hint="cs"/>
          <w:rtl/>
        </w:rPr>
        <w:t>זה אינו יודע, גם דין הערב שמש אינו יודע</w:t>
      </w:r>
      <w:r w:rsidR="00445003" w:rsidRPr="003B0953">
        <w:rPr>
          <w:rFonts w:hint="cs"/>
          <w:rtl/>
        </w:rPr>
        <w:t>.</w:t>
      </w:r>
      <w:r w:rsidRPr="003B0953">
        <w:rPr>
          <w:rFonts w:hint="cs"/>
          <w:rtl/>
        </w:rPr>
        <w:t xml:space="preserve"> </w:t>
      </w:r>
    </w:p>
    <w:p w14:paraId="3DD76EF5" w14:textId="77777777" w:rsidR="003B0953" w:rsidRPr="003B0953" w:rsidRDefault="00445003" w:rsidP="003B0953">
      <w:pPr>
        <w:pStyle w:val="36"/>
        <w:framePr w:wrap="notBeside"/>
        <w:rPr>
          <w:rtl/>
        </w:rPr>
      </w:pPr>
      <w:r w:rsidRPr="003B0953">
        <w:rPr>
          <w:rFonts w:hint="cs"/>
          <w:rtl/>
        </w:rPr>
        <w:t>ולת"ק</w:t>
      </w:r>
      <w:r w:rsidR="00183BFF" w:rsidRPr="003B0953">
        <w:rPr>
          <w:rtl/>
        </w:rPr>
        <w:t>:</w:t>
      </w:r>
    </w:p>
    <w:p w14:paraId="130C08CC" w14:textId="1E08C593" w:rsidR="00183BFF" w:rsidRPr="006A3889" w:rsidRDefault="00183BFF" w:rsidP="006A3889">
      <w:pPr>
        <w:spacing w:after="60"/>
        <w:rPr>
          <w:rFonts w:cs="Guttman Vilna"/>
          <w:b/>
          <w:bCs/>
          <w:rtl/>
        </w:rPr>
      </w:pPr>
      <w:r w:rsidRPr="00445003">
        <w:rPr>
          <w:rFonts w:hint="cs"/>
          <w:rtl/>
        </w:rPr>
        <w:t>זה אינו יודע, אבל דין הערב שמש יודע</w:t>
      </w:r>
      <w:r w:rsidR="00FD56EE" w:rsidRPr="00445003">
        <w:rPr>
          <w:rFonts w:hint="cs"/>
          <w:rtl/>
        </w:rPr>
        <w:t xml:space="preserve"> דכתיב בקרא</w:t>
      </w:r>
      <w:r w:rsidRPr="00445003">
        <w:rPr>
          <w:rtl/>
        </w:rPr>
        <w:t>.</w:t>
      </w:r>
    </w:p>
    <w:p w14:paraId="4FBA27E4" w14:textId="77777777" w:rsidR="00183BFF" w:rsidRPr="00C4622C" w:rsidRDefault="00183BFF" w:rsidP="00183BFF">
      <w:pPr>
        <w:pStyle w:val="affff0"/>
        <w:rPr>
          <w:sz w:val="18"/>
          <w:rtl/>
        </w:rPr>
      </w:pPr>
      <w:ins w:id="9823" w:author="מספור קטעי משנה" w:date="2026-10-06T06:45:12Z">
        <w:r>
          <w:rPr>
            <w:rStyle w:val="MisparKeta"/>
          </w:rPr>
          <w:t xml:space="preserve">ב. </w:t>
        </w:r>
      </w:ins>
      <w:r w:rsidRPr="00C4622C">
        <w:rPr>
          <w:rtl/>
          <w:rPrChange w:id="40024" w:author="Claude" w:date="2026-10-06T13:34:26Z">
            <w:rPr>
              <w:sz w:val="18"/>
              <w:rtl/>
            </w:rPr>
          </w:rPrChange>
        </w:rPr>
        <w:t>ומטבילין מגב לגב.</w:t>
      </w:r>
      <w:r w:rsidR="00D228C0">
        <w:rPr>
          <w:rFonts w:hint="cs"/>
          <w:rtl/>
          <w:rPrChange w:id="40025" w:author="Claude" w:date="2026-10-06T13:34:26Z">
            <w:rPr>
              <w:rFonts w:hint="cs"/>
              <w:sz w:val="18"/>
              <w:rtl/>
            </w:rPr>
          </w:rPrChange>
        </w:rPr>
        <w:t xml:space="preserve"> </w:t>
      </w:r>
      <w:r w:rsidR="00D228C0" w:rsidRPr="00D228C0">
        <w:rPr>
          <w:rStyle w:val="afffffc"/>
          <w:rFonts w:hint="cs"/>
          <w:rtl/>
          <w:rPrChange w:id="40026" w:author="Claude" w:date="2026-10-06T13:34:26Z">
            <w:rPr>
              <w:rStyle w:val="afffffc"/>
              <w:rFonts w:hint="cs"/>
              <w:sz w:val="14"/>
              <w:rtl/>
            </w:rPr>
          </w:rPrChange>
        </w:rPr>
        <w:t>וא</w:t>
      </w:r>
      <w:r w:rsidR="00D228C0" w:rsidRPr="00D228C0">
        <w:rPr>
          <w:rStyle w:val="afffffc"/>
          <w:rtl/>
          <w:rPrChange w:id="40027" w:author="Claude" w:date="2026-10-06T13:34:26Z">
            <w:rPr>
              <w:rStyle w:val="afffffc"/>
              <w:sz w:val="14"/>
              <w:rtl/>
            </w:rPr>
          </w:rPrChange>
        </w:rPr>
        <w:t>"</w:t>
      </w:r>
      <w:r w:rsidR="00D228C0" w:rsidRPr="00D228C0">
        <w:rPr>
          <w:rStyle w:val="afffffc"/>
          <w:rFonts w:hint="cs"/>
          <w:rtl/>
          <w:rPrChange w:id="40028" w:author="Claude" w:date="2026-10-06T13:34:26Z">
            <w:rPr>
              <w:rStyle w:val="afffffc"/>
              <w:rFonts w:hint="cs"/>
              <w:sz w:val="14"/>
              <w:rtl/>
            </w:rPr>
          </w:rPrChange>
        </w:rPr>
        <w:t>צ לטבילה שניה</w:t>
      </w:r>
    </w:p>
    <w:p w14:paraId="33992EFE" w14:textId="19477CBF" w:rsidR="00080C99" w:rsidRDefault="006B7623" w:rsidP="00183BFF">
      <w:pPr>
        <w:rPr>
          <w:rtl/>
        </w:rPr>
      </w:pPr>
      <w:r>
        <w:rPr>
          <w:rFonts w:hint="cs"/>
          <w:rtl/>
        </w:rPr>
        <w:t>ש</w:t>
      </w:r>
      <w:r w:rsidR="00183BFF" w:rsidRPr="006F178A">
        <w:rPr>
          <w:rtl/>
        </w:rPr>
        <w:t>הרוצה לעשות גתו על גב כדו, וכדו על גב גתו - עושה.</w:t>
      </w:r>
      <w:r w:rsidR="00183BFF" w:rsidRPr="006F178A">
        <w:rPr>
          <w:rFonts w:hint="cs"/>
          <w:rtl/>
        </w:rPr>
        <w:t xml:space="preserve"> </w:t>
      </w:r>
    </w:p>
    <w:p w14:paraId="16ACA5F6" w14:textId="5ADDF59E" w:rsidR="00183BFF" w:rsidRDefault="00183BFF" w:rsidP="003B0953">
      <w:pPr>
        <w:pStyle w:val="affffff0"/>
        <w:spacing w:after="0"/>
        <w:rPr>
          <w:rtl/>
        </w:rPr>
      </w:pPr>
      <w:r w:rsidRPr="00C4622C">
        <w:rPr>
          <w:rStyle w:val="affff1"/>
          <w:sz w:val="18"/>
          <w:rtl/>
        </w:rPr>
        <w:t>מחבורה לחבורה</w:t>
      </w:r>
      <w:r>
        <w:rPr>
          <w:rFonts w:hint="cs"/>
          <w:rtl/>
        </w:rPr>
        <w:t>:</w:t>
      </w:r>
      <w:r w:rsidRPr="006F178A">
        <w:rPr>
          <w:rtl/>
        </w:rPr>
        <w:t xml:space="preserve"> </w:t>
      </w:r>
      <w:r w:rsidR="001F2332">
        <w:rPr>
          <w:rFonts w:hint="cs"/>
          <w:rtl/>
        </w:rPr>
        <w:t>ש</w:t>
      </w:r>
      <w:r>
        <w:rPr>
          <w:rFonts w:hint="cs"/>
          <w:rtl/>
        </w:rPr>
        <w:t xml:space="preserve">יכול לעבור </w:t>
      </w:r>
      <w:r w:rsidRPr="006F178A">
        <w:rPr>
          <w:rtl/>
        </w:rPr>
        <w:t>לאכול בחבורה אחרת</w:t>
      </w:r>
      <w:r>
        <w:rPr>
          <w:rFonts w:hint="cs"/>
          <w:rtl/>
        </w:rPr>
        <w:t>.</w:t>
      </w:r>
    </w:p>
    <w:p>
      <w:pPr>
        <w:pStyle w:val="MishnaBatzad"/>
        <w:rPr>
          <w:ins w:id="20039" w:author="קלוד" w:date="2026-10-06T10:08:13Z"/>
        </w:rPr>
      </w:pPr>
      <w:ins w:id="20038" w:author="קלוד" w:date="2026-10-06T10:08:13Z">
        <w:r>
          <w:t xml:space="preserve">משנה ג</w:t>
        </w:r>
      </w:ins>
    </w:p>
    <w:p w14:paraId="7867801E" w14:textId="77777777" w:rsidR="00183BFF" w:rsidRPr="00C151F2" w:rsidRDefault="00C151F2" w:rsidP="00183BFF">
      <w:pPr>
        <w:pStyle w:val="afff8"/>
        <w:spacing w:before="120"/>
        <w:rPr>
          <w:spacing w:val="0"/>
          <w:rtl/>
        </w:rPr>
        <w:pPrChange w:id="90015" w:author="קלוד" w:date="2026-10-08T12:08:16Z">
          <w:pPr>
            <w:pStyle w:val="afff8"/>
          </w:pPr>
        </w:pPrChange>
      </w:pPr>
      <w:r w:rsidRPr="00C151F2">
        <w:rPr>
          <w:rStyle w:val="afffff1"/>
          <w:spacing w:val="0"/>
          <w:rtl/>
        </w:rPr>
        <w:lastRenderedPageBreak/>
        <w:t>ב"ש</w:t>
      </w:r>
      <w:r w:rsidR="00183BFF" w:rsidRPr="00C151F2">
        <w:rPr>
          <w:rStyle w:val="afffff1"/>
          <w:spacing w:val="0"/>
          <w:rtl/>
        </w:rPr>
        <w:t>:</w:t>
      </w:r>
      <w:r w:rsidR="00183BFF" w:rsidRPr="00C151F2">
        <w:rPr>
          <w:spacing w:val="0"/>
          <w:rtl/>
        </w:rPr>
        <w:t xml:space="preserve"> </w:t>
      </w:r>
      <w:r w:rsidR="00183BFF" w:rsidRPr="00080C99">
        <w:rPr>
          <w:rtl/>
        </w:rPr>
        <w:t>מביאין שלמים ואין סומכין עליהן, אבל לא עולות.</w:t>
      </w:r>
    </w:p>
    <w:p w14:paraId="35AAF01E" w14:textId="77777777" w:rsidR="00183BFF" w:rsidRPr="006F178A" w:rsidRDefault="00C151F2" w:rsidP="00EE30D3">
      <w:pPr>
        <w:pStyle w:val="afff8"/>
        <w:spacing w:after="60" w:line="220" w:lineRule="exact"/>
        <w:rPr>
          <w:rtl/>
        </w:rPr>
      </w:pPr>
      <w:r>
        <w:rPr>
          <w:rStyle w:val="afffff1"/>
          <w:rtl/>
        </w:rPr>
        <w:t>וב"ה</w:t>
      </w:r>
      <w:r w:rsidR="00183BFF" w:rsidRPr="00240782">
        <w:rPr>
          <w:rStyle w:val="afffff1"/>
          <w:rtl/>
        </w:rPr>
        <w:t>:</w:t>
      </w:r>
      <w:r w:rsidR="00183BFF" w:rsidRPr="006F178A">
        <w:rPr>
          <w:rtl/>
        </w:rPr>
        <w:t xml:space="preserve"> מביאין שלמים ועולות, וסומכין עליהן.</w:t>
      </w:r>
    </w:p>
    <w:p w14:paraId="1B81A94A" w14:textId="77777777" w:rsidR="001F2332" w:rsidRPr="001F2332" w:rsidRDefault="00183BFF" w:rsidP="001F2332">
      <w:pPr>
        <w:pStyle w:val="36"/>
        <w:framePr w:wrap="notBeside"/>
        <w:rPr>
          <w:rtl/>
        </w:rPr>
      </w:pPr>
      <w:r w:rsidRPr="001F2332">
        <w:rPr>
          <w:rtl/>
        </w:rPr>
        <w:t>עולא:</w:t>
      </w:r>
    </w:p>
    <w:p w14:paraId="79CA740E" w14:textId="08DE6A94" w:rsidR="00183BFF" w:rsidRPr="00EE30D3" w:rsidRDefault="00183BFF" w:rsidP="00EE30D3">
      <w:pPr>
        <w:pStyle w:val="afffff8"/>
        <w:rPr>
          <w:rtl/>
        </w:rPr>
      </w:pPr>
      <w:r w:rsidRPr="00EE30D3">
        <w:rPr>
          <w:rStyle w:val="afffff3"/>
          <w:rtl/>
        </w:rPr>
        <w:t>מחלוקת</w:t>
      </w:r>
      <w:r w:rsidRPr="00EE30D3">
        <w:rPr>
          <w:rtl/>
        </w:rPr>
        <w:t xml:space="preserve"> בשלמי חגיגה לסמוך, ועולת ראייה ליקרב.</w:t>
      </w:r>
    </w:p>
    <w:p w14:paraId="66D33006" w14:textId="77777777" w:rsidR="00183BFF" w:rsidRPr="00D228C0" w:rsidRDefault="00183BFF" w:rsidP="00D228C0">
      <w:pPr>
        <w:rPr>
          <w:rFonts w:cs="Guttman Vilna"/>
          <w:b/>
          <w:bCs/>
          <w:spacing w:val="-4"/>
          <w:rtl/>
        </w:rPr>
      </w:pPr>
      <w:r w:rsidRPr="00D228C0">
        <w:rPr>
          <w:rStyle w:val="afffff3"/>
          <w:rtl/>
        </w:rPr>
        <w:t>ד</w:t>
      </w:r>
      <w:r w:rsidRPr="00D228C0">
        <w:rPr>
          <w:rStyle w:val="afffff3"/>
          <w:rFonts w:hint="cs"/>
          <w:rtl/>
        </w:rPr>
        <w:t>ל</w:t>
      </w:r>
      <w:r w:rsidRPr="00D228C0">
        <w:rPr>
          <w:rStyle w:val="afffff3"/>
          <w:rtl/>
        </w:rPr>
        <w:t>ב"ש</w:t>
      </w:r>
      <w:r w:rsidRPr="00D228C0">
        <w:rPr>
          <w:spacing w:val="-4"/>
          <w:rtl/>
        </w:rPr>
        <w:t xml:space="preserve">: </w:t>
      </w:r>
      <w:r w:rsidRPr="001F2332">
        <w:rPr>
          <w:rStyle w:val="af4"/>
          <w:rFonts w:hint="cs"/>
          <w:rtl/>
        </w:rPr>
        <w:t>'</w:t>
      </w:r>
      <w:r w:rsidRPr="001F2332">
        <w:rPr>
          <w:rStyle w:val="af4"/>
          <w:rtl/>
        </w:rPr>
        <w:t>וחגתם אתו חג לה,</w:t>
      </w:r>
      <w:r w:rsidRPr="00D228C0">
        <w:rPr>
          <w:spacing w:val="-4"/>
          <w:rtl/>
        </w:rPr>
        <w:t xml:space="preserve"> </w:t>
      </w:r>
      <w:r w:rsidRPr="00D228C0">
        <w:rPr>
          <w:rFonts w:hint="cs"/>
          <w:spacing w:val="-4"/>
          <w:rtl/>
        </w:rPr>
        <w:t xml:space="preserve">ולא עולת ראייה, </w:t>
      </w:r>
      <w:r w:rsidRPr="001F2332">
        <w:rPr>
          <w:rStyle w:val="afffff3"/>
          <w:rtl/>
        </w:rPr>
        <w:t>וב"ה:</w:t>
      </w:r>
      <w:r w:rsidRPr="00D228C0">
        <w:rPr>
          <w:spacing w:val="-4"/>
          <w:rtl/>
        </w:rPr>
        <w:t xml:space="preserve"> </w:t>
      </w:r>
      <w:r w:rsidRPr="001F2332">
        <w:rPr>
          <w:rStyle w:val="af4"/>
          <w:rtl/>
        </w:rPr>
        <w:t>לה'</w:t>
      </w:r>
      <w:r w:rsidRPr="00D228C0">
        <w:rPr>
          <w:rStyle w:val="af4"/>
          <w:spacing w:val="-4"/>
          <w:rtl/>
        </w:rPr>
        <w:t xml:space="preserve"> </w:t>
      </w:r>
      <w:r w:rsidRPr="00D228C0">
        <w:rPr>
          <w:spacing w:val="-4"/>
          <w:rtl/>
        </w:rPr>
        <w:t>- כל דלה'.</w:t>
      </w:r>
    </w:p>
    <w:p w14:paraId="4EE64898" w14:textId="582E7041" w:rsidR="00183BFF" w:rsidRPr="00E0133B" w:rsidRDefault="00183BFF" w:rsidP="00183BFF">
      <w:pPr>
        <w:rPr>
          <w:rStyle w:val="afffff3"/>
          <w:rtl/>
        </w:rPr>
      </w:pPr>
      <w:r w:rsidRPr="006F178A">
        <w:rPr>
          <w:rFonts w:ascii="Fb Fontext" w:hAnsi="Fb Fontext"/>
          <w:sz w:val="20"/>
          <w:rtl/>
        </w:rPr>
        <w:t xml:space="preserve">אבל נדרים ונדבות </w:t>
      </w:r>
      <w:r w:rsidRPr="00080C99">
        <w:rPr>
          <w:rStyle w:val="afffff3"/>
          <w:rFonts w:hint="cs"/>
          <w:rtl/>
        </w:rPr>
        <w:t>לכו</w:t>
      </w:r>
      <w:r w:rsidR="0001190A" w:rsidRPr="00080C99">
        <w:rPr>
          <w:rStyle w:val="afffff3"/>
          <w:rtl/>
        </w:rPr>
        <w:t>"</w:t>
      </w:r>
      <w:r w:rsidRPr="00080C99">
        <w:rPr>
          <w:rStyle w:val="afffff3"/>
          <w:rFonts w:hint="cs"/>
          <w:rtl/>
        </w:rPr>
        <w:t>ע</w:t>
      </w:r>
      <w:r w:rsidRPr="006F178A">
        <w:rPr>
          <w:rFonts w:ascii="Fb Fontext" w:hAnsi="Fb Fontext"/>
          <w:sz w:val="20"/>
          <w:rtl/>
        </w:rPr>
        <w:t xml:space="preserve"> אין קריבין ביו"ט,</w:t>
      </w:r>
      <w:r w:rsidRPr="006F178A">
        <w:rPr>
          <w:rFonts w:ascii="Fb Fontext" w:hAnsi="Fb Fontext" w:hint="cs"/>
          <w:sz w:val="20"/>
          <w:rtl/>
        </w:rPr>
        <w:t xml:space="preserve"> </w:t>
      </w:r>
      <w:r w:rsidRPr="00E0133B">
        <w:rPr>
          <w:rStyle w:val="afffff3"/>
          <w:rFonts w:hint="cs"/>
          <w:rtl/>
        </w:rPr>
        <w:t>וכן ראב</w:t>
      </w:r>
      <w:r w:rsidRPr="00E0133B">
        <w:rPr>
          <w:rStyle w:val="afffff3"/>
          <w:rtl/>
        </w:rPr>
        <w:t>"</w:t>
      </w:r>
      <w:r w:rsidRPr="00E0133B">
        <w:rPr>
          <w:rStyle w:val="afffff3"/>
          <w:rFonts w:hint="cs"/>
          <w:rtl/>
        </w:rPr>
        <w:t>א.</w:t>
      </w:r>
    </w:p>
    <w:p w14:paraId="237C8ECF" w14:textId="77777777" w:rsidR="00094FB1" w:rsidRPr="00094FB1" w:rsidRDefault="00183BFF" w:rsidP="00094FB1">
      <w:pPr>
        <w:pStyle w:val="36"/>
        <w:framePr w:wrap="notBeside"/>
        <w:rPr>
          <w:rtl/>
        </w:rPr>
      </w:pPr>
      <w:r w:rsidRPr="00094FB1">
        <w:rPr>
          <w:rFonts w:hint="cs"/>
          <w:rtl/>
        </w:rPr>
        <w:t>רשב</w:t>
      </w:r>
      <w:r w:rsidRPr="00094FB1">
        <w:rPr>
          <w:rtl/>
        </w:rPr>
        <w:t>"</w:t>
      </w:r>
      <w:r w:rsidRPr="00094FB1">
        <w:rPr>
          <w:rFonts w:hint="cs"/>
          <w:rtl/>
        </w:rPr>
        <w:t>א</w:t>
      </w:r>
      <w:r w:rsidRPr="00094FB1">
        <w:rPr>
          <w:rtl/>
        </w:rPr>
        <w:t>: לא נחלקו</w:t>
      </w:r>
    </w:p>
    <w:p w14:paraId="70F69DEF" w14:textId="7401B85E" w:rsidR="00183BFF" w:rsidRPr="00D228C0" w:rsidRDefault="006B7279" w:rsidP="00D228C0">
      <w:pPr>
        <w:rPr>
          <w:spacing w:val="-6"/>
          <w:rtl/>
        </w:rPr>
      </w:pPr>
      <w:r>
        <w:rPr>
          <w:rFonts w:ascii="Fb Fontext" w:hAnsi="Fb Fontext" w:hint="cs"/>
          <w:spacing w:val="-6"/>
          <w:rtl/>
        </w:rPr>
        <w:t>ב</w:t>
      </w:r>
      <w:r w:rsidR="00581AC9" w:rsidRPr="00D228C0">
        <w:rPr>
          <w:rFonts w:ascii="Fb Fontext" w:hAnsi="Fb Fontext"/>
          <w:spacing w:val="-6"/>
          <w:rtl/>
        </w:rPr>
        <w:t xml:space="preserve">עולה ושלמים שאינן של יו"ט </w:t>
      </w:r>
      <w:r w:rsidR="00183BFF" w:rsidRPr="00D228C0">
        <w:rPr>
          <w:rFonts w:ascii="Fb Fontext" w:hAnsi="Fb Fontext"/>
          <w:spacing w:val="-6"/>
          <w:rtl/>
        </w:rPr>
        <w:t>אין קריבין</w:t>
      </w:r>
      <w:r w:rsidR="00581AC9" w:rsidRPr="00D228C0">
        <w:rPr>
          <w:rFonts w:ascii="Fb Fontext" w:hAnsi="Fb Fontext" w:hint="cs"/>
          <w:spacing w:val="-6"/>
          <w:rtl/>
        </w:rPr>
        <w:t>,</w:t>
      </w:r>
      <w:r w:rsidR="00581AC9" w:rsidRPr="00D228C0">
        <w:rPr>
          <w:rFonts w:hint="cs"/>
          <w:spacing w:val="-6"/>
          <w:rtl/>
        </w:rPr>
        <w:t xml:space="preserve"> </w:t>
      </w:r>
      <w:r w:rsidR="00183BFF" w:rsidRPr="00D228C0">
        <w:rPr>
          <w:spacing w:val="-6"/>
          <w:rtl/>
        </w:rPr>
        <w:t>ו</w:t>
      </w:r>
      <w:r w:rsidR="00581AC9" w:rsidRPr="00D228C0">
        <w:rPr>
          <w:spacing w:val="-6"/>
          <w:rtl/>
        </w:rPr>
        <w:t>שלמי</w:t>
      </w:r>
      <w:r w:rsidR="00581AC9" w:rsidRPr="00D228C0">
        <w:rPr>
          <w:rFonts w:hint="cs"/>
          <w:spacing w:val="-6"/>
          <w:rtl/>
        </w:rPr>
        <w:t>ם</w:t>
      </w:r>
      <w:r w:rsidR="00183BFF" w:rsidRPr="00D228C0">
        <w:rPr>
          <w:spacing w:val="-6"/>
          <w:rtl/>
        </w:rPr>
        <w:t xml:space="preserve"> של יו"ט</w:t>
      </w:r>
      <w:r w:rsidR="00D228C0">
        <w:rPr>
          <w:spacing w:val="-6"/>
          <w:rtl/>
        </w:rPr>
        <w:t xml:space="preserve"> קריבין</w:t>
      </w:r>
    </w:p>
    <w:p w14:paraId="41DB8986" w14:textId="77777777" w:rsidR="00094FB1" w:rsidRPr="00094FB1" w:rsidRDefault="00183BFF" w:rsidP="00094FB1">
      <w:pPr>
        <w:pStyle w:val="36"/>
        <w:framePr w:wrap="notBeside"/>
        <w:rPr>
          <w:rtl/>
        </w:rPr>
      </w:pPr>
      <w:r w:rsidRPr="00094FB1">
        <w:rPr>
          <w:rFonts w:hint="cs"/>
          <w:rtl/>
        </w:rPr>
        <w:t>ונ</w:t>
      </w:r>
      <w:r w:rsidRPr="00094FB1">
        <w:rPr>
          <w:rtl/>
        </w:rPr>
        <w:t>חלקו</w:t>
      </w:r>
    </w:p>
    <w:p w14:paraId="4015D648" w14:textId="789DA6E7" w:rsidR="00183BFF" w:rsidRPr="001F19F5" w:rsidRDefault="006B7279" w:rsidP="00EE30D3">
      <w:pPr>
        <w:spacing w:after="60"/>
        <w:rPr>
          <w:rtl/>
        </w:rPr>
      </w:pPr>
      <w:r>
        <w:rPr>
          <w:rStyle w:val="afffd"/>
          <w:rFonts w:cs="PFT_Frank" w:hint="cs"/>
          <w:szCs w:val="14"/>
          <w:rtl/>
        </w:rPr>
        <w:t>ב</w:t>
      </w:r>
      <w:r w:rsidR="00183BFF" w:rsidRPr="00D159D1">
        <w:rPr>
          <w:rStyle w:val="afffd"/>
          <w:rFonts w:cs="PFT_Frank"/>
          <w:szCs w:val="14"/>
          <w:rtl/>
        </w:rPr>
        <w:t>עולה</w:t>
      </w:r>
      <w:r w:rsidR="00183BFF" w:rsidRPr="001F19F5">
        <w:rPr>
          <w:rStyle w:val="afffd"/>
          <w:rFonts w:ascii="Fb Fontext" w:hAnsi="Fb Fontext" w:cs="BA Esthetic Light"/>
          <w:sz w:val="20"/>
          <w:rtl/>
        </w:rPr>
        <w:t xml:space="preserve"> </w:t>
      </w:r>
      <w:r w:rsidR="00183BFF" w:rsidRPr="001F19F5">
        <w:rPr>
          <w:rFonts w:ascii="Fb Fontext" w:hAnsi="Fb Fontext"/>
          <w:sz w:val="20"/>
          <w:rtl/>
        </w:rPr>
        <w:t xml:space="preserve">של יו"ט, </w:t>
      </w:r>
      <w:r w:rsidR="00183BFF" w:rsidRPr="001F19F5">
        <w:rPr>
          <w:rStyle w:val="afffff3"/>
          <w:rFonts w:hint="cs"/>
          <w:rtl/>
        </w:rPr>
        <w:t>ל</w:t>
      </w:r>
      <w:r w:rsidR="00183BFF" w:rsidRPr="001F19F5">
        <w:rPr>
          <w:rStyle w:val="afffff3"/>
          <w:rtl/>
        </w:rPr>
        <w:t>ב"ש</w:t>
      </w:r>
      <w:r w:rsidR="00183BFF" w:rsidRPr="001F19F5">
        <w:rPr>
          <w:rFonts w:ascii="Fb Fontext" w:hAnsi="Fb Fontext"/>
          <w:sz w:val="20"/>
          <w:rtl/>
        </w:rPr>
        <w:t xml:space="preserve">: לא יביא, </w:t>
      </w:r>
      <w:r w:rsidR="00183BFF" w:rsidRPr="001F19F5">
        <w:rPr>
          <w:rStyle w:val="afffff3"/>
          <w:rtl/>
        </w:rPr>
        <w:t>ו</w:t>
      </w:r>
      <w:r w:rsidR="00183BFF" w:rsidRPr="001F19F5">
        <w:rPr>
          <w:rStyle w:val="afffff3"/>
          <w:rFonts w:hint="cs"/>
          <w:rtl/>
        </w:rPr>
        <w:t>ל</w:t>
      </w:r>
      <w:r w:rsidR="00183BFF" w:rsidRPr="001F19F5">
        <w:rPr>
          <w:rStyle w:val="afffff3"/>
          <w:rtl/>
        </w:rPr>
        <w:t>ב"ה:</w:t>
      </w:r>
      <w:r w:rsidR="00183BFF" w:rsidRPr="001F19F5">
        <w:rPr>
          <w:rFonts w:ascii="Fb Fontext" w:hAnsi="Fb Fontext"/>
          <w:sz w:val="20"/>
          <w:rtl/>
        </w:rPr>
        <w:t xml:space="preserve"> יביא.</w:t>
      </w:r>
    </w:p>
    <w:p w14:paraId="732AE80B" w14:textId="77777777" w:rsidR="00EE30D3" w:rsidRPr="00EE30D3" w:rsidRDefault="00581AC9" w:rsidP="00EE30D3">
      <w:pPr>
        <w:pStyle w:val="36"/>
        <w:framePr w:wrap="notBeside"/>
        <w:rPr>
          <w:rtl/>
        </w:rPr>
      </w:pPr>
      <w:r w:rsidRPr="00EE30D3">
        <w:rPr>
          <w:rFonts w:hint="cs"/>
          <w:rtl/>
        </w:rPr>
        <w:t xml:space="preserve">ב. </w:t>
      </w:r>
      <w:r w:rsidR="00183BFF" w:rsidRPr="00EE30D3">
        <w:rPr>
          <w:rFonts w:hint="cs"/>
          <w:rtl/>
        </w:rPr>
        <w:t>לרב יוסף:</w:t>
      </w:r>
    </w:p>
    <w:p w14:paraId="20CA56C2" w14:textId="781B2DDC" w:rsidR="00581AC9" w:rsidRPr="007C5E14" w:rsidRDefault="00183BFF" w:rsidP="00080C99">
      <w:pPr>
        <w:rPr>
          <w:spacing w:val="-4"/>
          <w:rtl/>
        </w:rPr>
      </w:pPr>
      <w:r w:rsidRPr="007C5E14">
        <w:rPr>
          <w:rFonts w:hint="cs"/>
          <w:spacing w:val="-4"/>
          <w:rtl/>
        </w:rPr>
        <w:t xml:space="preserve">תנאי היא </w:t>
      </w:r>
      <w:r w:rsidR="00581AC9" w:rsidRPr="007C5E14">
        <w:rPr>
          <w:rStyle w:val="afffff3"/>
          <w:rFonts w:hint="cs"/>
          <w:rtl/>
        </w:rPr>
        <w:t>דלרשב</w:t>
      </w:r>
      <w:r w:rsidR="005933DE" w:rsidRPr="007C5E14">
        <w:rPr>
          <w:rStyle w:val="afffff3"/>
          <w:rtl/>
        </w:rPr>
        <w:t>"</w:t>
      </w:r>
      <w:r w:rsidR="00581AC9" w:rsidRPr="007C5E14">
        <w:rPr>
          <w:rStyle w:val="afffff3"/>
          <w:rFonts w:hint="cs"/>
          <w:rtl/>
        </w:rPr>
        <w:t>א</w:t>
      </w:r>
      <w:r w:rsidR="00AA3A83">
        <w:rPr>
          <w:rStyle w:val="afffff3"/>
          <w:rFonts w:hint="cs"/>
          <w:rtl/>
        </w:rPr>
        <w:t>:</w:t>
      </w:r>
      <w:r w:rsidR="00581AC9" w:rsidRPr="007C5E14">
        <w:rPr>
          <w:rFonts w:hint="cs"/>
          <w:spacing w:val="-4"/>
          <w:rtl/>
        </w:rPr>
        <w:t xml:space="preserve"> </w:t>
      </w:r>
      <w:r w:rsidR="00581AC9" w:rsidRPr="00AA3A83">
        <w:rPr>
          <w:rFonts w:hint="cs"/>
          <w:rtl/>
        </w:rPr>
        <w:t>נחלקו גם בשלמים שאין של יו</w:t>
      </w:r>
      <w:r w:rsidR="005933DE" w:rsidRPr="00AA3A83">
        <w:rPr>
          <w:rtl/>
        </w:rPr>
        <w:t>"</w:t>
      </w:r>
      <w:r w:rsidR="00581AC9" w:rsidRPr="00AA3A83">
        <w:rPr>
          <w:rFonts w:hint="cs"/>
          <w:rtl/>
        </w:rPr>
        <w:t>ט</w:t>
      </w:r>
      <w:r w:rsidR="00581AC9" w:rsidRPr="007C5E14">
        <w:rPr>
          <w:rFonts w:hint="cs"/>
          <w:spacing w:val="-4"/>
          <w:rtl/>
        </w:rPr>
        <w:t xml:space="preserve"> </w:t>
      </w:r>
    </w:p>
    <w:p w14:paraId="0D6F18B6" w14:textId="4B51E813" w:rsidR="00183BFF" w:rsidRPr="006F178A" w:rsidRDefault="00183BFF" w:rsidP="00183BFF">
      <w:pPr>
        <w:rPr>
          <w:rtl/>
        </w:rPr>
      </w:pPr>
      <w:r w:rsidRPr="006F178A">
        <w:rPr>
          <w:rtl/>
        </w:rPr>
        <w:t xml:space="preserve">אבל נדרים ונדבות </w:t>
      </w:r>
      <w:r>
        <w:rPr>
          <w:rFonts w:hint="cs"/>
          <w:rtl/>
        </w:rPr>
        <w:t>לכו"ע</w:t>
      </w:r>
      <w:r w:rsidR="00AA3A83">
        <w:rPr>
          <w:rFonts w:hint="cs"/>
          <w:rtl/>
        </w:rPr>
        <w:t>:</w:t>
      </w:r>
      <w:r>
        <w:rPr>
          <w:rtl/>
        </w:rPr>
        <w:t xml:space="preserve"> אין קריבין ביו"ט</w:t>
      </w:r>
      <w:r w:rsidRPr="006F178A">
        <w:rPr>
          <w:rtl/>
        </w:rPr>
        <w:t>.</w:t>
      </w:r>
      <w:r>
        <w:rPr>
          <w:rFonts w:hint="cs"/>
          <w:rtl/>
        </w:rPr>
        <w:t xml:space="preserve"> וכהני תנאי</w:t>
      </w:r>
      <w:r w:rsidR="00AA3A83">
        <w:rPr>
          <w:rFonts w:hint="cs"/>
          <w:rtl/>
        </w:rPr>
        <w:t>.</w:t>
      </w:r>
    </w:p>
    <w:p w14:paraId="7A13B57C" w14:textId="77777777" w:rsidR="00183BFF" w:rsidRPr="006F178A" w:rsidRDefault="00183BFF" w:rsidP="00183BFF">
      <w:pPr>
        <w:pStyle w:val="afff2"/>
        <w:framePr w:wrap="around"/>
        <w:rPr>
          <w:rtl/>
        </w:rPr>
      </w:pPr>
      <w:r w:rsidRPr="006F178A">
        <w:rPr>
          <w:rFonts w:hint="cs"/>
          <w:rtl/>
        </w:rPr>
        <w:t>יט:</w:t>
      </w:r>
    </w:p>
    <w:p w14:paraId="06B36045" w14:textId="77777777" w:rsidR="00AA3A83" w:rsidRPr="00AA3A83" w:rsidRDefault="00183BFF" w:rsidP="00AA3A83">
      <w:pPr>
        <w:pStyle w:val="36"/>
        <w:framePr w:wrap="notBeside"/>
        <w:rPr>
          <w:rtl/>
        </w:rPr>
      </w:pPr>
      <w:r w:rsidRPr="00AA3A83">
        <w:rPr>
          <w:rtl/>
        </w:rPr>
        <w:t>דתניא:</w:t>
      </w:r>
    </w:p>
    <w:p w14:paraId="61265F2A" w14:textId="5302825E" w:rsidR="00183BFF" w:rsidRDefault="00183BFF" w:rsidP="00183BFF">
      <w:pPr>
        <w:rPr>
          <w:rtl/>
        </w:rPr>
      </w:pPr>
      <w:r w:rsidRPr="006F178A">
        <w:rPr>
          <w:rtl/>
        </w:rPr>
        <w:t xml:space="preserve">אין מביאין תודה בחג המצות מפני חמץ שבה, </w:t>
      </w:r>
    </w:p>
    <w:p w14:paraId="181DB7AF" w14:textId="09B72ADB" w:rsidR="00183BFF" w:rsidRPr="006F178A" w:rsidRDefault="00581AC9" w:rsidP="00AA3A83">
      <w:pPr>
        <w:rPr>
          <w:rtl/>
        </w:rPr>
      </w:pPr>
      <w:r w:rsidRPr="00581AC9">
        <w:rPr>
          <w:rtl/>
        </w:rPr>
        <w:t>ולא בעצרת מפני שהוא יו"ט</w:t>
      </w:r>
      <w:r w:rsidR="00183BFF" w:rsidRPr="00581AC9">
        <w:rPr>
          <w:rtl/>
        </w:rPr>
        <w:t>.</w:t>
      </w:r>
      <w:r w:rsidRPr="00581AC9">
        <w:rPr>
          <w:rFonts w:hint="cs"/>
          <w:rtl/>
        </w:rPr>
        <w:t xml:space="preserve"> </w:t>
      </w:r>
      <w:r w:rsidR="00183BFF" w:rsidRPr="00581AC9">
        <w:rPr>
          <w:rtl/>
        </w:rPr>
        <w:t>אבל מביא</w:t>
      </w:r>
      <w:r w:rsidRPr="00581AC9">
        <w:rPr>
          <w:rFonts w:hint="cs"/>
          <w:rtl/>
        </w:rPr>
        <w:t>ה</w:t>
      </w:r>
      <w:r w:rsidR="00183BFF" w:rsidRPr="00581AC9">
        <w:rPr>
          <w:rtl/>
        </w:rPr>
        <w:t xml:space="preserve"> </w:t>
      </w:r>
      <w:r w:rsidRPr="00581AC9">
        <w:rPr>
          <w:rFonts w:hint="cs"/>
          <w:rtl/>
        </w:rPr>
        <w:t>ב</w:t>
      </w:r>
      <w:r w:rsidR="00183BFF" w:rsidRPr="00581AC9">
        <w:rPr>
          <w:rtl/>
        </w:rPr>
        <w:t>סוכות</w:t>
      </w:r>
      <w:r w:rsidR="00183BFF" w:rsidRPr="006F178A">
        <w:rPr>
          <w:rtl/>
        </w:rPr>
        <w:t>.</w:t>
      </w:r>
    </w:p>
    <w:p w14:paraId="7535509D" w14:textId="77777777" w:rsidR="00AA3A83" w:rsidRPr="00AA3A83" w:rsidRDefault="00183BFF" w:rsidP="00AA3A83">
      <w:pPr>
        <w:pStyle w:val="36"/>
        <w:framePr w:wrap="notBeside"/>
        <w:rPr>
          <w:rtl/>
        </w:rPr>
      </w:pPr>
      <w:r w:rsidRPr="00AA3A83">
        <w:rPr>
          <w:rFonts w:hint="eastAsia"/>
          <w:rtl/>
        </w:rPr>
        <w:t>ר</w:t>
      </w:r>
      <w:r w:rsidRPr="00AA3A83">
        <w:rPr>
          <w:rtl/>
        </w:rPr>
        <w:t>"</w:t>
      </w:r>
      <w:r w:rsidRPr="00AA3A83">
        <w:rPr>
          <w:rFonts w:hint="eastAsia"/>
          <w:rtl/>
        </w:rPr>
        <w:t>ש</w:t>
      </w:r>
      <w:r w:rsidRPr="00AA3A83">
        <w:rPr>
          <w:rtl/>
        </w:rPr>
        <w:t>:</w:t>
      </w:r>
    </w:p>
    <w:p w14:paraId="471C7DDB" w14:textId="782042C9" w:rsidR="00183BFF" w:rsidRDefault="00183BFF" w:rsidP="00183BFF">
      <w:pPr>
        <w:rPr>
          <w:rtl/>
        </w:rPr>
      </w:pPr>
      <w:r w:rsidRPr="00D87E11">
        <w:rPr>
          <w:rStyle w:val="af4"/>
          <w:rtl/>
        </w:rPr>
        <w:t>'בחג המצות ובחג השבעות ובחג הסכות'.</w:t>
      </w:r>
      <w:r w:rsidRPr="00392931">
        <w:rPr>
          <w:rtl/>
        </w:rPr>
        <w:t xml:space="preserve"> </w:t>
      </w:r>
    </w:p>
    <w:p w14:paraId="2245DB29" w14:textId="77777777" w:rsidR="001618B7" w:rsidRDefault="00581AC9" w:rsidP="00AA3A83">
      <w:pPr>
        <w:rPr>
          <w:rFonts w:cs="Guttman Vilna"/>
          <w:b/>
          <w:bCs/>
          <w:rtl/>
        </w:rPr>
      </w:pPr>
      <w:r>
        <w:rPr>
          <w:rFonts w:hint="cs"/>
          <w:rtl/>
        </w:rPr>
        <w:t xml:space="preserve">רק מה </w:t>
      </w:r>
      <w:r w:rsidR="00183BFF" w:rsidRPr="00392931">
        <w:rPr>
          <w:rtl/>
        </w:rPr>
        <w:t>שבא בחג המצות - בא בחג השבועות ובחג הסוכות.</w:t>
      </w:r>
    </w:p>
    <w:p w14:paraId="674CAF5F" w14:textId="77777777" w:rsidR="001618B7" w:rsidRPr="001618B7" w:rsidRDefault="00183BFF" w:rsidP="001618B7">
      <w:pPr>
        <w:pStyle w:val="36"/>
        <w:framePr w:wrap="notBeside"/>
        <w:rPr>
          <w:rtl/>
        </w:rPr>
      </w:pPr>
      <w:r w:rsidRPr="001618B7">
        <w:rPr>
          <w:rFonts w:hint="cs"/>
          <w:rtl/>
        </w:rPr>
        <w:t>ראבר</w:t>
      </w:r>
      <w:r w:rsidRPr="001618B7">
        <w:rPr>
          <w:rtl/>
        </w:rPr>
        <w:t>"</w:t>
      </w:r>
      <w:r w:rsidRPr="001618B7">
        <w:rPr>
          <w:rFonts w:hint="cs"/>
          <w:rtl/>
        </w:rPr>
        <w:t>ש</w:t>
      </w:r>
      <w:r w:rsidRPr="001618B7">
        <w:rPr>
          <w:rtl/>
        </w:rPr>
        <w:t>:</w:t>
      </w:r>
    </w:p>
    <w:p w14:paraId="2B1506C3" w14:textId="7E08A56F" w:rsidR="00183BFF" w:rsidRPr="001618B7" w:rsidRDefault="00183BFF" w:rsidP="00AA3A83">
      <w:pPr>
        <w:rPr>
          <w:rtl/>
        </w:rPr>
      </w:pPr>
      <w:r w:rsidRPr="001618B7">
        <w:rPr>
          <w:rtl/>
        </w:rPr>
        <w:t>מביא</w:t>
      </w:r>
      <w:r w:rsidR="00581AC9" w:rsidRPr="001618B7">
        <w:rPr>
          <w:rFonts w:hint="cs"/>
          <w:rtl/>
        </w:rPr>
        <w:t>ה</w:t>
      </w:r>
      <w:r w:rsidRPr="001618B7">
        <w:rPr>
          <w:rtl/>
        </w:rPr>
        <w:t xml:space="preserve"> </w:t>
      </w:r>
      <w:r w:rsidR="00581AC9" w:rsidRPr="001618B7">
        <w:rPr>
          <w:rFonts w:hint="cs"/>
          <w:rtl/>
        </w:rPr>
        <w:t>ב</w:t>
      </w:r>
      <w:r w:rsidRPr="001618B7">
        <w:rPr>
          <w:rtl/>
        </w:rPr>
        <w:t xml:space="preserve">סוכות ויוצא משום שמחה, </w:t>
      </w:r>
      <w:r w:rsidRPr="001618B7">
        <w:rPr>
          <w:rFonts w:hint="cs"/>
          <w:rtl/>
        </w:rPr>
        <w:t>ולא משום חגיגה.</w:t>
      </w:r>
    </w:p>
    <w:p w14:paraId="60B13643" w14:textId="1B7499B0" w:rsidR="00183BFF" w:rsidRPr="006F178A" w:rsidRDefault="00B35974" w:rsidP="00B35974">
      <w:pPr>
        <w:pStyle w:val="afff0"/>
        <w:rPr>
          <w:del w:id="90056" w:author="מנוע עיצוב" w:date="2026-10-08T11:01:28Z"/>
          <w:rtl/>
        </w:rPr>
      </w:pPr>
      <w:del w:id="90055" w:author="מנוע עיצוב" w:date="2026-10-08T11:01:28Z">
        <w:r>
          <w:rPr>
            <w:rFonts w:ascii="BA TM • Vilna Extra-Bold" w:hAnsi="BA TM • Vilna Extra-Bold" w:hint="cs"/>
            <w:rtl/>
          </w:rPr>
          <w:delText xml:space="preserve">****</w:delText>
        </w:r>
      </w:del>
    </w:p>
    <w:p w14:paraId="097B96DD" w14:textId="77777777" w:rsidR="00183BFF" w:rsidRPr="00240782" w:rsidRDefault="00183BFF" w:rsidP="00183BFF">
      <w:pPr>
        <w:pStyle w:val="afffff8"/>
        <w:rPr>
          <w:rtl/>
        </w:rPr>
      </w:pPr>
      <w:r w:rsidRPr="00240782">
        <w:rPr>
          <w:rtl/>
        </w:rPr>
        <w:t>אין מביאין תודה בחג המצות מפני חמץ שבה.</w:t>
      </w:r>
      <w:r w:rsidRPr="00240782">
        <w:rPr>
          <w:rFonts w:hint="cs"/>
          <w:rtl/>
        </w:rPr>
        <w:t xml:space="preserve"> </w:t>
      </w:r>
    </w:p>
    <w:p w14:paraId="65574CB0" w14:textId="2CEAA58E" w:rsidR="00FD56EE" w:rsidRDefault="00183BFF" w:rsidP="00FD56EE">
      <w:pPr>
        <w:rPr>
          <w:rFonts w:ascii="Fb Fontext" w:hAnsi="Fb Fontext"/>
          <w:rtl/>
        </w:rPr>
      </w:pPr>
      <w:r w:rsidRPr="006F178A">
        <w:rPr>
          <w:rFonts w:ascii="Fb Fontext" w:hAnsi="Fb Fontext" w:hint="cs"/>
          <w:rtl/>
        </w:rPr>
        <w:t>מיירי בי</w:t>
      </w:r>
      <w:r w:rsidRPr="006F178A">
        <w:rPr>
          <w:rFonts w:ascii="Fb Fontext" w:hAnsi="Fb Fontext"/>
          <w:rtl/>
        </w:rPr>
        <w:t>"</w:t>
      </w:r>
      <w:r w:rsidRPr="006F178A">
        <w:rPr>
          <w:rFonts w:ascii="Fb Fontext" w:hAnsi="Fb Fontext" w:hint="cs"/>
          <w:rtl/>
        </w:rPr>
        <w:t>ד</w:t>
      </w:r>
      <w:r w:rsidR="00FD56EE">
        <w:rPr>
          <w:rFonts w:ascii="Fb Fontext" w:hAnsi="Fb Fontext" w:hint="cs"/>
          <w:rtl/>
        </w:rPr>
        <w:t>,</w:t>
      </w:r>
      <w:r w:rsidRPr="006F178A">
        <w:rPr>
          <w:rFonts w:ascii="Fb Fontext" w:hAnsi="Fb Fontext" w:hint="cs"/>
          <w:rtl/>
        </w:rPr>
        <w:t xml:space="preserve"> </w:t>
      </w:r>
      <w:r w:rsidRPr="00FD56EE">
        <w:rPr>
          <w:rStyle w:val="afffff3"/>
          <w:rFonts w:hint="cs"/>
          <w:rtl/>
        </w:rPr>
        <w:t>וס</w:t>
      </w:r>
      <w:r w:rsidRPr="00FD56EE">
        <w:rPr>
          <w:rStyle w:val="afffff3"/>
          <w:rtl/>
        </w:rPr>
        <w:t>"</w:t>
      </w:r>
      <w:r w:rsidRPr="00FD56EE">
        <w:rPr>
          <w:rStyle w:val="afffff3"/>
          <w:rFonts w:hint="cs"/>
          <w:rtl/>
        </w:rPr>
        <w:t xml:space="preserve">ל </w:t>
      </w:r>
      <w:r w:rsidRPr="006F178A">
        <w:rPr>
          <w:rFonts w:ascii="Fb Fontext" w:hAnsi="Fb Fontext" w:hint="cs"/>
          <w:rtl/>
        </w:rPr>
        <w:t>אין מביאין קדשים לבית הפסול</w:t>
      </w:r>
      <w:r w:rsidR="009A1B8A">
        <w:rPr>
          <w:rFonts w:ascii="Fb Fontext" w:hAnsi="Fb Fontext" w:hint="cs"/>
          <w:rtl/>
        </w:rPr>
        <w:t>.</w:t>
      </w:r>
      <w:r w:rsidRPr="006F178A">
        <w:rPr>
          <w:rFonts w:ascii="Fb Fontext" w:hAnsi="Fb Fontext" w:hint="cs"/>
          <w:rtl/>
        </w:rPr>
        <w:t xml:space="preserve"> </w:t>
      </w:r>
    </w:p>
    <w:p w14:paraId="6125E2D0" w14:textId="5E160686" w:rsidR="00183BFF" w:rsidRPr="00D228C0" w:rsidRDefault="00183BFF" w:rsidP="00AA4B17">
      <w:pPr>
        <w:spacing w:after="60"/>
        <w:rPr>
          <w:rFonts w:cs="PFT_Frank"/>
          <w:b/>
          <w:bCs/>
          <w:spacing w:val="-4"/>
          <w:szCs w:val="14"/>
          <w:rtl/>
        </w:rPr>
      </w:pPr>
      <w:r w:rsidRPr="00D228C0">
        <w:rPr>
          <w:rFonts w:cs="PFT_Frank"/>
          <w:b/>
          <w:bCs/>
          <w:spacing w:val="-4"/>
          <w:szCs w:val="14"/>
          <w:rtl/>
        </w:rPr>
        <w:t xml:space="preserve">ולא בעצרת מפני שהוא יו"ט </w:t>
      </w:r>
      <w:r w:rsidR="00FD56EE" w:rsidRPr="00086614">
        <w:rPr>
          <w:rStyle w:val="afffff3"/>
          <w:rFonts w:hint="cs"/>
          <w:rtl/>
        </w:rPr>
        <w:t>ד</w:t>
      </w:r>
      <w:r w:rsidRPr="00086614">
        <w:rPr>
          <w:rStyle w:val="afffff3"/>
          <w:rFonts w:hint="cs"/>
          <w:rtl/>
        </w:rPr>
        <w:t>ס</w:t>
      </w:r>
      <w:r w:rsidRPr="00086614">
        <w:rPr>
          <w:rStyle w:val="afffff3"/>
          <w:rtl/>
        </w:rPr>
        <w:t>"</w:t>
      </w:r>
      <w:r w:rsidRPr="00086614">
        <w:rPr>
          <w:rStyle w:val="afffff3"/>
          <w:rFonts w:hint="cs"/>
          <w:rtl/>
        </w:rPr>
        <w:t>ל</w:t>
      </w:r>
      <w:r w:rsidRPr="00086614">
        <w:rPr>
          <w:rFonts w:hint="cs"/>
          <w:rtl/>
        </w:rPr>
        <w:t xml:space="preserve"> </w:t>
      </w:r>
      <w:r w:rsidR="00581AC9" w:rsidRPr="00086614">
        <w:rPr>
          <w:rtl/>
        </w:rPr>
        <w:t xml:space="preserve">נדרים ונדבות </w:t>
      </w:r>
      <w:r w:rsidR="00086614">
        <w:rPr>
          <w:rFonts w:hint="cs"/>
          <w:rtl/>
        </w:rPr>
        <w:t>לא</w:t>
      </w:r>
      <w:r w:rsidR="00581AC9" w:rsidRPr="00086614">
        <w:rPr>
          <w:rtl/>
        </w:rPr>
        <w:t xml:space="preserve"> קר</w:t>
      </w:r>
      <w:r w:rsidR="00086614">
        <w:rPr>
          <w:rFonts w:hint="cs"/>
          <w:rtl/>
        </w:rPr>
        <w:t>י</w:t>
      </w:r>
      <w:r w:rsidR="00581AC9" w:rsidRPr="00086614">
        <w:rPr>
          <w:rtl/>
        </w:rPr>
        <w:t>בין ביו"ט</w:t>
      </w:r>
    </w:p>
    <w:p w14:paraId="057B2E77" w14:textId="77777777" w:rsidR="00FD56EE" w:rsidRPr="00B678A5" w:rsidRDefault="00183BFF" w:rsidP="00183BFF">
      <w:pPr>
        <w:rPr>
          <w:rtl/>
        </w:rPr>
      </w:pPr>
      <w:r w:rsidRPr="00B678A5">
        <w:rPr>
          <w:rtl/>
        </w:rPr>
        <w:t>אבל מביא אדם תודתו בחג הסוכות.</w:t>
      </w:r>
      <w:r w:rsidRPr="00B678A5">
        <w:rPr>
          <w:rFonts w:hint="cs"/>
          <w:rtl/>
        </w:rPr>
        <w:t xml:space="preserve"> </w:t>
      </w:r>
    </w:p>
    <w:p w14:paraId="518AC891" w14:textId="77777777" w:rsidR="00B678A5" w:rsidRPr="00B678A5" w:rsidRDefault="00FD56EE" w:rsidP="00B678A5">
      <w:pPr>
        <w:pStyle w:val="36"/>
        <w:framePr w:wrap="notBeside"/>
        <w:rPr>
          <w:rtl/>
        </w:rPr>
      </w:pPr>
      <w:r w:rsidRPr="00B678A5">
        <w:rPr>
          <w:rFonts w:hint="cs"/>
          <w:rtl/>
        </w:rPr>
        <w:t xml:space="preserve">חלקו </w:t>
      </w:r>
    </w:p>
    <w:p w14:paraId="61B24A18" w14:textId="35D475DE" w:rsidR="00FD56EE" w:rsidRDefault="00086614" w:rsidP="00FD56EE">
      <w:pPr>
        <w:rPr>
          <w:rtl/>
        </w:rPr>
      </w:pPr>
      <w:r>
        <w:rPr>
          <w:rFonts w:hint="cs"/>
          <w:rtl/>
        </w:rPr>
        <w:t>ב</w:t>
      </w:r>
      <w:r w:rsidR="00FD56EE">
        <w:rPr>
          <w:rFonts w:hint="cs"/>
          <w:rtl/>
        </w:rPr>
        <w:t xml:space="preserve">דין </w:t>
      </w:r>
      <w:r w:rsidR="00FD56EE" w:rsidRPr="00FD56EE">
        <w:rPr>
          <w:rStyle w:val="af4"/>
          <w:rFonts w:hint="cs"/>
          <w:rtl/>
        </w:rPr>
        <w:t>בל תאחר</w:t>
      </w:r>
      <w:r w:rsidR="00FD56EE">
        <w:rPr>
          <w:rFonts w:hint="cs"/>
          <w:rtl/>
        </w:rPr>
        <w:t>, ולא בחוה</w:t>
      </w:r>
      <w:r w:rsidR="0001190A">
        <w:rPr>
          <w:rtl/>
        </w:rPr>
        <w:t>"</w:t>
      </w:r>
      <w:r w:rsidR="00FD56EE">
        <w:rPr>
          <w:rFonts w:hint="cs"/>
          <w:rtl/>
        </w:rPr>
        <w:t xml:space="preserve">מ </w:t>
      </w:r>
      <w:r>
        <w:rPr>
          <w:rStyle w:val="afffff3"/>
          <w:rFonts w:hint="cs"/>
          <w:rtl/>
        </w:rPr>
        <w:t>ש</w:t>
      </w:r>
      <w:r w:rsidR="00FD56EE" w:rsidRPr="00FD56EE">
        <w:rPr>
          <w:rStyle w:val="afffff3"/>
          <w:rFonts w:hint="cs"/>
          <w:rtl/>
        </w:rPr>
        <w:t>לכו</w:t>
      </w:r>
      <w:r w:rsidR="0001190A">
        <w:rPr>
          <w:rStyle w:val="afffff3"/>
          <w:rtl/>
        </w:rPr>
        <w:t>"</w:t>
      </w:r>
      <w:r w:rsidR="00FD56EE" w:rsidRPr="00FD56EE">
        <w:rPr>
          <w:rStyle w:val="afffff3"/>
          <w:rFonts w:hint="cs"/>
          <w:rtl/>
        </w:rPr>
        <w:t>ע</w:t>
      </w:r>
      <w:r w:rsidR="00FD56EE">
        <w:rPr>
          <w:rFonts w:hint="cs"/>
          <w:rtl/>
        </w:rPr>
        <w:t xml:space="preserve"> מותר להקריב. </w:t>
      </w:r>
    </w:p>
    <w:p w14:paraId="3B76FF26" w14:textId="6748AA4B" w:rsidR="00AA4B17" w:rsidRPr="00AA4B17" w:rsidRDefault="00183BFF" w:rsidP="00AA4B17">
      <w:pPr>
        <w:pStyle w:val="afffffe"/>
        <w:rPr>
          <w:rFonts w:cs="Guttman Vilna"/>
          <w:b/>
          <w:bCs/>
          <w:spacing w:val="-2"/>
          <w:rtl/>
        </w:rPr>
      </w:pPr>
      <w:r w:rsidRPr="003772EC">
        <w:rPr>
          <w:rStyle w:val="afffff3"/>
          <w:rFonts w:hint="eastAsia"/>
          <w:spacing w:val="-2"/>
          <w:rtl/>
        </w:rPr>
        <w:t>ר</w:t>
      </w:r>
      <w:r w:rsidRPr="003772EC">
        <w:rPr>
          <w:rStyle w:val="afffff3"/>
          <w:spacing w:val="-2"/>
          <w:rtl/>
        </w:rPr>
        <w:t>"</w:t>
      </w:r>
      <w:r w:rsidRPr="003772EC">
        <w:rPr>
          <w:rStyle w:val="afffff3"/>
          <w:rFonts w:hint="eastAsia"/>
          <w:spacing w:val="-2"/>
          <w:rtl/>
        </w:rPr>
        <w:t>ש</w:t>
      </w:r>
      <w:r w:rsidRPr="003772EC">
        <w:rPr>
          <w:rStyle w:val="afffff3"/>
          <w:spacing w:val="-2"/>
          <w:rtl/>
        </w:rPr>
        <w:t>:</w:t>
      </w:r>
      <w:r w:rsidR="00581AC9" w:rsidRPr="00D228C0">
        <w:rPr>
          <w:rFonts w:hint="cs"/>
          <w:spacing w:val="-2"/>
          <w:rtl/>
        </w:rPr>
        <w:t xml:space="preserve"> רק מה ש</w:t>
      </w:r>
      <w:r w:rsidR="00581AC9" w:rsidRPr="00D228C0">
        <w:rPr>
          <w:spacing w:val="-2"/>
          <w:rtl/>
        </w:rPr>
        <w:t>בא בחג המצות</w:t>
      </w:r>
      <w:r w:rsidRPr="00D228C0">
        <w:rPr>
          <w:spacing w:val="-2"/>
          <w:rtl/>
        </w:rPr>
        <w:t xml:space="preserve"> בא בחג השבועות ובחג הסוכות</w:t>
      </w:r>
    </w:p>
    <w:p w14:paraId="5D2EB359" w14:textId="77777777" w:rsidR="00AA4B17" w:rsidRPr="00AA4B17" w:rsidRDefault="00581AC9" w:rsidP="00AA4B17">
      <w:pPr>
        <w:pStyle w:val="36"/>
        <w:framePr w:wrap="notBeside"/>
        <w:rPr>
          <w:rtl/>
        </w:rPr>
      </w:pPr>
      <w:r w:rsidRPr="00AA4B17">
        <w:rPr>
          <w:rFonts w:hint="cs"/>
          <w:rtl/>
        </w:rPr>
        <w:t>-</w:t>
      </w:r>
    </w:p>
    <w:p w14:paraId="6EED495E" w14:textId="710FD8F8" w:rsidR="00183BFF" w:rsidRPr="006F178A" w:rsidRDefault="00183BFF" w:rsidP="00183BFF">
      <w:pPr>
        <w:rPr>
          <w:rtl/>
        </w:rPr>
      </w:pPr>
      <w:r w:rsidRPr="006F178A">
        <w:rPr>
          <w:rFonts w:hint="cs"/>
          <w:rtl/>
        </w:rPr>
        <w:t>והיינו לגבי לעבור על בל תאחר.</w:t>
      </w:r>
    </w:p>
    <w:p w14:paraId="20247BF5" w14:textId="0F038E73" w:rsidR="00183BFF" w:rsidRPr="006F178A" w:rsidRDefault="00F750ED" w:rsidP="00AA4B17">
      <w:pPr>
        <w:spacing w:after="60"/>
        <w:rPr>
          <w:rtl/>
        </w:rPr>
      </w:pPr>
      <w:r>
        <w:rPr>
          <w:rStyle w:val="af4"/>
          <w:rFonts w:hint="cs"/>
          <w:rtl/>
        </w:rPr>
        <w:t>ד</w:t>
      </w:r>
      <w:r w:rsidR="00183BFF" w:rsidRPr="00CC56D5">
        <w:rPr>
          <w:rStyle w:val="af4"/>
          <w:rFonts w:hint="cs"/>
          <w:rtl/>
        </w:rPr>
        <w:t xml:space="preserve">'שלוש רגלים' </w:t>
      </w:r>
      <w:r w:rsidR="00183BFF">
        <w:rPr>
          <w:rtl/>
        </w:rPr>
        <w:tab/>
      </w:r>
      <w:r w:rsidR="00183BFF" w:rsidRPr="00D87E11">
        <w:rPr>
          <w:rStyle w:val="afffff3"/>
          <w:rFonts w:hint="cs"/>
          <w:rtl/>
        </w:rPr>
        <w:t>לת</w:t>
      </w:r>
      <w:r w:rsidR="00183BFF" w:rsidRPr="00D87E11">
        <w:rPr>
          <w:rStyle w:val="afffff3"/>
          <w:rtl/>
        </w:rPr>
        <w:t>"</w:t>
      </w:r>
      <w:r w:rsidR="00183BFF" w:rsidRPr="00D87E11">
        <w:rPr>
          <w:rStyle w:val="afffff3"/>
          <w:rFonts w:hint="cs"/>
          <w:rtl/>
        </w:rPr>
        <w:t xml:space="preserve">ק </w:t>
      </w:r>
      <w:r w:rsidR="00183BFF" w:rsidRPr="006F178A">
        <w:rPr>
          <w:rFonts w:hint="cs"/>
          <w:rtl/>
        </w:rPr>
        <w:t xml:space="preserve">- </w:t>
      </w:r>
      <w:r w:rsidR="00183BFF" w:rsidRPr="006F178A">
        <w:rPr>
          <w:rtl/>
        </w:rPr>
        <w:t>אפילו שלא כסדרן.</w:t>
      </w:r>
      <w:r w:rsidR="00D228C0">
        <w:rPr>
          <w:rFonts w:hint="cs"/>
          <w:rtl/>
        </w:rPr>
        <w:t xml:space="preserve"> </w:t>
      </w:r>
      <w:r w:rsidR="00183BFF" w:rsidRPr="00D87E11">
        <w:rPr>
          <w:rStyle w:val="afffff3"/>
          <w:rFonts w:hint="cs"/>
          <w:rtl/>
        </w:rPr>
        <w:t>ור</w:t>
      </w:r>
      <w:r w:rsidR="00183BFF" w:rsidRPr="00D87E11">
        <w:rPr>
          <w:rStyle w:val="afffff3"/>
          <w:rtl/>
        </w:rPr>
        <w:t>"</w:t>
      </w:r>
      <w:r w:rsidR="00183BFF" w:rsidRPr="00D87E11">
        <w:rPr>
          <w:rStyle w:val="afffff3"/>
          <w:rFonts w:hint="cs"/>
          <w:rtl/>
        </w:rPr>
        <w:t>ש</w:t>
      </w:r>
      <w:r w:rsidR="00183BFF" w:rsidRPr="006F178A">
        <w:rPr>
          <w:rtl/>
        </w:rPr>
        <w:t xml:space="preserve"> </w:t>
      </w:r>
      <w:r w:rsidR="00C151F2">
        <w:rPr>
          <w:rFonts w:hint="cs"/>
          <w:rtl/>
        </w:rPr>
        <w:t xml:space="preserve">- </w:t>
      </w:r>
      <w:r w:rsidR="00183BFF">
        <w:rPr>
          <w:rFonts w:hint="cs"/>
          <w:rtl/>
        </w:rPr>
        <w:t>רק כסדרן</w:t>
      </w:r>
      <w:r w:rsidR="00183BFF" w:rsidRPr="006F178A">
        <w:rPr>
          <w:rtl/>
        </w:rPr>
        <w:t>.</w:t>
      </w:r>
    </w:p>
    <w:p w14:paraId="7598A125" w14:textId="77777777" w:rsidR="00AA4B17" w:rsidRPr="00AA4B17" w:rsidRDefault="00D228C0" w:rsidP="00AA4B17">
      <w:pPr>
        <w:pStyle w:val="36"/>
        <w:framePr w:wrap="notBeside"/>
        <w:rPr>
          <w:rtl/>
        </w:rPr>
      </w:pPr>
      <w:r w:rsidRPr="00AA4B17">
        <w:rPr>
          <w:rFonts w:hint="cs"/>
          <w:rtl/>
        </w:rPr>
        <w:t>ר"א:</w:t>
      </w:r>
    </w:p>
    <w:p w14:paraId="32B4338E" w14:textId="0B9CDC85" w:rsidR="00183BFF" w:rsidRPr="00D228C0" w:rsidRDefault="00183BFF" w:rsidP="00AA4B17">
      <w:pPr>
        <w:rPr>
          <w:spacing w:val="-4"/>
          <w:rtl/>
        </w:rPr>
      </w:pPr>
      <w:r w:rsidRPr="00D228C0">
        <w:rPr>
          <w:rStyle w:val="afffd"/>
          <w:rFonts w:ascii="Fb Fontext" w:hAnsi="Fb Fontext" w:cs="PFT_Frank"/>
          <w:spacing w:val="-4"/>
          <w:szCs w:val="14"/>
          <w:rtl/>
        </w:rPr>
        <w:t>מביא תודתו בחג הסוכות</w:t>
      </w:r>
      <w:r w:rsidRPr="00D228C0">
        <w:rPr>
          <w:rFonts w:ascii="Fb Fontext" w:hAnsi="Fb Fontext"/>
          <w:spacing w:val="-4"/>
          <w:rtl/>
        </w:rPr>
        <w:t>,</w:t>
      </w:r>
      <w:r w:rsidR="00D228C0" w:rsidRPr="00D228C0">
        <w:rPr>
          <w:rFonts w:ascii="Fb Fontext" w:hAnsi="Fb Fontext" w:hint="cs"/>
          <w:spacing w:val="-4"/>
          <w:rtl/>
        </w:rPr>
        <w:t xml:space="preserve"> </w:t>
      </w:r>
      <w:r w:rsidR="00D228C0" w:rsidRPr="00F750ED">
        <w:rPr>
          <w:rStyle w:val="afffff3"/>
          <w:rFonts w:hint="cs"/>
          <w:rtl/>
        </w:rPr>
        <w:t>ד</w:t>
      </w:r>
      <w:r w:rsidRPr="00F750ED">
        <w:rPr>
          <w:rStyle w:val="afffff3"/>
          <w:rFonts w:hint="cs"/>
          <w:rtl/>
        </w:rPr>
        <w:t>ס</w:t>
      </w:r>
      <w:r w:rsidRPr="00F750ED">
        <w:rPr>
          <w:rStyle w:val="afffff3"/>
          <w:rtl/>
        </w:rPr>
        <w:t>"</w:t>
      </w:r>
      <w:r w:rsidRPr="00F750ED">
        <w:rPr>
          <w:rStyle w:val="afffff3"/>
          <w:rFonts w:hint="cs"/>
          <w:rtl/>
        </w:rPr>
        <w:t xml:space="preserve">ל </w:t>
      </w:r>
      <w:r w:rsidRPr="00F750ED">
        <w:rPr>
          <w:rFonts w:hint="cs"/>
          <w:rtl/>
        </w:rPr>
        <w:t>ד</w:t>
      </w:r>
      <w:r w:rsidRPr="00F750ED">
        <w:rPr>
          <w:rtl/>
        </w:rPr>
        <w:t>נדרים ונדבות קריבין ביו"ט.</w:t>
      </w:r>
    </w:p>
    <w:p w14:paraId="462AA85A" w14:textId="77777777" w:rsidR="00183BFF" w:rsidRPr="00D228C0" w:rsidRDefault="00183BFF" w:rsidP="00D228C0">
      <w:pPr>
        <w:rPr>
          <w:rFonts w:cs="Guttman Vilna"/>
          <w:b/>
          <w:bCs/>
          <w:spacing w:val="-2"/>
          <w:rtl/>
        </w:rPr>
      </w:pPr>
      <w:r w:rsidRPr="00D228C0">
        <w:rPr>
          <w:rStyle w:val="af4"/>
          <w:rFonts w:hint="cs"/>
          <w:spacing w:val="-2"/>
          <w:rtl/>
        </w:rPr>
        <w:t>'ו</w:t>
      </w:r>
      <w:r w:rsidRPr="00D228C0">
        <w:rPr>
          <w:rStyle w:val="af4"/>
          <w:spacing w:val="-2"/>
          <w:rtl/>
        </w:rPr>
        <w:t>חג הסוכות</w:t>
      </w:r>
      <w:r w:rsidRPr="00D228C0">
        <w:rPr>
          <w:rStyle w:val="af4"/>
          <w:rFonts w:hint="cs"/>
          <w:spacing w:val="-2"/>
          <w:rtl/>
        </w:rPr>
        <w:t>'</w:t>
      </w:r>
      <w:r w:rsidRPr="00D228C0">
        <w:rPr>
          <w:rStyle w:val="af4"/>
          <w:spacing w:val="-2"/>
          <w:rtl/>
        </w:rPr>
        <w:t xml:space="preserve"> </w:t>
      </w:r>
      <w:r w:rsidR="00581AC9" w:rsidRPr="00D228C0">
        <w:rPr>
          <w:rStyle w:val="afffff3"/>
          <w:rFonts w:hint="cs"/>
          <w:spacing w:val="-2"/>
          <w:rtl/>
        </w:rPr>
        <w:t>ל</w:t>
      </w:r>
      <w:r w:rsidRPr="00D228C0">
        <w:rPr>
          <w:rStyle w:val="afffff3"/>
          <w:rFonts w:hint="cs"/>
          <w:spacing w:val="-2"/>
          <w:rtl/>
        </w:rPr>
        <w:t>ר</w:t>
      </w:r>
      <w:r w:rsidRPr="00D228C0">
        <w:rPr>
          <w:rStyle w:val="afffff3"/>
          <w:spacing w:val="-2"/>
          <w:rtl/>
        </w:rPr>
        <w:t>"</w:t>
      </w:r>
      <w:r w:rsidRPr="00D228C0">
        <w:rPr>
          <w:rStyle w:val="afffff3"/>
          <w:rFonts w:hint="cs"/>
          <w:spacing w:val="-2"/>
          <w:rtl/>
        </w:rPr>
        <w:t xml:space="preserve">ש: </w:t>
      </w:r>
      <w:r w:rsidRPr="00D228C0">
        <w:rPr>
          <w:rFonts w:hint="cs"/>
          <w:spacing w:val="-2"/>
          <w:rtl/>
        </w:rPr>
        <w:t>לומר שזה אחרון.</w:t>
      </w:r>
      <w:r w:rsidR="00D228C0" w:rsidRPr="00D228C0">
        <w:rPr>
          <w:rFonts w:cs="Guttman Vilna" w:hint="cs"/>
          <w:b/>
          <w:bCs/>
          <w:spacing w:val="-2"/>
          <w:rtl/>
        </w:rPr>
        <w:t xml:space="preserve"> </w:t>
      </w:r>
      <w:r w:rsidR="00581AC9" w:rsidRPr="00D228C0">
        <w:rPr>
          <w:rStyle w:val="afffff3"/>
          <w:rFonts w:hint="cs"/>
          <w:spacing w:val="-2"/>
          <w:rtl/>
        </w:rPr>
        <w:t>ול</w:t>
      </w:r>
      <w:r w:rsidRPr="00D228C0">
        <w:rPr>
          <w:rStyle w:val="afffff3"/>
          <w:rFonts w:hint="cs"/>
          <w:spacing w:val="-2"/>
          <w:rtl/>
        </w:rPr>
        <w:t>ראבר</w:t>
      </w:r>
      <w:r w:rsidRPr="00D228C0">
        <w:rPr>
          <w:rStyle w:val="afffff3"/>
          <w:spacing w:val="-2"/>
          <w:rtl/>
        </w:rPr>
        <w:t>"</w:t>
      </w:r>
      <w:r w:rsidRPr="00D228C0">
        <w:rPr>
          <w:rStyle w:val="afffff3"/>
          <w:rFonts w:hint="cs"/>
          <w:spacing w:val="-2"/>
          <w:rtl/>
        </w:rPr>
        <w:t>ש</w:t>
      </w:r>
      <w:r w:rsidRPr="00D228C0">
        <w:rPr>
          <w:rStyle w:val="afffff3"/>
          <w:spacing w:val="-2"/>
          <w:rtl/>
        </w:rPr>
        <w:t>:</w:t>
      </w:r>
      <w:r w:rsidRPr="00D228C0">
        <w:rPr>
          <w:spacing w:val="-2"/>
          <w:rtl/>
        </w:rPr>
        <w:t xml:space="preserve"> לומר שזה גורם.</w:t>
      </w:r>
    </w:p>
    <w:p w14:paraId="6D894F65" w14:textId="10A190AC" w:rsidR="00183BFF" w:rsidRPr="006F178A" w:rsidRDefault="00B35974" w:rsidP="00B35974">
      <w:pPr>
        <w:pStyle w:val="afff0"/>
        <w:rPr>
          <w:del w:id="90058" w:author="מנוע עיצוב" w:date="2026-10-08T11:01:28Z"/>
          <w:rtl/>
        </w:rPr>
      </w:pPr>
      <w:del w:id="90057" w:author="מנוע עיצוב" w:date="2026-10-08T11:01:28Z">
        <w:r>
          <w:rPr>
            <w:rFonts w:ascii="BA TM • Vilna Extra-Bold" w:hAnsi="BA TM • Vilna Extra-Bold" w:hint="cs"/>
            <w:rtl/>
          </w:rPr>
          <w:delText xml:space="preserve">****</w:delText>
        </w:r>
      </w:del>
    </w:p>
    <w:p w14:paraId="47B7D991" w14:textId="77777777" w:rsidR="00183BFF" w:rsidRPr="006F178A" w:rsidRDefault="00183BFF" w:rsidP="00183BFF">
      <w:pPr>
        <w:pStyle w:val="afff2"/>
        <w:framePr w:wrap="around"/>
        <w:rPr>
          <w:rtl/>
        </w:rPr>
      </w:pPr>
      <w:del w:id="92127" w:author="Claude" w:date="2026-10-12T12:00:00Z">
        <w:r w:rsidRPr="006F178A">
          <w:rPr>
            <w:rFonts w:hint="cs"/>
            <w:rtl/>
          </w:rPr>
          <w:lastRenderedPageBreak/>
          <w:delText xml:space="preserve">יט:</w:delText>
        </w:r>
      </w:del>
      <w:ins w:id="92128" w:author="Claude" w:date="2026-10-12T12:00:00Z">
        <w:r>
          <w:rPr>
            <w:rFonts w:hint="cs"/>
            <w:rtl/>
          </w:rPr>
          <w:t>כ.</w:t>
        </w:r>
      </w:ins>
    </w:p>
    <w:p w14:paraId="73225D86" w14:textId="77777777" w:rsidR="00183BFF" w:rsidRPr="006C1D21" w:rsidRDefault="00183BFF" w:rsidP="006C1D21">
      <w:pPr>
        <w:pStyle w:val="afffff8"/>
        <w:rPr>
          <w:rtl/>
        </w:rPr>
      </w:pPr>
      <w:r w:rsidRPr="006C1D21">
        <w:rPr>
          <w:rtl/>
        </w:rPr>
        <w:t>ואינו יוצא בה משום חגיגה.</w:t>
      </w:r>
    </w:p>
    <w:p w14:paraId="55F30434" w14:textId="77777777" w:rsidR="006C1D21" w:rsidRPr="006C1D21" w:rsidRDefault="00183BFF" w:rsidP="006C1D21">
      <w:pPr>
        <w:pStyle w:val="36"/>
        <w:framePr w:wrap="notBeside"/>
        <w:rPr>
          <w:rtl/>
        </w:rPr>
      </w:pPr>
      <w:r w:rsidRPr="006C1D21">
        <w:rPr>
          <w:rFonts w:hint="cs"/>
          <w:rtl/>
        </w:rPr>
        <w:t>וקמ</w:t>
      </w:r>
      <w:r w:rsidRPr="006C1D21">
        <w:rPr>
          <w:rtl/>
        </w:rPr>
        <w:t>"</w:t>
      </w:r>
      <w:r w:rsidRPr="006C1D21">
        <w:rPr>
          <w:rFonts w:hint="cs"/>
          <w:rtl/>
        </w:rPr>
        <w:t>ל</w:t>
      </w:r>
    </w:p>
    <w:p w14:paraId="086AD352" w14:textId="7A71529A" w:rsidR="00B874A5" w:rsidRDefault="00183BFF" w:rsidP="00183BFF">
      <w:pPr>
        <w:rPr>
          <w:rtl/>
        </w:rPr>
      </w:pPr>
      <w:r w:rsidRPr="006F178A">
        <w:rPr>
          <w:rFonts w:hint="cs"/>
          <w:rtl/>
        </w:rPr>
        <w:t>דאפי' שפירש בהדיא</w:t>
      </w:r>
      <w:r w:rsidR="00B874A5"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  <w:r w:rsidR="00D228C0">
        <w:rPr>
          <w:rFonts w:hint="cs"/>
          <w:rtl/>
        </w:rPr>
        <w:t>בא רק מהחולין כדבר שבחובה</w:t>
      </w:r>
      <w:r w:rsidR="0087485B">
        <w:rPr>
          <w:rFonts w:hint="cs"/>
          <w:rtl/>
        </w:rPr>
        <w:t>,</w:t>
      </w:r>
    </w:p>
    <w:p w14:paraId="2C03667B" w14:textId="77777777" w:rsidR="00086BC1" w:rsidRPr="00086BC1" w:rsidRDefault="00183BFF" w:rsidP="00086BC1">
      <w:pPr>
        <w:pStyle w:val="36"/>
        <w:framePr w:wrap="notBeside"/>
        <w:rPr>
          <w:rtl/>
        </w:rPr>
      </w:pPr>
      <w:r w:rsidRPr="00086BC1">
        <w:rPr>
          <w:rFonts w:hint="cs"/>
          <w:rtl/>
        </w:rPr>
        <w:t>כדבעי רשב</w:t>
      </w:r>
      <w:r w:rsidRPr="00086BC1">
        <w:rPr>
          <w:rtl/>
        </w:rPr>
        <w:t>"</w:t>
      </w:r>
      <w:r w:rsidRPr="00086BC1">
        <w:rPr>
          <w:rFonts w:hint="cs"/>
          <w:rtl/>
        </w:rPr>
        <w:t>ל מרי</w:t>
      </w:r>
      <w:r w:rsidRPr="00086BC1">
        <w:rPr>
          <w:rtl/>
        </w:rPr>
        <w:t>"</w:t>
      </w:r>
      <w:r w:rsidRPr="00086BC1">
        <w:rPr>
          <w:rFonts w:hint="cs"/>
          <w:rtl/>
        </w:rPr>
        <w:t>ו</w:t>
      </w:r>
      <w:r w:rsidRPr="00086BC1">
        <w:rPr>
          <w:rtl/>
        </w:rPr>
        <w:t>:</w:t>
      </w:r>
    </w:p>
    <w:p w14:paraId="0539AB2A" w14:textId="4CBD55BB" w:rsidR="00183BFF" w:rsidRPr="001F19F5" w:rsidRDefault="00183BFF" w:rsidP="00183BFF">
      <w:pPr>
        <w:rPr>
          <w:rFonts w:cs="Guttman Vilna"/>
          <w:b/>
          <w:bCs/>
          <w:spacing w:val="-4"/>
          <w:rtl/>
        </w:rPr>
      </w:pPr>
      <w:r w:rsidRPr="001F19F5">
        <w:rPr>
          <w:spacing w:val="-4"/>
          <w:rtl/>
        </w:rPr>
        <w:t>האומר הרי עלי תודה ואצא בה ידי חגיגה.</w:t>
      </w:r>
    </w:p>
    <w:p w14:paraId="10680A7B" w14:textId="77777777" w:rsidR="00183BFF" w:rsidRDefault="00183BFF" w:rsidP="00086BC1">
      <w:pPr>
        <w:rPr>
          <w:rFonts w:ascii="Fb Fontext" w:hAnsi="Fb Fontext"/>
          <w:sz w:val="20"/>
          <w:rtl/>
        </w:rPr>
      </w:pPr>
      <w:r w:rsidRPr="006F178A">
        <w:rPr>
          <w:rFonts w:ascii="Fb Fontext" w:hAnsi="Fb Fontext"/>
          <w:sz w:val="20"/>
          <w:rtl/>
        </w:rPr>
        <w:t xml:space="preserve">הריני נזיר ואגלח ממעות מעשר שני מהו? </w:t>
      </w:r>
    </w:p>
    <w:p w14:paraId="5BAE9059" w14:textId="77777777" w:rsidR="00086BC1" w:rsidRPr="00086BC1" w:rsidRDefault="00183BFF" w:rsidP="00086BC1">
      <w:pPr>
        <w:pStyle w:val="36"/>
        <w:framePr w:wrap="notBeside"/>
        <w:rPr>
          <w:rtl/>
        </w:rPr>
      </w:pPr>
      <w:r w:rsidRPr="00086BC1">
        <w:rPr>
          <w:rFonts w:hint="cs"/>
          <w:rtl/>
        </w:rPr>
        <w:t>וא</w:t>
      </w:r>
      <w:r w:rsidRPr="00086BC1">
        <w:rPr>
          <w:rtl/>
        </w:rPr>
        <w:t>"</w:t>
      </w:r>
      <w:r w:rsidRPr="00086BC1">
        <w:rPr>
          <w:rFonts w:hint="cs"/>
          <w:rtl/>
        </w:rPr>
        <w:t>ל</w:t>
      </w:r>
      <w:r w:rsidR="00B874A5" w:rsidRPr="00086BC1">
        <w:rPr>
          <w:rFonts w:hint="cs"/>
          <w:rtl/>
        </w:rPr>
        <w:t>:</w:t>
      </w:r>
    </w:p>
    <w:p w14:paraId="0266C836" w14:textId="4DDA39AA" w:rsidR="00B874A5" w:rsidRPr="006F178A" w:rsidRDefault="00183BFF" w:rsidP="00B874A5">
      <w:pPr>
        <w:rPr>
          <w:rtl/>
        </w:rPr>
      </w:pPr>
      <w:r w:rsidRPr="006F178A">
        <w:rPr>
          <w:rFonts w:ascii="Fb Fontext" w:hAnsi="Fb Fontext" w:hint="cs"/>
          <w:sz w:val="20"/>
          <w:rtl/>
        </w:rPr>
        <w:t>ד</w:t>
      </w:r>
      <w:r w:rsidRPr="006F178A">
        <w:rPr>
          <w:rFonts w:ascii="Fb Fontext" w:hAnsi="Fb Fontext"/>
          <w:sz w:val="20"/>
          <w:rtl/>
        </w:rPr>
        <w:t>נדור ואינו יוצא, נזיר ואינו מגלח.</w:t>
      </w:r>
      <w:r w:rsidR="00B874A5">
        <w:rPr>
          <w:rFonts w:hint="cs"/>
          <w:rtl/>
        </w:rPr>
        <w:t xml:space="preserve"> </w:t>
      </w:r>
    </w:p>
    <w:p w14:paraId="3C1B6395" w14:textId="77777777" w:rsidR="00183BFF" w:rsidRPr="00D228C0" w:rsidRDefault="00183BFF" w:rsidP="00D228C0">
      <w:pPr>
        <w:rPr>
          <w:spacing w:val="-4"/>
          <w:rtl/>
        </w:rPr>
      </w:pPr>
      <w:r w:rsidRPr="00D228C0">
        <w:rPr>
          <w:rFonts w:ascii="Fb Fontext" w:hAnsi="Fb Fontext" w:hint="cs"/>
          <w:spacing w:val="-4"/>
          <w:rtl/>
        </w:rPr>
        <w:t>אמר תנו ד' מאות זוז לפלוני וישא בתי</w:t>
      </w:r>
      <w:r w:rsidR="00D228C0" w:rsidRPr="00D228C0">
        <w:rPr>
          <w:rFonts w:ascii="Fb Fontext" w:hAnsi="Fb Fontext" w:hint="cs"/>
          <w:spacing w:val="-4"/>
          <w:rtl/>
        </w:rPr>
        <w:t xml:space="preserve">, </w:t>
      </w:r>
      <w:r w:rsidRPr="00D228C0">
        <w:rPr>
          <w:rFonts w:ascii="Fb Fontext" w:hAnsi="Fb Fontext" w:hint="cs"/>
          <w:spacing w:val="-4"/>
          <w:rtl/>
        </w:rPr>
        <w:t>לוקח</w:t>
      </w:r>
      <w:r w:rsidR="00D228C0" w:rsidRPr="00D228C0">
        <w:rPr>
          <w:rFonts w:ascii="Fb Fontext" w:hAnsi="Fb Fontext" w:hint="cs"/>
          <w:spacing w:val="-4"/>
          <w:rtl/>
        </w:rPr>
        <w:t>,</w:t>
      </w:r>
      <w:r w:rsidRPr="00D228C0">
        <w:rPr>
          <w:rFonts w:ascii="Fb Fontext" w:hAnsi="Fb Fontext" w:hint="cs"/>
          <w:spacing w:val="-4"/>
          <w:rtl/>
        </w:rPr>
        <w:t xml:space="preserve"> ואם ירצה ישא בתו.</w:t>
      </w:r>
    </w:p>
    <w:p w14:paraId="01C82C2B" w14:textId="25D2F780" w:rsidR="00183BFF" w:rsidRDefault="00B874A5" w:rsidP="00183BFF">
      <w:pPr>
        <w:rPr>
          <w:rtl/>
        </w:rPr>
      </w:pPr>
      <w:r>
        <w:rPr>
          <w:rFonts w:hint="cs"/>
          <w:rtl/>
        </w:rPr>
        <w:t>אבל אם</w:t>
      </w:r>
      <w:r w:rsidR="00183BFF" w:rsidRPr="006F178A">
        <w:rPr>
          <w:rFonts w:hint="cs"/>
          <w:rtl/>
        </w:rPr>
        <w:t xml:space="preserve"> אמר </w:t>
      </w:r>
      <w:r w:rsidR="00183BFF">
        <w:rPr>
          <w:rFonts w:hint="cs"/>
          <w:rtl/>
        </w:rPr>
        <w:t>שישא ויתנו, אי נושא לוקח, ואי לא לא</w:t>
      </w:r>
      <w:r w:rsidR="007638F4">
        <w:rPr>
          <w:rFonts w:hint="cs"/>
          <w:rtl/>
        </w:rPr>
        <w:t>,</w:t>
      </w:r>
    </w:p>
    <w:p w14:paraId="77531A5A" w14:textId="77777777" w:rsidR="00183BFF" w:rsidRPr="007638F4" w:rsidRDefault="00183BFF" w:rsidP="007638F4">
      <w:pPr>
        <w:pStyle w:val="afffffb"/>
        <w:rPr>
          <w:rtl/>
        </w:rPr>
      </w:pPr>
      <w:r w:rsidRPr="007638F4">
        <w:rPr>
          <w:rFonts w:hint="cs"/>
          <w:rtl/>
        </w:rPr>
        <w:t>מרימר אמר לשמעתתא בשם עצמו</w:t>
      </w:r>
      <w:r w:rsidR="00D228C0" w:rsidRPr="007638F4">
        <w:rPr>
          <w:rFonts w:hint="cs"/>
          <w:rtl/>
        </w:rPr>
        <w:t xml:space="preserve">, </w:t>
      </w:r>
      <w:r w:rsidRPr="007638F4">
        <w:rPr>
          <w:rFonts w:hint="cs"/>
          <w:rtl/>
        </w:rPr>
        <w:t>וא</w:t>
      </w:r>
      <w:r w:rsidRPr="007638F4">
        <w:rPr>
          <w:rtl/>
        </w:rPr>
        <w:t>"</w:t>
      </w:r>
      <w:r w:rsidRPr="007638F4">
        <w:rPr>
          <w:rFonts w:hint="cs"/>
          <w:rtl/>
        </w:rPr>
        <w:t xml:space="preserve">ל רבינא: </w:t>
      </w:r>
      <w:r w:rsidR="00581AC9" w:rsidRPr="007638F4">
        <w:rPr>
          <w:rFonts w:hint="cs"/>
          <w:rtl/>
        </w:rPr>
        <w:t>דא</w:t>
      </w:r>
      <w:r w:rsidR="00D228C0" w:rsidRPr="007638F4">
        <w:rPr>
          <w:rFonts w:hint="cs"/>
          <w:rtl/>
        </w:rPr>
        <w:t>מ</w:t>
      </w:r>
      <w:r w:rsidR="00581AC9" w:rsidRPr="007638F4">
        <w:rPr>
          <w:rFonts w:hint="cs"/>
          <w:rtl/>
        </w:rPr>
        <w:t>תני' א</w:t>
      </w:r>
      <w:r>
        <w:rPr>
          <w:rFonts w:hint="cs"/>
          <w:rtl/>
        </w:rPr>
        <w:t xml:space="preserve">דבעי </w:t>
      </w:r>
      <w:r>
        <w:rPr>
          <w:rStyle w:val="afffff3"/>
          <w:rFonts w:hint="cs"/>
          <w:rtl/>
          <w:rPrChange w:id="9054" w:author="מנוע אמוראים" w:date="2026-10-05T16:41:24Z">
            <w:rPr>
              <w:rFonts w:hint="cs"/>
              <w:rtl/>
            </w:rPr>
          </w:rPrChange>
        </w:rPr>
        <w:t xml:space="preserve">ר</w:t>
      </w:r>
      <w:r>
        <w:rPr>
          <w:rStyle w:val="afffff3"/>
          <w:rtl/>
          <w:rPrChange w:id="9055" w:author="מנוע אמוראים" w:date="2026-10-05T16:41:24Z">
            <w:rPr>
              <w:rtl/>
            </w:rPr>
          </w:rPrChange>
        </w:rPr>
        <w:t xml:space="preserve">"</w:t>
      </w:r>
      <w:r>
        <w:rPr>
          <w:rStyle w:val="afffff3"/>
          <w:rFonts w:hint="cs"/>
          <w:rtl/>
          <w:rPrChange w:id="9056" w:author="מנוע אמוראים" w:date="2026-10-05T16:41:24Z">
            <w:rPr>
              <w:rFonts w:hint="cs"/>
              <w:rtl/>
            </w:rPr>
          </w:rPrChange>
        </w:rPr>
        <w:t xml:space="preserve">ל</w:t>
      </w:r>
      <w:r>
        <w:rPr>
          <w:rFonts w:hint="cs"/>
          <w:rtl/>
        </w:rPr>
        <w:t xml:space="preserve"> </w:t>
      </w:r>
      <w:r>
        <w:rPr>
          <w:rStyle w:val="afffff3"/>
          <w:rFonts w:hint="cs"/>
          <w:rtl/>
          <w:rPrChange w:id="9057" w:author="מנוע אמוראים" w:date="2026-10-05T16:41:24Z">
            <w:rPr>
              <w:rFonts w:hint="cs"/>
              <w:rtl/>
            </w:rPr>
          </w:rPrChange>
        </w:rPr>
        <w:t xml:space="preserve">מרי</w:t>
      </w:r>
      <w:r>
        <w:rPr>
          <w:rStyle w:val="afffff3"/>
          <w:rtl/>
          <w:rPrChange w:id="9058" w:author="מנוע אמוראים" w:date="2026-10-05T16:41:24Z">
            <w:rPr>
              <w:rtl/>
            </w:rPr>
          </w:rPrChange>
        </w:rPr>
        <w:t xml:space="preserve">"</w:t>
      </w:r>
      <w:r>
        <w:rPr>
          <w:rStyle w:val="afffff3"/>
          <w:rFonts w:hint="cs"/>
          <w:rtl/>
          <w:rPrChange w:id="9059" w:author="מנוע אמוראים" w:date="2026-10-05T16:41:24Z">
            <w:rPr>
              <w:rFonts w:hint="cs"/>
              <w:rtl/>
            </w:rPr>
          </w:rPrChange>
        </w:rPr>
        <w:t xml:space="preserve">ו</w:t>
      </w:r>
    </w:p>
    <w:p w14:paraId="4A26D965" w14:textId="76C137B7" w:rsidR="00183BFF" w:rsidRPr="006F178A" w:rsidRDefault="00B35974" w:rsidP="00B35974">
      <w:pPr>
        <w:pStyle w:val="afffff8"/>
        <w:rPr>
          <w:rtl/>
        </w:rPr>
        <w:pPrChange w:id="90021" w:author="קלוד" w:date="2026-10-08T12:07:40Z">
          <w:pPr>
            <w:pStyle w:val="afff0"/>
          </w:pPr>
        </w:pPrChange>
      </w:pPr>
      <w:del w:id="90019" w:author="קלוד" w:date="2026-10-08T12:07:40Z">
        <w:r>
          <w:rPr>
            <w:rFonts w:ascii="BA TM • Vilna Extra-Bold" w:hAnsi="BA TM • Vilna Extra-Bold" w:hint="cs"/>
            <w:rtl/>
          </w:rPr>
          <w:delText xml:space="preserve">****</w:delText>
        </w:r>
      </w:del>
      <w:ins w:id="90020" w:author="קלוד" w:date="2026-10-08T12:07:40Z">
        <w:r>
          <w:rPr>
            <w:color w:val="7B3F00"/>
          </w:rPr>
          <w:t xml:space="preserve">סמיכה בעולה שלא לשמה</w:t>
        </w:r>
      </w:ins>
    </w:p>
    <w:p w14:paraId="4F6EDB6C" w14:textId="48A8FFB0" w:rsidR="00183BFF" w:rsidRPr="00581AC9" w:rsidRDefault="00183BFF" w:rsidP="00581AC9">
      <w:pPr>
        <w:rPr>
          <w:spacing w:val="-4"/>
          <w:rtl/>
        </w:rPr>
      </w:pPr>
      <w:r w:rsidRPr="007638F4">
        <w:rPr>
          <w:rStyle w:val="af4"/>
          <w:rtl/>
        </w:rPr>
        <w:t>ויקרב את העולה ויעשה כמשפט</w:t>
      </w:r>
      <w:r w:rsidR="00581AC9" w:rsidRPr="00581AC9">
        <w:rPr>
          <w:rFonts w:ascii="Fb Fontext" w:hAnsi="Fb Fontext" w:hint="cs"/>
          <w:spacing w:val="-4"/>
          <w:rtl/>
        </w:rPr>
        <w:t xml:space="preserve"> </w:t>
      </w:r>
      <w:r w:rsidR="00536866">
        <w:rPr>
          <w:rFonts w:ascii="Fb Fontext" w:hAnsi="Fb Fontext" w:hint="cs"/>
          <w:spacing w:val="-4"/>
          <w:rtl/>
        </w:rPr>
        <w:t xml:space="preserve">- </w:t>
      </w:r>
      <w:r w:rsidRPr="00581AC9">
        <w:rPr>
          <w:rFonts w:ascii="Fb Fontext" w:hAnsi="Fb Fontext"/>
          <w:spacing w:val="-4"/>
          <w:rtl/>
        </w:rPr>
        <w:t>כמשפט עולת נדבה</w:t>
      </w:r>
      <w:r w:rsidR="00581AC9" w:rsidRPr="00581AC9">
        <w:rPr>
          <w:rFonts w:ascii="Fb Fontext" w:hAnsi="Fb Fontext" w:hint="cs"/>
          <w:spacing w:val="-4"/>
          <w:rtl/>
        </w:rPr>
        <w:t xml:space="preserve"> </w:t>
      </w:r>
      <w:r w:rsidR="00581AC9">
        <w:rPr>
          <w:rFonts w:hint="cs"/>
          <w:spacing w:val="-4"/>
          <w:rtl/>
        </w:rPr>
        <w:t>-</w:t>
      </w:r>
      <w:r w:rsidR="00581AC9" w:rsidRPr="00581AC9">
        <w:rPr>
          <w:rFonts w:hint="cs"/>
          <w:spacing w:val="-4"/>
          <w:rtl/>
        </w:rPr>
        <w:t>לס</w:t>
      </w:r>
      <w:r w:rsidRPr="00581AC9">
        <w:rPr>
          <w:spacing w:val="-4"/>
          <w:rtl/>
        </w:rPr>
        <w:t>מיכה.</w:t>
      </w:r>
    </w:p>
    <w:p w14:paraId="45A11FC3" w14:textId="77777777" w:rsidR="00536866" w:rsidRPr="00536866" w:rsidRDefault="00B874A5" w:rsidP="00536866">
      <w:pPr>
        <w:pStyle w:val="36"/>
        <w:framePr w:wrap="notBeside"/>
        <w:rPr>
          <w:rtl/>
        </w:rPr>
      </w:pPr>
      <w:r w:rsidRPr="00536866">
        <w:rPr>
          <w:rFonts w:hint="cs"/>
          <w:rtl/>
        </w:rPr>
        <w:t>ריב"א:</w:t>
      </w:r>
      <w:r w:rsidR="00183BFF" w:rsidRPr="00536866">
        <w:rPr>
          <w:rFonts w:hint="cs"/>
          <w:rtl/>
        </w:rPr>
        <w:t xml:space="preserve"> כ</w:t>
      </w:r>
      <w:r w:rsidR="00183BFF" w:rsidRPr="00536866">
        <w:rPr>
          <w:rtl/>
        </w:rPr>
        <w:t>ב"ש</w:t>
      </w:r>
      <w:r w:rsidR="00FD56EE" w:rsidRPr="00536866">
        <w:rPr>
          <w:rtl/>
        </w:rPr>
        <w:t>,</w:t>
      </w:r>
    </w:p>
    <w:p w14:paraId="6AE48F01" w14:textId="28262DB5" w:rsidR="00183BFF" w:rsidRPr="00536866" w:rsidRDefault="00FD56EE" w:rsidP="00FD56EE">
      <w:pPr>
        <w:rPr>
          <w:rtl/>
        </w:rPr>
      </w:pPr>
      <w:r w:rsidRPr="00536866">
        <w:rPr>
          <w:rtl/>
        </w:rPr>
        <w:t xml:space="preserve">דלא גמרי </w:t>
      </w:r>
      <w:r w:rsidR="003A333C" w:rsidRPr="00536866">
        <w:rPr>
          <w:rFonts w:hint="cs"/>
          <w:rtl/>
        </w:rPr>
        <w:t xml:space="preserve">שלמי חובה </w:t>
      </w:r>
      <w:r w:rsidR="00183BFF" w:rsidRPr="00536866">
        <w:rPr>
          <w:rtl/>
        </w:rPr>
        <w:t>משלמי נדבה</w:t>
      </w:r>
      <w:r w:rsidRPr="00536866">
        <w:rPr>
          <w:rFonts w:hint="cs"/>
          <w:rtl/>
        </w:rPr>
        <w:t xml:space="preserve"> דסומכין,</w:t>
      </w:r>
      <w:r w:rsidR="00183BFF" w:rsidRPr="00536866">
        <w:rPr>
          <w:rFonts w:hint="cs"/>
          <w:rtl/>
        </w:rPr>
        <w:t xml:space="preserve"> </w:t>
      </w:r>
    </w:p>
    <w:p w14:paraId="555217FA" w14:textId="77777777" w:rsidR="00536866" w:rsidRPr="00536866" w:rsidRDefault="00183BFF" w:rsidP="00536866">
      <w:pPr>
        <w:pStyle w:val="36"/>
        <w:framePr w:wrap="notBeside"/>
        <w:rPr>
          <w:rtl/>
        </w:rPr>
      </w:pPr>
      <w:r w:rsidRPr="00536866">
        <w:rPr>
          <w:rFonts w:hint="cs"/>
          <w:rtl/>
        </w:rPr>
        <w:t>ולא כב</w:t>
      </w:r>
      <w:r w:rsidRPr="00536866">
        <w:rPr>
          <w:rtl/>
        </w:rPr>
        <w:t>"</w:t>
      </w:r>
      <w:r w:rsidRPr="00536866">
        <w:rPr>
          <w:rFonts w:hint="cs"/>
          <w:rtl/>
        </w:rPr>
        <w:t>ה</w:t>
      </w:r>
    </w:p>
    <w:p w14:paraId="5D4F1239" w14:textId="5792FD7B" w:rsidR="00183BFF" w:rsidRPr="00536866" w:rsidRDefault="00183BFF" w:rsidP="003A333C">
      <w:pPr>
        <w:rPr>
          <w:rtl/>
        </w:rPr>
      </w:pPr>
      <w:r w:rsidRPr="00536866">
        <w:rPr>
          <w:rFonts w:hint="cs"/>
          <w:rtl/>
        </w:rPr>
        <w:t>ד</w:t>
      </w:r>
      <w:r w:rsidR="003A333C" w:rsidRPr="00536866">
        <w:rPr>
          <w:rFonts w:hint="cs"/>
          <w:rtl/>
        </w:rPr>
        <w:t xml:space="preserve">לא גמרי', </w:t>
      </w:r>
      <w:r w:rsidRPr="00536866">
        <w:rPr>
          <w:rFonts w:hint="cs"/>
          <w:rtl/>
        </w:rPr>
        <w:t>וא</w:t>
      </w:r>
      <w:r w:rsidRPr="00536866">
        <w:rPr>
          <w:rtl/>
        </w:rPr>
        <w:t>"</w:t>
      </w:r>
      <w:r w:rsidRPr="00536866">
        <w:rPr>
          <w:rFonts w:hint="cs"/>
          <w:rtl/>
        </w:rPr>
        <w:t>כ ה</w:t>
      </w:r>
      <w:r w:rsidRPr="00536866">
        <w:rPr>
          <w:rtl/>
        </w:rPr>
        <w:t>"</w:t>
      </w:r>
      <w:r w:rsidRPr="00536866">
        <w:rPr>
          <w:rFonts w:hint="cs"/>
          <w:rtl/>
        </w:rPr>
        <w:t>ה לעולה.</w:t>
      </w:r>
    </w:p>
    <w:p w14:paraId="621B44A9" w14:textId="77777777" w:rsidR="00536866" w:rsidRPr="00536866" w:rsidRDefault="003A333C" w:rsidP="00536866">
      <w:pPr>
        <w:pStyle w:val="36"/>
        <w:framePr w:wrap="notBeside"/>
        <w:rPr>
          <w:rtl/>
        </w:rPr>
      </w:pPr>
      <w:r w:rsidRPr="00536866">
        <w:rPr>
          <w:rFonts w:hint="cs"/>
          <w:rtl/>
        </w:rPr>
        <w:t>ודחי'</w:t>
      </w:r>
    </w:p>
    <w:p w14:paraId="3D7AEE19" w14:textId="2D7EF8EF" w:rsidR="00080C99" w:rsidRDefault="003A333C" w:rsidP="003A333C">
      <w:pPr>
        <w:rPr>
          <w:spacing w:val="-4"/>
          <w:rtl/>
        </w:rPr>
      </w:pPr>
      <w:r w:rsidRPr="003A333C">
        <w:rPr>
          <w:rStyle w:val="afffff3"/>
          <w:rFonts w:hint="cs"/>
          <w:rtl/>
        </w:rPr>
        <w:t>דגם לב</w:t>
      </w:r>
      <w:r w:rsidR="005933DE">
        <w:rPr>
          <w:rStyle w:val="afffff3"/>
          <w:rtl/>
        </w:rPr>
        <w:t>"</w:t>
      </w:r>
      <w:r w:rsidRPr="003A333C">
        <w:rPr>
          <w:rStyle w:val="afffff3"/>
          <w:rFonts w:hint="cs"/>
          <w:rtl/>
        </w:rPr>
        <w:t>ה</w:t>
      </w:r>
      <w:r>
        <w:rPr>
          <w:rFonts w:hint="cs"/>
          <w:spacing w:val="-4"/>
          <w:rtl/>
        </w:rPr>
        <w:t xml:space="preserve"> גמרי' מעולת חובה </w:t>
      </w:r>
      <w:r w:rsidR="00183BFF" w:rsidRPr="00B874A5">
        <w:rPr>
          <w:rFonts w:hint="cs"/>
          <w:spacing w:val="-4"/>
          <w:rtl/>
        </w:rPr>
        <w:t>שכליל</w:t>
      </w:r>
      <w:r w:rsidR="00B874A5" w:rsidRPr="00B874A5">
        <w:rPr>
          <w:rFonts w:hint="cs"/>
          <w:spacing w:val="-4"/>
          <w:rtl/>
        </w:rPr>
        <w:t>,</w:t>
      </w:r>
      <w:r w:rsidR="00183BFF" w:rsidRPr="00B874A5">
        <w:rPr>
          <w:rFonts w:hint="cs"/>
          <w:spacing w:val="-4"/>
          <w:rtl/>
        </w:rPr>
        <w:t xml:space="preserve"> </w:t>
      </w:r>
    </w:p>
    <w:p w14:paraId="300D034F" w14:textId="22972D20" w:rsidR="00183BFF" w:rsidRPr="006F178A" w:rsidRDefault="00536866" w:rsidP="00536866">
      <w:pPr>
        <w:ind w:left="170" w:firstLine="170"/>
        <w:rPr>
          <w:rtl/>
        </w:rPr>
      </w:pPr>
      <w:r>
        <w:rPr>
          <w:rFonts w:hint="cs"/>
          <w:spacing w:val="-4"/>
          <w:rtl/>
        </w:rPr>
        <w:t xml:space="preserve">  </w:t>
      </w:r>
      <w:r w:rsidR="00183BFF" w:rsidRPr="00B874A5">
        <w:rPr>
          <w:rFonts w:hint="cs"/>
          <w:spacing w:val="-4"/>
          <w:rtl/>
        </w:rPr>
        <w:t>ולא משלמי נדבה שמצויין</w:t>
      </w:r>
      <w:r w:rsidR="00B874A5" w:rsidRPr="00B874A5">
        <w:rPr>
          <w:rFonts w:hint="cs"/>
          <w:spacing w:val="-4"/>
          <w:rtl/>
        </w:rPr>
        <w:t>,</w:t>
      </w:r>
      <w:r w:rsidR="00183BFF" w:rsidRPr="00B874A5">
        <w:rPr>
          <w:rFonts w:hint="cs"/>
          <w:spacing w:val="-4"/>
          <w:rtl/>
        </w:rPr>
        <w:t xml:space="preserve"> </w:t>
      </w:r>
      <w:r w:rsidR="00183BFF" w:rsidRPr="006F178A">
        <w:rPr>
          <w:rFonts w:ascii="Fb Fontext" w:hAnsi="Fb Fontext" w:hint="cs"/>
          <w:sz w:val="20"/>
          <w:rtl/>
        </w:rPr>
        <w:t xml:space="preserve">אלא </w:t>
      </w:r>
      <w:r w:rsidR="003A333C">
        <w:rPr>
          <w:rFonts w:ascii="Fb Fontext" w:hAnsi="Fb Fontext" w:hint="cs"/>
          <w:sz w:val="20"/>
          <w:rtl/>
        </w:rPr>
        <w:t>משניהם יחד</w:t>
      </w:r>
      <w:r w:rsidR="00183BFF" w:rsidRPr="006F178A">
        <w:rPr>
          <w:rFonts w:ascii="Fb Fontext" w:hAnsi="Fb Fontext" w:hint="cs"/>
          <w:sz w:val="20"/>
          <w:rtl/>
        </w:rPr>
        <w:t>.</w:t>
      </w:r>
    </w:p>
    <w:p w14:paraId="70B00063" w14:textId="77777777" w:rsidR="00536866" w:rsidRPr="00536866" w:rsidRDefault="00183BFF" w:rsidP="00536866">
      <w:pPr>
        <w:pStyle w:val="36"/>
        <w:framePr w:wrap="notBeside"/>
        <w:rPr>
          <w:rtl/>
        </w:rPr>
      </w:pPr>
      <w:r w:rsidRPr="00536866">
        <w:rPr>
          <w:rFonts w:hint="cs"/>
          <w:rtl/>
        </w:rPr>
        <w:t>ו</w:t>
      </w:r>
      <w:r w:rsidR="003A333C" w:rsidRPr="00536866">
        <w:rPr>
          <w:rFonts w:hint="cs"/>
          <w:rtl/>
        </w:rPr>
        <w:t>ריב"א</w:t>
      </w:r>
      <w:r w:rsidRPr="00536866">
        <w:rPr>
          <w:rFonts w:hint="cs"/>
          <w:rtl/>
        </w:rPr>
        <w:t xml:space="preserve"> כריב</w:t>
      </w:r>
      <w:r w:rsidRPr="00536866">
        <w:rPr>
          <w:rtl/>
        </w:rPr>
        <w:t>"</w:t>
      </w:r>
      <w:r w:rsidRPr="00536866">
        <w:rPr>
          <w:rFonts w:hint="cs"/>
          <w:rtl/>
        </w:rPr>
        <w:t>י:</w:t>
      </w:r>
    </w:p>
    <w:p w14:paraId="2D8B631F" w14:textId="57BBBA89" w:rsidR="00183BFF" w:rsidRPr="006F178A" w:rsidRDefault="009D2860" w:rsidP="009D2860">
      <w:pPr>
        <w:rPr>
          <w:rFonts w:cs="Guttman Vilna"/>
          <w:b/>
          <w:bCs/>
          <w:rtl/>
        </w:rPr>
      </w:pPr>
      <w:r>
        <w:rPr>
          <w:rStyle w:val="afffff3"/>
          <w:rFonts w:hint="cs"/>
          <w:rtl/>
        </w:rPr>
        <w:t>ש</w:t>
      </w:r>
      <w:r w:rsidR="00183BFF" w:rsidRPr="008742EF">
        <w:rPr>
          <w:rStyle w:val="afffff3"/>
          <w:rtl/>
        </w:rPr>
        <w:t xml:space="preserve">לא נחלקו </w:t>
      </w:r>
      <w:r w:rsidR="00183BFF" w:rsidRPr="006F178A">
        <w:rPr>
          <w:rFonts w:ascii="Fb Fontext" w:hAnsi="Fb Fontext"/>
          <w:rtl/>
        </w:rPr>
        <w:t>על תכף לסמיכה שחיטה</w:t>
      </w:r>
      <w:r>
        <w:rPr>
          <w:rStyle w:val="afffff3"/>
          <w:rFonts w:hint="cs"/>
          <w:rtl/>
        </w:rPr>
        <w:t xml:space="preserve"> </w:t>
      </w:r>
      <w:r w:rsidRPr="009D2860">
        <w:rPr>
          <w:rFonts w:hint="cs"/>
          <w:rtl/>
        </w:rPr>
        <w:t>אלא</w:t>
      </w:r>
      <w:r>
        <w:rPr>
          <w:rFonts w:hint="cs"/>
          <w:rtl/>
        </w:rPr>
        <w:t xml:space="preserve"> </w:t>
      </w:r>
      <w:r w:rsidR="00183BFF" w:rsidRPr="006F178A">
        <w:rPr>
          <w:rtl/>
        </w:rPr>
        <w:t>על הסמיכה עצמה.</w:t>
      </w:r>
    </w:p>
    <w:p w14:paraId="52CDFEB8" w14:textId="77777777" w:rsidR="009D2860" w:rsidRPr="009D2860" w:rsidRDefault="00183BFF" w:rsidP="009D2860">
      <w:pPr>
        <w:pStyle w:val="36"/>
        <w:framePr w:wrap="notBeside"/>
        <w:rPr>
          <w:rtl/>
        </w:rPr>
      </w:pPr>
      <w:r w:rsidRPr="009D2860">
        <w:rPr>
          <w:rFonts w:hint="cs"/>
          <w:rtl/>
        </w:rPr>
        <w:t>ורבי יוסי</w:t>
      </w:r>
    </w:p>
    <w:p w14:paraId="0C21CAEC" w14:textId="1878FC75" w:rsidR="00183BFF" w:rsidRPr="00D34E6E" w:rsidRDefault="00183BFF" w:rsidP="009D2860">
      <w:pPr>
        <w:rPr>
          <w:rFonts w:cs="Guttman Vilna"/>
          <w:b/>
          <w:bCs/>
          <w:spacing w:val="-2"/>
          <w:rtl/>
        </w:rPr>
      </w:pPr>
      <w:r w:rsidRPr="008742EF">
        <w:rPr>
          <w:rStyle w:val="afffff3"/>
          <w:rtl/>
        </w:rPr>
        <w:t>לא נחלקו</w:t>
      </w:r>
      <w:r w:rsidRPr="006F178A">
        <w:rPr>
          <w:rtl/>
        </w:rPr>
        <w:t xml:space="preserve"> על הסמיכה עצמה שצריך.</w:t>
      </w:r>
      <w:r w:rsidR="009D2860">
        <w:rPr>
          <w:rStyle w:val="afffff3"/>
          <w:rFonts w:hint="cs"/>
          <w:rtl/>
        </w:rPr>
        <w:t xml:space="preserve"> </w:t>
      </w:r>
      <w:r w:rsidR="009D2860" w:rsidRPr="00D34E6E">
        <w:rPr>
          <w:rStyle w:val="afffff3"/>
          <w:rFonts w:hint="cs"/>
          <w:spacing w:val="-2"/>
          <w:rtl/>
        </w:rPr>
        <w:t xml:space="preserve">אלא </w:t>
      </w:r>
      <w:r w:rsidRPr="00D34E6E">
        <w:rPr>
          <w:spacing w:val="-2"/>
          <w:rtl/>
        </w:rPr>
        <w:t>על תכף לסמיכה שחיטה.</w:t>
      </w:r>
    </w:p>
    <w:p w14:paraId="077266C7" w14:textId="6216F9CF" w:rsidR="00183BFF" w:rsidRPr="006F178A" w:rsidRDefault="00B35974" w:rsidP="00B35974">
      <w:pPr>
        <w:pStyle w:val="afff0"/>
        <w:rPr>
          <w:del w:id="90060" w:author="מנוע עיצוב" w:date="2026-10-08T11:01:28Z"/>
          <w:rtl/>
        </w:rPr>
      </w:pPr>
      <w:del w:id="90059" w:author="מנוע עיצוב" w:date="2026-10-08T11:01:28Z">
        <w:r>
          <w:rPr>
            <w:rFonts w:ascii="BA TM • Vilna Extra-Bold" w:hAnsi="BA TM • Vilna Extra-Bold" w:hint="cs"/>
            <w:rtl/>
          </w:rPr>
          <w:delText xml:space="preserve">****</w:delText>
        </w:r>
      </w:del>
    </w:p>
    <w:p w14:paraId="4ADD85C2" w14:textId="77777777" w:rsidR="00183BFF" w:rsidRPr="00D34E6E" w:rsidRDefault="00183BFF" w:rsidP="00D34E6E">
      <w:pPr>
        <w:pStyle w:val="afffff8"/>
        <w:rPr>
          <w:spacing w:val="-8"/>
          <w:rtl/>
        </w:rPr>
      </w:pPr>
      <w:r w:rsidRPr="00D34E6E">
        <w:rPr>
          <w:spacing w:val="-8"/>
          <w:rtl/>
        </w:rPr>
        <w:t>מעשה בהלל הזקן שהב</w:t>
      </w:r>
      <w:r w:rsidR="00B874A5" w:rsidRPr="00D34E6E">
        <w:rPr>
          <w:spacing w:val="-8"/>
          <w:rtl/>
        </w:rPr>
        <w:t>יא עולתו לעזרה לסמוך עליה ביו"ט</w:t>
      </w:r>
      <w:r w:rsidRPr="00D34E6E">
        <w:rPr>
          <w:spacing w:val="-8"/>
          <w:rtl/>
        </w:rPr>
        <w:t>.</w:t>
      </w:r>
    </w:p>
    <w:p w14:paraId="1272E7F1" w14:textId="77777777" w:rsidR="00D34E6E" w:rsidRPr="00D34E6E" w:rsidRDefault="00183BFF" w:rsidP="00D34E6E">
      <w:pPr>
        <w:pStyle w:val="36"/>
        <w:framePr w:wrap="notBeside"/>
        <w:rPr>
          <w:rtl/>
        </w:rPr>
      </w:pPr>
      <w:r w:rsidRPr="00D34E6E">
        <w:rPr>
          <w:rtl/>
        </w:rPr>
        <w:t>חברו עליו</w:t>
      </w:r>
    </w:p>
    <w:p w14:paraId="2F61366C" w14:textId="57286B7D" w:rsidR="003A333C" w:rsidRPr="00D34E6E" w:rsidRDefault="00183BFF" w:rsidP="003A333C">
      <w:pPr>
        <w:rPr>
          <w:rtl/>
        </w:rPr>
      </w:pPr>
      <w:r w:rsidRPr="00D34E6E">
        <w:rPr>
          <w:rStyle w:val="afffff3"/>
          <w:rtl/>
        </w:rPr>
        <w:t>תלמידי שמאי הזקן</w:t>
      </w:r>
      <w:r w:rsidR="003A333C" w:rsidRPr="00D34E6E">
        <w:rPr>
          <w:rStyle w:val="afffff3"/>
          <w:rFonts w:hint="cs"/>
          <w:rtl/>
        </w:rPr>
        <w:t xml:space="preserve">, </w:t>
      </w:r>
      <w:r w:rsidRPr="00D34E6E">
        <w:rPr>
          <w:rStyle w:val="afffff3"/>
          <w:rFonts w:hint="cs"/>
          <w:rtl/>
        </w:rPr>
        <w:t>א"ל:</w:t>
      </w:r>
      <w:r w:rsidRPr="00D34E6E">
        <w:rPr>
          <w:rFonts w:hint="cs"/>
          <w:rtl/>
        </w:rPr>
        <w:t xml:space="preserve"> </w:t>
      </w:r>
      <w:r w:rsidRPr="00D34E6E">
        <w:rPr>
          <w:rtl/>
        </w:rPr>
        <w:t>נקבה היא, ולשלמים הבאתיה.</w:t>
      </w:r>
      <w:r w:rsidRPr="00D34E6E">
        <w:rPr>
          <w:rFonts w:hint="cs"/>
          <w:rtl/>
        </w:rPr>
        <w:t xml:space="preserve"> </w:t>
      </w:r>
    </w:p>
    <w:p w14:paraId="3F71A9FF" w14:textId="77777777" w:rsidR="00183BFF" w:rsidRPr="006F178A" w:rsidRDefault="003A333C" w:rsidP="003A333C">
      <w:pPr>
        <w:rPr>
          <w:rtl/>
        </w:rPr>
      </w:pPr>
      <w:r>
        <w:rPr>
          <w:rFonts w:hint="cs"/>
          <w:rtl/>
        </w:rPr>
        <w:t>ו</w:t>
      </w:r>
      <w:r w:rsidR="00183BFF" w:rsidRPr="006F178A">
        <w:rPr>
          <w:rFonts w:ascii="Fb Fontext" w:hAnsi="Fb Fontext"/>
          <w:sz w:val="20"/>
          <w:rtl/>
        </w:rPr>
        <w:t xml:space="preserve">גברה ידם של </w:t>
      </w:r>
      <w:r w:rsidR="00183BFF" w:rsidRPr="008705F2">
        <w:rPr>
          <w:rStyle w:val="afffff3"/>
          <w:rtl/>
        </w:rPr>
        <w:t>ב"ש,</w:t>
      </w:r>
      <w:r w:rsidR="00183BFF" w:rsidRPr="006F178A">
        <w:rPr>
          <w:rFonts w:ascii="Fb Fontext" w:hAnsi="Fb Fontext"/>
          <w:sz w:val="20"/>
          <w:rtl/>
        </w:rPr>
        <w:t xml:space="preserve"> ובקשו לקבוע הלכה כמותן.</w:t>
      </w:r>
    </w:p>
    <w:p w14:paraId="79CC1512" w14:textId="0606F76C" w:rsidR="00645924" w:rsidRDefault="00183BFF" w:rsidP="003A333C">
      <w:pPr>
        <w:rPr>
          <w:rtl/>
        </w:rPr>
      </w:pPr>
      <w:r w:rsidRPr="006F178A">
        <w:rPr>
          <w:rFonts w:ascii="Fb Fontext" w:hAnsi="Fb Fontext"/>
          <w:rtl/>
        </w:rPr>
        <w:t xml:space="preserve">והיה שם </w:t>
      </w:r>
      <w:r w:rsidRPr="008705F2">
        <w:rPr>
          <w:rStyle w:val="afffff3"/>
          <w:rtl/>
        </w:rPr>
        <w:t xml:space="preserve">זקן אחד </w:t>
      </w:r>
      <w:r w:rsidR="00645924">
        <w:rPr>
          <w:rStyle w:val="afffff3"/>
          <w:rFonts w:hint="cs"/>
          <w:rtl/>
        </w:rPr>
        <w:t xml:space="preserve">בבא בבן בוטא  </w:t>
      </w:r>
      <w:r w:rsidRPr="008705F2">
        <w:rPr>
          <w:rStyle w:val="afffff3"/>
          <w:rtl/>
        </w:rPr>
        <w:t xml:space="preserve">מתלמידי שמאי הזקן, </w:t>
      </w:r>
      <w:r w:rsidRPr="003A333C">
        <w:rPr>
          <w:rtl/>
        </w:rPr>
        <w:t xml:space="preserve">שהיה יודע </w:t>
      </w:r>
      <w:r w:rsidRPr="0068740C">
        <w:rPr>
          <w:rtl/>
        </w:rPr>
        <w:t>שהלכה כב"ה.</w:t>
      </w:r>
      <w:r w:rsidR="00B874A5" w:rsidRPr="0068740C">
        <w:rPr>
          <w:rFonts w:hint="cs"/>
          <w:rtl/>
        </w:rPr>
        <w:t xml:space="preserve"> </w:t>
      </w:r>
      <w:r w:rsidRPr="0068740C">
        <w:rPr>
          <w:rtl/>
        </w:rPr>
        <w:t xml:space="preserve">ושלח והביא כל צאן קדר שבירושלים והעמידן בעזרה, </w:t>
      </w:r>
    </w:p>
    <w:p w14:paraId="7D317927" w14:textId="77777777" w:rsidR="00645924" w:rsidRPr="00645924" w:rsidRDefault="00183BFF" w:rsidP="00645924">
      <w:pPr>
        <w:pStyle w:val="36"/>
        <w:framePr w:wrap="notBeside"/>
        <w:rPr>
          <w:rtl/>
        </w:rPr>
      </w:pPr>
      <w:r w:rsidRPr="00645924">
        <w:rPr>
          <w:rtl/>
        </w:rPr>
        <w:t>ואמר:</w:t>
      </w:r>
    </w:p>
    <w:p w14:paraId="6150E387" w14:textId="53DC623F" w:rsidR="00183BFF" w:rsidRPr="00B53128" w:rsidRDefault="00183BFF" w:rsidP="006A3889">
      <w:pPr>
        <w:spacing w:after="60"/>
        <w:rPr>
          <w:spacing w:val="-4"/>
          <w:rtl/>
        </w:rPr>
      </w:pPr>
      <w:r w:rsidRPr="00B53128">
        <w:rPr>
          <w:spacing w:val="-4"/>
          <w:rtl/>
        </w:rPr>
        <w:t xml:space="preserve">כל </w:t>
      </w:r>
      <w:r w:rsidR="00B53128" w:rsidRPr="00B53128">
        <w:rPr>
          <w:rFonts w:hint="cs"/>
          <w:spacing w:val="-4"/>
          <w:rtl/>
        </w:rPr>
        <w:t>ה</w:t>
      </w:r>
      <w:r w:rsidRPr="00B53128">
        <w:rPr>
          <w:spacing w:val="-4"/>
          <w:rtl/>
        </w:rPr>
        <w:t>רוצה יבא ויסמוך</w:t>
      </w:r>
      <w:r w:rsidR="00645924" w:rsidRPr="00B53128">
        <w:rPr>
          <w:rFonts w:hint="cs"/>
          <w:spacing w:val="-4"/>
          <w:rtl/>
        </w:rPr>
        <w:t xml:space="preserve"> </w:t>
      </w:r>
      <w:r w:rsidRPr="00B53128">
        <w:rPr>
          <w:spacing w:val="-4"/>
          <w:rtl/>
        </w:rPr>
        <w:t>ואותו היום גברה י</w:t>
      </w:r>
      <w:r w:rsidR="00645924" w:rsidRPr="00B53128">
        <w:rPr>
          <w:rFonts w:hint="cs"/>
          <w:spacing w:val="-4"/>
          <w:rtl/>
        </w:rPr>
        <w:t>ד</w:t>
      </w:r>
      <w:r w:rsidRPr="00B53128">
        <w:rPr>
          <w:rStyle w:val="afffff3"/>
          <w:spacing w:val="-4"/>
          <w:rtl/>
        </w:rPr>
        <w:t xml:space="preserve"> ב"ה </w:t>
      </w:r>
      <w:r w:rsidR="003A333C" w:rsidRPr="00B53128">
        <w:rPr>
          <w:spacing w:val="-4"/>
          <w:rtl/>
        </w:rPr>
        <w:t>וקבעו הלכה כמותן</w:t>
      </w:r>
      <w:r w:rsidR="003A333C" w:rsidRPr="00B53128">
        <w:rPr>
          <w:rFonts w:hint="cs"/>
          <w:spacing w:val="-4"/>
          <w:rtl/>
        </w:rPr>
        <w:t>.</w:t>
      </w:r>
    </w:p>
    <w:p w14:paraId="03EECFEA" w14:textId="77777777" w:rsidR="00B53128" w:rsidRDefault="00183BFF" w:rsidP="00080C99">
      <w:pPr>
        <w:rPr>
          <w:rtl/>
        </w:rPr>
      </w:pPr>
      <w:r w:rsidRPr="00BB4E5D">
        <w:rPr>
          <w:rStyle w:val="afffff9"/>
          <w:rtl/>
        </w:rPr>
        <w:t>שוב מעשה</w:t>
      </w:r>
      <w:r w:rsidRPr="003A333C">
        <w:rPr>
          <w:rtl/>
        </w:rPr>
        <w:t xml:space="preserve"> </w:t>
      </w:r>
      <w:r w:rsidRPr="003A333C">
        <w:rPr>
          <w:rStyle w:val="afffff3"/>
          <w:rFonts w:hint="cs"/>
          <w:spacing w:val="-6"/>
          <w:rtl/>
        </w:rPr>
        <w:t>באחד</w:t>
      </w:r>
      <w:r w:rsidRPr="003A333C">
        <w:rPr>
          <w:rStyle w:val="afffff3"/>
          <w:spacing w:val="-6"/>
          <w:rtl/>
        </w:rPr>
        <w:t xml:space="preserve"> מתלמידי ב"ה </w:t>
      </w:r>
      <w:r w:rsidRPr="00BB4E5D">
        <w:rPr>
          <w:rStyle w:val="afffff9"/>
          <w:rtl/>
        </w:rPr>
        <w:t>שהביא עולתו לעזרה לסמ</w:t>
      </w:r>
      <w:r w:rsidR="003A333C" w:rsidRPr="00BB4E5D">
        <w:rPr>
          <w:rStyle w:val="afffff9"/>
          <w:rFonts w:hint="cs"/>
          <w:rtl/>
        </w:rPr>
        <w:t>יכה</w:t>
      </w:r>
      <w:r w:rsidRPr="00BB4E5D">
        <w:rPr>
          <w:rStyle w:val="afffff9"/>
          <w:rtl/>
        </w:rPr>
        <w:t>.</w:t>
      </w:r>
      <w:r w:rsidRPr="003A333C">
        <w:rPr>
          <w:rFonts w:hint="cs"/>
          <w:rtl/>
        </w:rPr>
        <w:t xml:space="preserve"> </w:t>
      </w:r>
      <w:r>
        <w:rPr>
          <w:rFonts w:hint="cs"/>
          <w:rtl/>
        </w:rPr>
        <w:t xml:space="preserve"> </w:t>
      </w:r>
    </w:p>
    <w:p w14:paraId="44B3D2F9" w14:textId="279BB391" w:rsidR="00572A27" w:rsidRPr="00572A27" w:rsidRDefault="00183BFF" w:rsidP="00572A27">
      <w:pPr>
        <w:pStyle w:val="36"/>
        <w:framePr w:wrap="notBeside"/>
        <w:rPr>
          <w:rtl/>
        </w:rPr>
      </w:pPr>
      <w:r w:rsidRPr="00572A27">
        <w:rPr>
          <w:rtl/>
        </w:rPr>
        <w:t xml:space="preserve">מצאו </w:t>
      </w:r>
      <w:r w:rsidRPr="00572A27">
        <w:rPr>
          <w:rFonts w:hint="cs"/>
          <w:rtl/>
        </w:rPr>
        <w:t>א</w:t>
      </w:r>
      <w:r w:rsidR="00572A27">
        <w:rPr>
          <w:rFonts w:hint="cs"/>
          <w:rtl/>
        </w:rPr>
        <w:t>'</w:t>
      </w:r>
      <w:r w:rsidRPr="00572A27">
        <w:rPr>
          <w:rFonts w:hint="cs"/>
          <w:rtl/>
        </w:rPr>
        <w:t xml:space="preserve"> </w:t>
      </w:r>
      <w:r w:rsidRPr="00572A27">
        <w:rPr>
          <w:rtl/>
        </w:rPr>
        <w:t>מתלמידי ב"ש</w:t>
      </w:r>
    </w:p>
    <w:p w14:paraId="79C3C718" w14:textId="0D8CD2D9" w:rsidR="00183BFF" w:rsidRPr="006F178A" w:rsidRDefault="003A333C" w:rsidP="00572A27">
      <w:pPr>
        <w:rPr>
          <w:rtl/>
        </w:rPr>
      </w:pPr>
      <w:r>
        <w:rPr>
          <w:rStyle w:val="afffff3"/>
          <w:rFonts w:hint="cs"/>
          <w:rtl/>
        </w:rPr>
        <w:t>א</w:t>
      </w:r>
      <w:r w:rsidR="00183BFF" w:rsidRPr="008705F2">
        <w:rPr>
          <w:rStyle w:val="afffff3"/>
          <w:rFonts w:hint="cs"/>
          <w:rtl/>
        </w:rPr>
        <w:t>"ל</w:t>
      </w:r>
      <w:r w:rsidR="00183BFF" w:rsidRPr="008705F2">
        <w:rPr>
          <w:rStyle w:val="afffff3"/>
          <w:rtl/>
        </w:rPr>
        <w:t xml:space="preserve">: </w:t>
      </w:r>
      <w:r w:rsidR="00183BFF" w:rsidRPr="006F178A">
        <w:rPr>
          <w:sz w:val="20"/>
          <w:rtl/>
        </w:rPr>
        <w:t xml:space="preserve">מה זו סמיכה? </w:t>
      </w:r>
      <w:r w:rsidR="00572A27">
        <w:rPr>
          <w:rStyle w:val="afffff3"/>
          <w:rFonts w:hint="cs"/>
          <w:rtl/>
        </w:rPr>
        <w:t>א</w:t>
      </w:r>
      <w:r w:rsidR="00183BFF" w:rsidRPr="008705F2">
        <w:rPr>
          <w:rStyle w:val="afffff3"/>
          <w:rFonts w:hint="cs"/>
          <w:rtl/>
        </w:rPr>
        <w:t>"ל</w:t>
      </w:r>
      <w:r w:rsidR="00183BFF" w:rsidRPr="008705F2">
        <w:rPr>
          <w:rStyle w:val="afffff3"/>
          <w:rtl/>
        </w:rPr>
        <w:t xml:space="preserve">: </w:t>
      </w:r>
      <w:r w:rsidR="00183BFF" w:rsidRPr="006F178A">
        <w:rPr>
          <w:rFonts w:ascii="Fb Fontext" w:hAnsi="Fb Fontext"/>
          <w:sz w:val="20"/>
          <w:rtl/>
        </w:rPr>
        <w:t>מה זו שתיקה? שתקו בנזיפה, והלך לו.</w:t>
      </w:r>
    </w:p>
    <w:p w14:paraId="7B9B1C01" w14:textId="77777777" w:rsidR="00572A27" w:rsidRPr="00572A27" w:rsidRDefault="00183BFF" w:rsidP="00572A27">
      <w:pPr>
        <w:pStyle w:val="36"/>
        <w:framePr w:wrap="notBeside"/>
        <w:rPr>
          <w:rtl/>
        </w:rPr>
      </w:pPr>
      <w:r w:rsidRPr="00572A27">
        <w:rPr>
          <w:rtl/>
        </w:rPr>
        <w:t>אביי:</w:t>
      </w:r>
    </w:p>
    <w:p w14:paraId="66B9CEDD" w14:textId="37631A85" w:rsidR="00183BFF" w:rsidRPr="001F19F5" w:rsidRDefault="00183BFF" w:rsidP="00080C99">
      <w:pPr>
        <w:rPr>
          <w:rtl/>
        </w:rPr>
      </w:pPr>
      <w:r w:rsidRPr="001F19F5">
        <w:rPr>
          <w:rtl/>
        </w:rPr>
        <w:t xml:space="preserve">הלכך, </w:t>
      </w:r>
      <w:r w:rsidRPr="001F19F5">
        <w:rPr>
          <w:rFonts w:hint="cs"/>
          <w:rtl/>
        </w:rPr>
        <w:t>ת</w:t>
      </w:r>
      <w:r w:rsidR="0001190A">
        <w:rPr>
          <w:rtl/>
        </w:rPr>
        <w:t>"</w:t>
      </w:r>
      <w:r w:rsidRPr="001F19F5">
        <w:rPr>
          <w:rFonts w:hint="cs"/>
          <w:rtl/>
        </w:rPr>
        <w:t>ח</w:t>
      </w:r>
      <w:r w:rsidRPr="001F19F5">
        <w:rPr>
          <w:rtl/>
        </w:rPr>
        <w:t xml:space="preserve"> </w:t>
      </w:r>
      <w:r w:rsidRPr="001F19F5">
        <w:rPr>
          <w:rFonts w:hint="cs"/>
          <w:rtl/>
        </w:rPr>
        <w:t>ש</w:t>
      </w:r>
      <w:r w:rsidRPr="001F19F5">
        <w:rPr>
          <w:rtl/>
        </w:rPr>
        <w:t>א</w:t>
      </w:r>
      <w:r w:rsidRPr="001F19F5">
        <w:rPr>
          <w:rFonts w:hint="cs"/>
          <w:rtl/>
        </w:rPr>
        <w:t>"ל חברו דבר,</w:t>
      </w:r>
      <w:r w:rsidRPr="001F19F5">
        <w:rPr>
          <w:rtl/>
        </w:rPr>
        <w:t xml:space="preserve"> לא </w:t>
      </w:r>
      <w:r w:rsidRPr="001F19F5">
        <w:rPr>
          <w:rFonts w:hint="cs"/>
          <w:rtl/>
        </w:rPr>
        <w:t xml:space="preserve">ישיב יותר ממה שאמרו </w:t>
      </w:r>
    </w:p>
    <w:p w14:paraId="0141EAE7" w14:textId="77777777" w:rsidR="00183BFF" w:rsidRPr="006F178A" w:rsidRDefault="00183BFF" w:rsidP="00183BFF">
      <w:pPr>
        <w:rPr>
          <w:rtl/>
        </w:rPr>
      </w:pPr>
      <w:r>
        <w:rPr>
          <w:rFonts w:hint="cs"/>
          <w:rtl/>
        </w:rPr>
        <w:t>שהוא אמר</w:t>
      </w:r>
      <w:r w:rsidRPr="006F178A">
        <w:rPr>
          <w:rtl/>
        </w:rPr>
        <w:t xml:space="preserve"> מה זו סמיכה ו</w:t>
      </w:r>
      <w:r w:rsidRPr="006F178A">
        <w:rPr>
          <w:rFonts w:hint="cs"/>
          <w:rtl/>
        </w:rPr>
        <w:t>ענהו</w:t>
      </w:r>
      <w:r w:rsidRPr="006F178A">
        <w:rPr>
          <w:rtl/>
        </w:rPr>
        <w:t>: מה זו שתיקה.</w:t>
      </w:r>
    </w:p>
    <w:p w14:paraId="3B2BDA04" w14:textId="77777777" w:rsidR="00183BFF" w:rsidRPr="006F178A" w:rsidRDefault="00183BFF" w:rsidP="00183BFF">
      <w:pPr>
        <w:pStyle w:val="afff2"/>
        <w:framePr w:wrap="around"/>
        <w:rPr>
          <w:rtl/>
        </w:rPr>
      </w:pPr>
      <w:r w:rsidRPr="006F178A">
        <w:rPr>
          <w:rFonts w:hint="cs"/>
          <w:rtl/>
        </w:rPr>
        <w:lastRenderedPageBreak/>
        <w:t>כ:</w:t>
      </w:r>
    </w:p>
    <w:p w14:paraId="5C5F4763" w14:textId="77777777" w:rsidR="00BB4E5D" w:rsidRPr="00BB4E5D" w:rsidRDefault="00183BFF" w:rsidP="00BB4E5D">
      <w:pPr>
        <w:pStyle w:val="36"/>
        <w:framePr w:wrap="notBeside"/>
        <w:rPr>
          <w:rtl/>
        </w:rPr>
      </w:pPr>
      <w:r w:rsidRPr="00BB4E5D">
        <w:rPr>
          <w:rtl/>
        </w:rPr>
        <w:t xml:space="preserve">תניא:  ב"ה לב"ש: </w:t>
      </w:r>
    </w:p>
    <w:p w14:paraId="1C579B8E" w14:textId="2346BE1E" w:rsidR="00183BFF" w:rsidRPr="006F178A" w:rsidRDefault="00183BFF" w:rsidP="009B00EF">
      <w:pPr>
        <w:rPr>
          <w:rtl/>
        </w:rPr>
      </w:pPr>
      <w:r w:rsidRPr="002D71F1">
        <w:rPr>
          <w:rtl/>
        </w:rPr>
        <w:t>מה במקום שאסור להדיוט</w:t>
      </w:r>
      <w:r w:rsidRPr="002D71F1">
        <w:rPr>
          <w:rFonts w:hint="cs"/>
          <w:rtl/>
        </w:rPr>
        <w:t xml:space="preserve"> </w:t>
      </w:r>
      <w:r w:rsidR="002D71F1" w:rsidRPr="002D71F1">
        <w:rPr>
          <w:rFonts w:hint="cs"/>
          <w:rtl/>
        </w:rPr>
        <w:t>שבת</w:t>
      </w:r>
      <w:r w:rsidRPr="002D71F1">
        <w:rPr>
          <w:rtl/>
        </w:rPr>
        <w:t xml:space="preserve"> מותר לגבוה</w:t>
      </w:r>
      <w:r w:rsidRPr="006F178A">
        <w:rPr>
          <w:rtl/>
        </w:rPr>
        <w:t>.</w:t>
      </w:r>
    </w:p>
    <w:p w14:paraId="67F750BA" w14:textId="2C78E605" w:rsidR="00183BFF" w:rsidRPr="006F178A" w:rsidRDefault="00183BFF" w:rsidP="00A06AEB">
      <w:pPr>
        <w:rPr>
          <w:rFonts w:cs="Guttman Vilna"/>
          <w:b/>
          <w:bCs/>
          <w:rtl/>
        </w:rPr>
      </w:pPr>
      <w:r w:rsidRPr="006F178A">
        <w:rPr>
          <w:rtl/>
        </w:rPr>
        <w:t xml:space="preserve">מקום שמותר להדיוט </w:t>
      </w:r>
      <w:r w:rsidR="009E562B">
        <w:rPr>
          <w:rFonts w:hint="cs"/>
          <w:rtl/>
        </w:rPr>
        <w:t>ק''ו</w:t>
      </w:r>
      <w:r w:rsidRPr="006F178A">
        <w:rPr>
          <w:rtl/>
        </w:rPr>
        <w:t xml:space="preserve"> שמותר לגבוה.</w:t>
      </w:r>
    </w:p>
    <w:p w14:paraId="70D6D0FE" w14:textId="77777777" w:rsidR="00A06AEB" w:rsidRPr="00A06AEB" w:rsidRDefault="00183BFF" w:rsidP="00A06AEB">
      <w:pPr>
        <w:pStyle w:val="36"/>
        <w:framePr w:wrap="notBeside"/>
        <w:rPr>
          <w:rtl/>
        </w:rPr>
      </w:pPr>
      <w:r w:rsidRPr="00A06AEB">
        <w:rPr>
          <w:rtl/>
        </w:rPr>
        <w:t>א"</w:t>
      </w:r>
      <w:r w:rsidRPr="00A06AEB">
        <w:rPr>
          <w:rFonts w:hint="cs"/>
          <w:rtl/>
        </w:rPr>
        <w:t>ל</w:t>
      </w:r>
      <w:r w:rsidRPr="00A06AEB">
        <w:rPr>
          <w:rtl/>
        </w:rPr>
        <w:t xml:space="preserve"> ב"ש:</w:t>
      </w:r>
    </w:p>
    <w:p w14:paraId="15E0EDFA" w14:textId="223C66A2" w:rsidR="00183BFF" w:rsidRPr="00A06AEB" w:rsidRDefault="00183BFF" w:rsidP="003A333C">
      <w:pPr>
        <w:rPr>
          <w:rtl/>
        </w:rPr>
      </w:pPr>
      <w:r w:rsidRPr="00A06AEB">
        <w:rPr>
          <w:rtl/>
        </w:rPr>
        <w:t xml:space="preserve">נדרים ונדבות יוכיחו, </w:t>
      </w:r>
    </w:p>
    <w:p w14:paraId="384BCDF9" w14:textId="77777777" w:rsidR="00A06AEB" w:rsidRPr="00A06AEB" w:rsidRDefault="00183BFF" w:rsidP="00A06AEB">
      <w:pPr>
        <w:pStyle w:val="36"/>
        <w:framePr w:wrap="notBeside"/>
        <w:rPr>
          <w:rtl/>
        </w:rPr>
      </w:pPr>
      <w:r w:rsidRPr="00A06AEB">
        <w:rPr>
          <w:rtl/>
        </w:rPr>
        <w:t>א"</w:t>
      </w:r>
      <w:r w:rsidRPr="00A06AEB">
        <w:rPr>
          <w:rFonts w:hint="cs"/>
          <w:rtl/>
        </w:rPr>
        <w:t>ל</w:t>
      </w:r>
      <w:r w:rsidRPr="00A06AEB">
        <w:rPr>
          <w:rtl/>
        </w:rPr>
        <w:t xml:space="preserve"> ב"ה:</w:t>
      </w:r>
    </w:p>
    <w:p w14:paraId="711653B4" w14:textId="39B8D416" w:rsidR="00183BFF" w:rsidRPr="006F178A" w:rsidRDefault="00183BFF" w:rsidP="00935F80">
      <w:pPr>
        <w:rPr>
          <w:rtl/>
        </w:rPr>
      </w:pPr>
      <w:r w:rsidRPr="006F178A">
        <w:rPr>
          <w:rtl/>
        </w:rPr>
        <w:t>אין קבוע להם זמן,</w:t>
      </w:r>
      <w:r w:rsidR="003A333C">
        <w:rPr>
          <w:rFonts w:hint="cs"/>
          <w:rtl/>
        </w:rPr>
        <w:t xml:space="preserve"> משא</w:t>
      </w:r>
      <w:r w:rsidR="005933DE">
        <w:rPr>
          <w:rtl/>
        </w:rPr>
        <w:t>"</w:t>
      </w:r>
      <w:r w:rsidR="003A333C">
        <w:rPr>
          <w:rFonts w:hint="cs"/>
          <w:rtl/>
        </w:rPr>
        <w:t>כ בראייה</w:t>
      </w:r>
      <w:r w:rsidRPr="006F178A">
        <w:rPr>
          <w:rtl/>
        </w:rPr>
        <w:t>.</w:t>
      </w:r>
    </w:p>
    <w:p w14:paraId="038FFF2F" w14:textId="77777777" w:rsidR="00A06AEB" w:rsidRPr="00A06AEB" w:rsidRDefault="00183BFF" w:rsidP="00A06AEB">
      <w:pPr>
        <w:pStyle w:val="36"/>
        <w:framePr w:wrap="notBeside"/>
        <w:rPr>
          <w:rtl/>
        </w:rPr>
      </w:pPr>
      <w:r w:rsidRPr="00A06AEB">
        <w:rPr>
          <w:rFonts w:hint="eastAsia"/>
          <w:rtl/>
        </w:rPr>
        <w:t>א</w:t>
      </w:r>
      <w:r w:rsidRPr="00A06AEB">
        <w:rPr>
          <w:rtl/>
        </w:rPr>
        <w:t>"</w:t>
      </w:r>
      <w:r w:rsidRPr="00A06AEB">
        <w:rPr>
          <w:rFonts w:hint="eastAsia"/>
          <w:rtl/>
        </w:rPr>
        <w:t>ל</w:t>
      </w:r>
      <w:r w:rsidRPr="00A06AEB">
        <w:rPr>
          <w:rtl/>
        </w:rPr>
        <w:t xml:space="preserve"> ב"ש: </w:t>
      </w:r>
    </w:p>
    <w:p w14:paraId="00960FF7" w14:textId="309CF3A5" w:rsidR="00183BFF" w:rsidRPr="00A06AEB" w:rsidRDefault="00A06AEB" w:rsidP="003A333C">
      <w:pPr>
        <w:rPr>
          <w:rtl/>
        </w:rPr>
      </w:pPr>
      <w:r w:rsidRPr="00A06AEB">
        <w:rPr>
          <w:rFonts w:hint="cs"/>
          <w:rtl/>
        </w:rPr>
        <w:t>א</w:t>
      </w:r>
      <w:r w:rsidR="00183BFF" w:rsidRPr="00A06AEB">
        <w:rPr>
          <w:rtl/>
        </w:rPr>
        <w:t xml:space="preserve">ף </w:t>
      </w:r>
      <w:r w:rsidR="003A333C" w:rsidRPr="00A06AEB">
        <w:rPr>
          <w:rFonts w:hint="cs"/>
          <w:rtl/>
        </w:rPr>
        <w:t>ראייה</w:t>
      </w:r>
      <w:r w:rsidR="00183BFF" w:rsidRPr="00A06AEB">
        <w:rPr>
          <w:rtl/>
        </w:rPr>
        <w:t xml:space="preserve">, דמי שלא חג ביו"ט  ראשון של חג </w:t>
      </w:r>
      <w:r w:rsidR="00183BFF" w:rsidRPr="00A06AEB">
        <w:rPr>
          <w:rFonts w:hint="eastAsia"/>
          <w:rtl/>
        </w:rPr>
        <w:t>חוגג</w:t>
      </w:r>
      <w:r w:rsidR="00183BFF" w:rsidRPr="00A06AEB">
        <w:rPr>
          <w:rtl/>
        </w:rPr>
        <w:t xml:space="preserve"> </w:t>
      </w:r>
      <w:r w:rsidR="00183BFF" w:rsidRPr="00A06AEB">
        <w:rPr>
          <w:rFonts w:hint="eastAsia"/>
          <w:rtl/>
        </w:rPr>
        <w:t>כל</w:t>
      </w:r>
      <w:r w:rsidR="00183BFF" w:rsidRPr="00A06AEB">
        <w:rPr>
          <w:rtl/>
        </w:rPr>
        <w:t xml:space="preserve"> </w:t>
      </w:r>
      <w:r w:rsidR="00183BFF" w:rsidRPr="00A06AEB">
        <w:rPr>
          <w:rFonts w:hint="eastAsia"/>
          <w:rtl/>
        </w:rPr>
        <w:t>החג</w:t>
      </w:r>
      <w:r w:rsidR="00183BFF" w:rsidRPr="00A06AEB">
        <w:rPr>
          <w:rtl/>
        </w:rPr>
        <w:t>.</w:t>
      </w:r>
    </w:p>
    <w:p w14:paraId="41B11D4A" w14:textId="77777777" w:rsidR="00A06AEB" w:rsidRPr="00A06AEB" w:rsidRDefault="00183BFF" w:rsidP="00A06AEB">
      <w:pPr>
        <w:pStyle w:val="36"/>
        <w:framePr w:wrap="notBeside"/>
        <w:rPr>
          <w:rtl/>
        </w:rPr>
      </w:pPr>
      <w:r w:rsidRPr="00A06AEB">
        <w:rPr>
          <w:rFonts w:hint="cs"/>
          <w:rtl/>
        </w:rPr>
        <w:t>א</w:t>
      </w:r>
      <w:r w:rsidRPr="00A06AEB">
        <w:rPr>
          <w:rtl/>
        </w:rPr>
        <w:t>"</w:t>
      </w:r>
      <w:r w:rsidRPr="00A06AEB">
        <w:rPr>
          <w:rFonts w:hint="cs"/>
          <w:rtl/>
        </w:rPr>
        <w:t>ל</w:t>
      </w:r>
      <w:r w:rsidRPr="00A06AEB">
        <w:rPr>
          <w:rtl/>
        </w:rPr>
        <w:t xml:space="preserve"> ב"ה:</w:t>
      </w:r>
    </w:p>
    <w:p w14:paraId="17EF15AE" w14:textId="5F7EF734" w:rsidR="00183BFF" w:rsidRPr="00A06AEB" w:rsidRDefault="00183BFF" w:rsidP="00935F80">
      <w:pPr>
        <w:rPr>
          <w:rtl/>
        </w:rPr>
      </w:pPr>
      <w:r w:rsidRPr="00A06AEB">
        <w:rPr>
          <w:rtl/>
        </w:rPr>
        <w:t xml:space="preserve">אף זו קבוע לה זמן, </w:t>
      </w:r>
      <w:r w:rsidR="00935F80" w:rsidRPr="00A06AEB">
        <w:rPr>
          <w:rtl/>
        </w:rPr>
        <w:t xml:space="preserve">דעבר הרגל ולא חג </w:t>
      </w:r>
      <w:r w:rsidRPr="00A06AEB">
        <w:rPr>
          <w:rtl/>
        </w:rPr>
        <w:t>א</w:t>
      </w:r>
      <w:r w:rsidR="00935F80" w:rsidRPr="00A06AEB">
        <w:rPr>
          <w:rFonts w:hint="cs"/>
          <w:rtl/>
        </w:rPr>
        <w:t>ין</w:t>
      </w:r>
      <w:r w:rsidR="00935F80" w:rsidRPr="00A06AEB">
        <w:rPr>
          <w:rtl/>
        </w:rPr>
        <w:t xml:space="preserve"> חייב באחריותו</w:t>
      </w:r>
    </w:p>
    <w:p w14:paraId="3A441159" w14:textId="77777777" w:rsidR="00A06AEB" w:rsidRPr="00A06AEB" w:rsidRDefault="00183BFF" w:rsidP="00A06AEB">
      <w:pPr>
        <w:pStyle w:val="36"/>
        <w:framePr w:wrap="notBeside"/>
        <w:rPr>
          <w:rtl/>
        </w:rPr>
      </w:pPr>
      <w:r w:rsidRPr="00A06AEB">
        <w:rPr>
          <w:rFonts w:hint="cs"/>
          <w:rtl/>
        </w:rPr>
        <w:t>א</w:t>
      </w:r>
      <w:r w:rsidRPr="00A06AEB">
        <w:rPr>
          <w:rtl/>
        </w:rPr>
        <w:t>"</w:t>
      </w:r>
      <w:r w:rsidRPr="00A06AEB">
        <w:rPr>
          <w:rFonts w:hint="cs"/>
          <w:rtl/>
        </w:rPr>
        <w:t xml:space="preserve">ל </w:t>
      </w:r>
      <w:r w:rsidRPr="00A06AEB">
        <w:rPr>
          <w:rtl/>
        </w:rPr>
        <w:t xml:space="preserve">ב"ש: </w:t>
      </w:r>
    </w:p>
    <w:p w14:paraId="4A1F685D" w14:textId="0FF752F0" w:rsidR="00183BFF" w:rsidRPr="006F178A" w:rsidRDefault="00183BFF" w:rsidP="003A333C">
      <w:pPr>
        <w:rPr>
          <w:rtl/>
        </w:rPr>
      </w:pPr>
      <w:r w:rsidRPr="00E72218">
        <w:rPr>
          <w:rStyle w:val="af4"/>
          <w:rtl/>
        </w:rPr>
        <w:t>לכם</w:t>
      </w:r>
      <w:r w:rsidRPr="00E72218">
        <w:rPr>
          <w:rStyle w:val="af4"/>
          <w:rFonts w:hint="cs"/>
          <w:rtl/>
        </w:rPr>
        <w:t>'</w:t>
      </w:r>
      <w:r w:rsidRPr="00E72218">
        <w:rPr>
          <w:rStyle w:val="af4"/>
          <w:rtl/>
        </w:rPr>
        <w:t xml:space="preserve"> </w:t>
      </w:r>
      <w:r w:rsidRPr="006F178A">
        <w:rPr>
          <w:rtl/>
        </w:rPr>
        <w:t>- ולא לגבוה.</w:t>
      </w:r>
    </w:p>
    <w:p w14:paraId="2C8C861E" w14:textId="77777777" w:rsidR="00A06AEB" w:rsidRPr="00A06AEB" w:rsidRDefault="00183BFF" w:rsidP="00A06AEB">
      <w:pPr>
        <w:pStyle w:val="36"/>
        <w:framePr w:wrap="notBeside"/>
        <w:rPr>
          <w:rtl/>
        </w:rPr>
      </w:pPr>
      <w:r w:rsidRPr="00A06AEB">
        <w:rPr>
          <w:rFonts w:hint="cs"/>
          <w:rtl/>
        </w:rPr>
        <w:t>א</w:t>
      </w:r>
      <w:r w:rsidRPr="00A06AEB">
        <w:rPr>
          <w:rtl/>
        </w:rPr>
        <w:t>"</w:t>
      </w:r>
      <w:r w:rsidRPr="00A06AEB">
        <w:rPr>
          <w:rFonts w:hint="cs"/>
          <w:rtl/>
        </w:rPr>
        <w:t>ל</w:t>
      </w:r>
      <w:r w:rsidRPr="00A06AEB">
        <w:rPr>
          <w:rtl/>
        </w:rPr>
        <w:t xml:space="preserve"> ב"ה:</w:t>
      </w:r>
    </w:p>
    <w:p w14:paraId="31F386F3" w14:textId="20A5D28A" w:rsidR="00183BFF" w:rsidRPr="006F178A" w:rsidRDefault="00183BFF" w:rsidP="00935F80">
      <w:pPr>
        <w:rPr>
          <w:rtl/>
        </w:rPr>
      </w:pPr>
      <w:r w:rsidRPr="00E04BA9">
        <w:rPr>
          <w:rStyle w:val="af4"/>
          <w:rtl/>
        </w:rPr>
        <w:t>לה'</w:t>
      </w:r>
      <w:r w:rsidRPr="006F178A">
        <w:rPr>
          <w:rFonts w:ascii="Fb Fontext" w:hAnsi="Fb Fontext"/>
          <w:sz w:val="20"/>
          <w:rtl/>
        </w:rPr>
        <w:t xml:space="preserve"> - כל דל</w:t>
      </w:r>
      <w:r>
        <w:rPr>
          <w:rFonts w:ascii="Fb Fontext" w:hAnsi="Fb Fontext"/>
          <w:sz w:val="20"/>
          <w:rtl/>
        </w:rPr>
        <w:t>ה'</w:t>
      </w:r>
      <w:r w:rsidRPr="006F178A">
        <w:rPr>
          <w:rFonts w:ascii="Fb Fontext" w:hAnsi="Fb Fontext"/>
          <w:sz w:val="20"/>
          <w:rtl/>
        </w:rPr>
        <w:t>.</w:t>
      </w:r>
      <w:r w:rsidRPr="006F178A">
        <w:rPr>
          <w:rFonts w:ascii="Fb Fontext" w:hAnsi="Fb Fontext" w:hint="cs"/>
          <w:sz w:val="20"/>
          <w:rtl/>
        </w:rPr>
        <w:t xml:space="preserve"> אלא </w:t>
      </w:r>
      <w:r w:rsidRPr="00C86E06">
        <w:rPr>
          <w:rStyle w:val="af4"/>
          <w:rFonts w:hint="cs"/>
          <w:rtl/>
        </w:rPr>
        <w:t>לכם</w:t>
      </w:r>
      <w:r w:rsidRPr="006F178A">
        <w:rPr>
          <w:rFonts w:ascii="Fb Fontext" w:hAnsi="Fb Fontext" w:hint="cs"/>
          <w:sz w:val="20"/>
          <w:rtl/>
        </w:rPr>
        <w:t xml:space="preserve"> </w:t>
      </w:r>
      <w:r w:rsidR="00935F80">
        <w:rPr>
          <w:rFonts w:ascii="Fb Fontext" w:hAnsi="Fb Fontext" w:hint="cs"/>
          <w:sz w:val="20"/>
          <w:rtl/>
        </w:rPr>
        <w:t>-</w:t>
      </w:r>
      <w:r w:rsidRPr="006F178A">
        <w:rPr>
          <w:rFonts w:ascii="Fb Fontext" w:hAnsi="Fb Fontext" w:hint="cs"/>
          <w:sz w:val="20"/>
          <w:rtl/>
        </w:rPr>
        <w:t>ולא לנכרים ולכלבים.</w:t>
      </w:r>
    </w:p>
    <w:p w14:paraId="1CE502CE" w14:textId="77777777" w:rsidR="00A06AEB" w:rsidRPr="00A06AEB" w:rsidRDefault="00183BFF" w:rsidP="00A06AEB">
      <w:pPr>
        <w:pStyle w:val="36"/>
        <w:framePr w:wrap="notBeside"/>
        <w:rPr>
          <w:rtl/>
        </w:rPr>
      </w:pPr>
      <w:r w:rsidRPr="00A06AEB">
        <w:rPr>
          <w:rtl/>
        </w:rPr>
        <w:t>אבא שאול</w:t>
      </w:r>
    </w:p>
    <w:p w14:paraId="668CDB43" w14:textId="2D45EE93" w:rsidR="00183BFF" w:rsidRPr="001F19F5" w:rsidRDefault="00183BFF" w:rsidP="00183BFF">
      <w:pPr>
        <w:rPr>
          <w:rtl/>
        </w:rPr>
      </w:pPr>
      <w:r w:rsidRPr="001F19F5">
        <w:rPr>
          <w:rFonts w:ascii="Fb Fontext" w:hAnsi="Fb Fontext" w:hint="cs"/>
          <w:rtl/>
        </w:rPr>
        <w:t>ק</w:t>
      </w:r>
      <w:r w:rsidRPr="001F19F5">
        <w:rPr>
          <w:rFonts w:ascii="Fb Fontext" w:hAnsi="Fb Fontext"/>
          <w:rtl/>
        </w:rPr>
        <w:t>"</w:t>
      </w:r>
      <w:r w:rsidRPr="001F19F5">
        <w:rPr>
          <w:rFonts w:ascii="Fb Fontext" w:hAnsi="Fb Fontext" w:hint="cs"/>
          <w:rtl/>
        </w:rPr>
        <w:t>ו</w:t>
      </w:r>
      <w:r w:rsidRPr="001F19F5">
        <w:rPr>
          <w:rFonts w:ascii="Fb Fontext" w:hAnsi="Fb Fontext"/>
          <w:rtl/>
        </w:rPr>
        <w:t>: ומה במקום שכירתך סתומה כירת רבך פתוחה.</w:t>
      </w:r>
    </w:p>
    <w:p w14:paraId="44C48204" w14:textId="77777777" w:rsidR="00183BFF" w:rsidRPr="006F178A" w:rsidRDefault="00935F80" w:rsidP="00A06AEB">
      <w:pPr>
        <w:rPr>
          <w:rtl/>
        </w:rPr>
      </w:pPr>
      <w:r>
        <w:rPr>
          <w:rFonts w:hint="cs"/>
          <w:rtl/>
        </w:rPr>
        <w:t xml:space="preserve">כ"ש </w:t>
      </w:r>
      <w:r w:rsidR="00183BFF" w:rsidRPr="006F178A">
        <w:rPr>
          <w:rtl/>
        </w:rPr>
        <w:t>במקום שכירתך פתוחה</w:t>
      </w:r>
      <w:r>
        <w:rPr>
          <w:rFonts w:hint="cs"/>
          <w:rtl/>
        </w:rPr>
        <w:t>,</w:t>
      </w:r>
      <w:r w:rsidR="00183BFF" w:rsidRPr="006F178A">
        <w:rPr>
          <w:rtl/>
        </w:rPr>
        <w:t xml:space="preserve"> שכירת רבך פתוחה.</w:t>
      </w:r>
    </w:p>
    <w:p w14:paraId="524ED8A1" w14:textId="77777777" w:rsidR="00A06AEB" w:rsidRPr="00A06AEB" w:rsidRDefault="00183BFF" w:rsidP="00A06AEB">
      <w:pPr>
        <w:pStyle w:val="36"/>
        <w:framePr w:wrap="notBeside"/>
        <w:rPr>
          <w:rtl/>
        </w:rPr>
      </w:pPr>
      <w:r w:rsidRPr="00A06AEB">
        <w:rPr>
          <w:rFonts w:hint="cs"/>
          <w:rtl/>
        </w:rPr>
        <w:t>ו</w:t>
      </w:r>
      <w:r w:rsidR="006F2EFF" w:rsidRPr="00A06AEB">
        <w:rPr>
          <w:rFonts w:hint="cs"/>
          <w:rtl/>
        </w:rPr>
        <w:t>נ</w:t>
      </w:r>
      <w:r w:rsidR="00B41370" w:rsidRPr="00A06AEB">
        <w:rPr>
          <w:rFonts w:hint="cs"/>
          <w:rtl/>
        </w:rPr>
        <w:t>חלקו</w:t>
      </w:r>
      <w:r w:rsidR="006F2EFF" w:rsidRPr="00A06AEB">
        <w:rPr>
          <w:rFonts w:hint="cs"/>
          <w:rtl/>
        </w:rPr>
        <w:t xml:space="preserve"> ת"ק וא"ש:</w:t>
      </w:r>
    </w:p>
    <w:p w14:paraId="41BCA3C7" w14:textId="236CE1AA" w:rsidR="00183BFF" w:rsidRPr="006F178A" w:rsidRDefault="00183BFF" w:rsidP="00B41370">
      <w:pPr>
        <w:rPr>
          <w:rtl/>
        </w:rPr>
      </w:pPr>
      <w:r w:rsidRPr="006F178A">
        <w:rPr>
          <w:rFonts w:hint="cs"/>
          <w:rtl/>
        </w:rPr>
        <w:t xml:space="preserve">אי </w:t>
      </w:r>
      <w:r w:rsidRPr="006F178A">
        <w:rPr>
          <w:rtl/>
        </w:rPr>
        <w:t xml:space="preserve">נדרים ונדבות קרבין ביו"ט </w:t>
      </w:r>
      <w:r w:rsidRPr="006F178A">
        <w:rPr>
          <w:rFonts w:hint="cs"/>
          <w:rtl/>
        </w:rPr>
        <w:t>.</w:t>
      </w:r>
    </w:p>
    <w:p w14:paraId="64FE89E3" w14:textId="77777777" w:rsidR="00186046" w:rsidRPr="00186046" w:rsidRDefault="00183BFF" w:rsidP="00186046">
      <w:pPr>
        <w:pStyle w:val="36"/>
        <w:framePr w:wrap="notBeside"/>
        <w:rPr>
          <w:rtl/>
        </w:rPr>
      </w:pPr>
      <w:r w:rsidRPr="00186046">
        <w:rPr>
          <w:rtl/>
        </w:rPr>
        <w:t>ר"</w:t>
      </w:r>
      <w:r w:rsidRPr="00186046">
        <w:rPr>
          <w:rFonts w:hint="cs"/>
          <w:rtl/>
        </w:rPr>
        <w:t xml:space="preserve">ה: </w:t>
      </w:r>
    </w:p>
    <w:p w14:paraId="4BEF73A5" w14:textId="4F90BA9A" w:rsidR="00183BFF" w:rsidRPr="006F178A" w:rsidRDefault="00186046" w:rsidP="009E562B">
      <w:pPr>
        <w:rPr>
          <w:rtl/>
        </w:rPr>
      </w:pPr>
      <w:r>
        <w:rPr>
          <w:rFonts w:hint="cs"/>
          <w:rtl/>
        </w:rPr>
        <w:t>ל</w:t>
      </w:r>
      <w:r w:rsidR="00183BFF" w:rsidRPr="006F178A">
        <w:rPr>
          <w:rtl/>
        </w:rPr>
        <w:t xml:space="preserve">דברי האומר </w:t>
      </w:r>
      <w:r w:rsidR="006F2EFF">
        <w:rPr>
          <w:rFonts w:hint="cs"/>
          <w:rtl/>
        </w:rPr>
        <w:t>ש</w:t>
      </w:r>
      <w:r w:rsidR="00183BFF" w:rsidRPr="006F178A">
        <w:rPr>
          <w:rtl/>
        </w:rPr>
        <w:t xml:space="preserve">אין קרבין ביו"ט, </w:t>
      </w:r>
      <w:r w:rsidR="00183BFF" w:rsidRPr="006F178A">
        <w:rPr>
          <w:rFonts w:hint="cs"/>
          <w:rtl/>
        </w:rPr>
        <w:t xml:space="preserve">אפי מדאורייתא לא חזו </w:t>
      </w:r>
      <w:r w:rsidR="00183BFF" w:rsidRPr="00935F80">
        <w:rPr>
          <w:rStyle w:val="afffffc"/>
          <w:rFonts w:hint="cs"/>
          <w:rtl/>
        </w:rPr>
        <w:t>[ולא גזירה דרבנן]</w:t>
      </w:r>
      <w:r w:rsidR="00183BFF" w:rsidRPr="006F178A">
        <w:rPr>
          <w:rFonts w:hint="cs"/>
          <w:rtl/>
        </w:rPr>
        <w:t xml:space="preserve"> </w:t>
      </w:r>
      <w:r w:rsidR="006F2EFF">
        <w:rPr>
          <w:rtl/>
        </w:rPr>
        <w:t xml:space="preserve">דשתי הלחם </w:t>
      </w:r>
      <w:r w:rsidR="00B41370">
        <w:rPr>
          <w:rtl/>
        </w:rPr>
        <w:t xml:space="preserve">חובת היום </w:t>
      </w:r>
      <w:r w:rsidR="00B41370">
        <w:rPr>
          <w:rFonts w:hint="cs"/>
          <w:rtl/>
        </w:rPr>
        <w:t>הם</w:t>
      </w:r>
      <w:r w:rsidR="00183BFF" w:rsidRPr="006F178A">
        <w:rPr>
          <w:rtl/>
        </w:rPr>
        <w:t>, ו</w:t>
      </w:r>
      <w:r w:rsidR="00B41370">
        <w:rPr>
          <w:rFonts w:hint="cs"/>
          <w:rtl/>
        </w:rPr>
        <w:t>אין</w:t>
      </w:r>
      <w:r w:rsidR="006F2EFF">
        <w:rPr>
          <w:rtl/>
        </w:rPr>
        <w:t xml:space="preserve"> ל</w:t>
      </w:r>
      <w:r w:rsidR="00183BFF" w:rsidRPr="006F178A">
        <w:rPr>
          <w:rtl/>
        </w:rPr>
        <w:t>גז</w:t>
      </w:r>
      <w:r w:rsidR="006F2EFF">
        <w:rPr>
          <w:rFonts w:hint="cs"/>
          <w:rtl/>
        </w:rPr>
        <w:t>ו</w:t>
      </w:r>
      <w:r w:rsidR="00183BFF" w:rsidRPr="006F178A">
        <w:rPr>
          <w:rtl/>
        </w:rPr>
        <w:t xml:space="preserve">ר שמא ישהה, </w:t>
      </w:r>
      <w:r w:rsidR="006F2EFF">
        <w:rPr>
          <w:rtl/>
        </w:rPr>
        <w:t xml:space="preserve">ואינו דוחה </w:t>
      </w:r>
      <w:r w:rsidR="00935F80">
        <w:rPr>
          <w:rtl/>
        </w:rPr>
        <w:t>שבת ויו"ט</w:t>
      </w:r>
      <w:r w:rsidR="00935F80">
        <w:rPr>
          <w:rFonts w:hint="cs"/>
          <w:rtl/>
        </w:rPr>
        <w:t>.</w:t>
      </w:r>
    </w:p>
    <w:p w14:paraId="3C346C77" w14:textId="67C630D0" w:rsidR="00183BFF" w:rsidRPr="006F178A" w:rsidRDefault="00B35974" w:rsidP="00B35974">
      <w:pPr>
        <w:pStyle w:val="afffff8"/>
        <w:rPr>
          <w:rtl/>
        </w:rPr>
        <w:pPrChange w:id="90018" w:author="קלוד" w:date="2026-10-08T12:07:40Z">
          <w:pPr>
            <w:pStyle w:val="afff0"/>
          </w:pPr>
        </w:pPrChange>
      </w:pPr>
      <w:del w:id="90016" w:author="קלוד" w:date="2026-10-08T12:07:40Z">
        <w:r>
          <w:rPr>
            <w:rFonts w:ascii="BA TM • Vilna Extra-Bold" w:hAnsi="BA TM • Vilna Extra-Bold" w:hint="cs"/>
            <w:rtl/>
          </w:rPr>
          <w:delText xml:space="preserve">****</w:delText>
        </w:r>
      </w:del>
      <w:ins w:id="90017" w:author="קלוד" w:date="2026-10-08T12:07:40Z">
        <w:r>
          <w:rPr>
            <w:color w:val="7B3F00"/>
          </w:rPr>
          <w:t xml:space="preserve">זריקה על ימים טובים</w:t>
        </w:r>
      </w:ins>
    </w:p>
    <w:p w14:paraId="2B991B7B" w14:textId="77777777" w:rsidR="001C6C37" w:rsidRPr="001C6C37" w:rsidRDefault="00183BFF" w:rsidP="001C6C37">
      <w:pPr>
        <w:pStyle w:val="36"/>
        <w:framePr w:wrap="notBeside"/>
        <w:rPr>
          <w:rtl/>
        </w:rPr>
      </w:pPr>
      <w:r w:rsidRPr="001C6C37">
        <w:rPr>
          <w:rtl/>
        </w:rPr>
        <w:t>איבעיא:</w:t>
      </w:r>
    </w:p>
    <w:p w14:paraId="4231DDCF" w14:textId="163E6376" w:rsidR="00183BFF" w:rsidRPr="001C6C37" w:rsidRDefault="00183BFF" w:rsidP="009B00EF">
      <w:pPr>
        <w:rPr>
          <w:spacing w:val="-4"/>
          <w:rtl/>
        </w:rPr>
      </w:pPr>
      <w:r w:rsidRPr="001C6C37">
        <w:rPr>
          <w:rStyle w:val="afffff9"/>
          <w:spacing w:val="-4"/>
          <w:rtl/>
        </w:rPr>
        <w:t>להאומר נדרים ונדבות אין קרבין ביו"ט, עבר ושחט מאי.</w:t>
      </w:r>
    </w:p>
    <w:p w14:paraId="0CAC8604" w14:textId="77777777" w:rsidR="00FE4515" w:rsidRPr="00FE4515" w:rsidRDefault="00183BFF" w:rsidP="00FE4515">
      <w:pPr>
        <w:pStyle w:val="36"/>
        <w:framePr w:wrap="notBeside"/>
        <w:rPr>
          <w:rtl/>
        </w:rPr>
      </w:pPr>
      <w:r w:rsidRPr="00FE4515">
        <w:rPr>
          <w:rFonts w:hint="cs"/>
          <w:rtl/>
        </w:rPr>
        <w:t xml:space="preserve">  </w:t>
      </w:r>
      <w:r w:rsidRPr="00FE4515">
        <w:rPr>
          <w:rtl/>
        </w:rPr>
        <w:t>רבא:</w:t>
      </w:r>
    </w:p>
    <w:p w14:paraId="0E171A1B" w14:textId="68F198A4" w:rsidR="00183BFF" w:rsidRPr="006F178A" w:rsidRDefault="00183BFF" w:rsidP="00183BFF">
      <w:pPr>
        <w:rPr>
          <w:rFonts w:cs="Guttman Vilna"/>
          <w:b/>
          <w:bCs/>
          <w:rtl/>
        </w:rPr>
      </w:pPr>
      <w:r w:rsidRPr="006F178A">
        <w:rPr>
          <w:rtl/>
        </w:rPr>
        <w:t>זורק את הדם על מנת להתיר בשר באכילה.</w:t>
      </w:r>
    </w:p>
    <w:p w14:paraId="2554019A" w14:textId="77777777" w:rsidR="00FE4515" w:rsidRPr="00FE4515" w:rsidRDefault="00183BFF" w:rsidP="00FE4515">
      <w:pPr>
        <w:pStyle w:val="36"/>
        <w:framePr w:wrap="notBeside"/>
        <w:rPr>
          <w:rtl/>
        </w:rPr>
      </w:pPr>
      <w:r w:rsidRPr="00FE4515">
        <w:rPr>
          <w:rtl/>
        </w:rPr>
        <w:t>ר</w:t>
      </w:r>
      <w:r w:rsidRPr="00FE4515">
        <w:rPr>
          <w:rFonts w:hint="cs"/>
          <w:rtl/>
        </w:rPr>
        <w:t>בר</w:t>
      </w:r>
      <w:r w:rsidRPr="00FE4515">
        <w:rPr>
          <w:rtl/>
        </w:rPr>
        <w:t>"</w:t>
      </w:r>
      <w:r w:rsidRPr="00FE4515">
        <w:rPr>
          <w:rFonts w:hint="cs"/>
          <w:rtl/>
        </w:rPr>
        <w:t>ה</w:t>
      </w:r>
      <w:r w:rsidRPr="00FE4515">
        <w:rPr>
          <w:rtl/>
        </w:rPr>
        <w:t>:</w:t>
      </w:r>
    </w:p>
    <w:p w14:paraId="2751315C" w14:textId="64F6AE95" w:rsidR="00183BFF" w:rsidRPr="006F178A" w:rsidRDefault="00183BFF" w:rsidP="00183BFF">
      <w:pPr>
        <w:rPr>
          <w:rFonts w:cs="Guttman Vilna"/>
          <w:b/>
          <w:bCs/>
          <w:rtl/>
        </w:rPr>
      </w:pPr>
      <w:r w:rsidRPr="006F178A">
        <w:rPr>
          <w:rtl/>
        </w:rPr>
        <w:t>זורק את הדם על מנת להקטיר אימורין לערב.</w:t>
      </w:r>
    </w:p>
    <w:p w14:paraId="558F0CAA" w14:textId="77777777" w:rsidR="000548FB" w:rsidRDefault="00183BFF" w:rsidP="000548FB">
      <w:pPr>
        <w:pStyle w:val="36"/>
        <w:framePr w:wrap="notBeside"/>
        <w:rPr>
          <w:rFonts w:ascii="Fb Fontext" w:hAnsi="Fb Fontext"/>
          <w:spacing w:val="-4"/>
          <w:sz w:val="20"/>
          <w:rtl/>
        </w:rPr>
      </w:pPr>
      <w:r w:rsidRPr="001E67E2">
        <w:rPr>
          <w:rStyle w:val="afffff3"/>
          <w:rFonts w:hint="cs"/>
          <w:rtl/>
        </w:rPr>
        <w:t>נפק</w:t>
      </w:r>
      <w:r w:rsidR="0001190A">
        <w:rPr>
          <w:rStyle w:val="afffff3"/>
          <w:rtl/>
        </w:rPr>
        <w:t>"</w:t>
      </w:r>
      <w:r w:rsidRPr="001E67E2">
        <w:rPr>
          <w:rStyle w:val="afffff3"/>
          <w:rFonts w:hint="cs"/>
          <w:rtl/>
        </w:rPr>
        <w:t>מ:</w:t>
      </w:r>
    </w:p>
    <w:p w14:paraId="70DF6F0F" w14:textId="78AB55C8" w:rsidR="00183BFF" w:rsidRPr="001E67E2" w:rsidRDefault="006F2EFF" w:rsidP="00183BFF">
      <w:pPr>
        <w:rPr>
          <w:spacing w:val="-4"/>
          <w:rtl/>
        </w:rPr>
      </w:pPr>
      <w:r w:rsidRPr="007B438E">
        <w:rPr>
          <w:rtl/>
        </w:rPr>
        <w:t xml:space="preserve">נטמא בשר או </w:t>
      </w:r>
      <w:r w:rsidR="00183BFF" w:rsidRPr="007B438E">
        <w:rPr>
          <w:rtl/>
        </w:rPr>
        <w:t>אבד.</w:t>
      </w:r>
      <w:r w:rsidR="00183BFF" w:rsidRPr="001E67E2">
        <w:rPr>
          <w:rFonts w:ascii="Fb Fontext" w:hAnsi="Fb Fontext" w:hint="cs"/>
          <w:spacing w:val="-4"/>
          <w:sz w:val="20"/>
          <w:rtl/>
        </w:rPr>
        <w:t xml:space="preserve"> </w:t>
      </w:r>
      <w:r w:rsidR="00183BFF" w:rsidRPr="001E67E2">
        <w:rPr>
          <w:rStyle w:val="afffff3"/>
          <w:rFonts w:hint="cs"/>
          <w:rtl/>
        </w:rPr>
        <w:t>לרבא</w:t>
      </w:r>
      <w:r w:rsidR="00183BFF" w:rsidRPr="001E67E2">
        <w:rPr>
          <w:rFonts w:ascii="Fb Fontext" w:hAnsi="Fb Fontext" w:hint="cs"/>
          <w:spacing w:val="-4"/>
          <w:sz w:val="20"/>
          <w:rtl/>
        </w:rPr>
        <w:t xml:space="preserve"> </w:t>
      </w:r>
      <w:r w:rsidR="00183BFF" w:rsidRPr="007B438E">
        <w:rPr>
          <w:rFonts w:hint="cs"/>
          <w:rtl/>
        </w:rPr>
        <w:t>אסור לזרוק.</w:t>
      </w:r>
      <w:r w:rsidR="00183BFF" w:rsidRPr="001E67E2">
        <w:rPr>
          <w:rFonts w:ascii="Fb Fontext" w:hAnsi="Fb Fontext" w:hint="cs"/>
          <w:spacing w:val="-4"/>
          <w:sz w:val="20"/>
          <w:rtl/>
        </w:rPr>
        <w:t xml:space="preserve"> </w:t>
      </w:r>
      <w:r w:rsidR="00183BFF" w:rsidRPr="001E67E2">
        <w:rPr>
          <w:rStyle w:val="afffff3"/>
          <w:rFonts w:hint="cs"/>
          <w:rtl/>
        </w:rPr>
        <w:t>לרבר</w:t>
      </w:r>
      <w:r w:rsidR="00183BFF" w:rsidRPr="001E67E2">
        <w:rPr>
          <w:rStyle w:val="afffff3"/>
          <w:rtl/>
        </w:rPr>
        <w:t>"</w:t>
      </w:r>
      <w:r w:rsidR="00183BFF" w:rsidRPr="001E67E2">
        <w:rPr>
          <w:rStyle w:val="afffff3"/>
          <w:rFonts w:hint="cs"/>
          <w:rtl/>
        </w:rPr>
        <w:t>ה</w:t>
      </w:r>
      <w:r w:rsidR="007B438E">
        <w:rPr>
          <w:rStyle w:val="afffff3"/>
          <w:rFonts w:hint="cs"/>
          <w:rtl/>
        </w:rPr>
        <w:t>:</w:t>
      </w:r>
      <w:r w:rsidR="00183BFF" w:rsidRPr="001E67E2">
        <w:rPr>
          <w:rStyle w:val="afffff3"/>
          <w:rFonts w:hint="cs"/>
          <w:rtl/>
        </w:rPr>
        <w:t xml:space="preserve"> </w:t>
      </w:r>
      <w:r w:rsidR="00183BFF" w:rsidRPr="007B438E">
        <w:rPr>
          <w:rFonts w:hint="cs"/>
          <w:rtl/>
        </w:rPr>
        <w:t>זורק</w:t>
      </w:r>
      <w:r w:rsidR="007B438E" w:rsidRPr="007B438E">
        <w:rPr>
          <w:rFonts w:hint="cs"/>
          <w:rtl/>
        </w:rPr>
        <w:t>.</w:t>
      </w:r>
    </w:p>
    <w:p w14:paraId="6070B1DF" w14:textId="77777777" w:rsidR="000548FB" w:rsidRPr="000548FB" w:rsidRDefault="00183BFF" w:rsidP="000548FB">
      <w:pPr>
        <w:pStyle w:val="36"/>
        <w:framePr w:wrap="notBeside"/>
        <w:rPr>
          <w:rtl/>
        </w:rPr>
      </w:pPr>
      <w:r w:rsidRPr="000548FB">
        <w:rPr>
          <w:rFonts w:hint="cs"/>
          <w:rtl/>
        </w:rPr>
        <w:t>והך</w:t>
      </w:r>
    </w:p>
    <w:p w14:paraId="46B48E15" w14:textId="1892DCE9" w:rsidR="00183BFF" w:rsidRPr="006F178A" w:rsidRDefault="00183BFF" w:rsidP="00845317">
      <w:pPr>
        <w:rPr>
          <w:rFonts w:cs="Guttman Vilna"/>
          <w:b/>
          <w:bCs/>
          <w:rtl/>
        </w:rPr>
      </w:pPr>
      <w:r w:rsidRPr="006F178A">
        <w:rPr>
          <w:rFonts w:ascii="Fb Fontext" w:hAnsi="Fb Fontext" w:hint="cs"/>
          <w:rtl/>
        </w:rPr>
        <w:t>דכ</w:t>
      </w:r>
      <w:r w:rsidRPr="006F178A">
        <w:rPr>
          <w:rFonts w:ascii="Fb Fontext" w:hAnsi="Fb Fontext"/>
          <w:rtl/>
        </w:rPr>
        <w:t xml:space="preserve">בשי עצרת ששחטן שלא לשמן, </w:t>
      </w:r>
      <w:r w:rsidR="006F2EFF">
        <w:rPr>
          <w:rFonts w:ascii="Fb Fontext" w:hAnsi="Fb Fontext" w:hint="cs"/>
          <w:rtl/>
        </w:rPr>
        <w:t>שלא בזמנן ב</w:t>
      </w:r>
      <w:r w:rsidRPr="006F178A">
        <w:rPr>
          <w:rtl/>
        </w:rPr>
        <w:t xml:space="preserve">שבת </w:t>
      </w:r>
      <w:r w:rsidR="00845317">
        <w:rPr>
          <w:rtl/>
        </w:rPr>
        <w:br/>
      </w:r>
      <w:r w:rsidRPr="006F178A">
        <w:rPr>
          <w:rtl/>
        </w:rPr>
        <w:t xml:space="preserve">- לא יזרוק, </w:t>
      </w:r>
      <w:r w:rsidR="00845317">
        <w:rPr>
          <w:rStyle w:val="afffd"/>
          <w:rFonts w:ascii="Fb Fontext" w:hAnsi="Fb Fontext" w:cs="PFT_Frank"/>
          <w:szCs w:val="14"/>
          <w:rtl/>
        </w:rPr>
        <w:t xml:space="preserve">ואם זרק </w:t>
      </w:r>
      <w:r w:rsidRPr="00D159D1">
        <w:rPr>
          <w:rStyle w:val="afffd"/>
          <w:rFonts w:ascii="Fb Fontext" w:hAnsi="Fb Fontext" w:cs="PFT_Frank"/>
          <w:szCs w:val="14"/>
          <w:rtl/>
        </w:rPr>
        <w:t>הורצה</w:t>
      </w:r>
      <w:r w:rsidRPr="006F178A">
        <w:rPr>
          <w:rtl/>
        </w:rPr>
        <w:t>.</w:t>
      </w:r>
      <w:r w:rsidR="00845317">
        <w:rPr>
          <w:rFonts w:cs="Guttman Vilna" w:hint="cs"/>
          <w:b/>
          <w:bCs/>
          <w:rtl/>
        </w:rPr>
        <w:t xml:space="preserve"> </w:t>
      </w:r>
      <w:r w:rsidR="006F2EFF" w:rsidRPr="00D159D1">
        <w:rPr>
          <w:rStyle w:val="afffd"/>
          <w:rFonts w:ascii="Fb Fontext" w:hAnsi="Fb Fontext" w:cs="PFT_Frank" w:hint="cs"/>
          <w:szCs w:val="14"/>
          <w:rtl/>
        </w:rPr>
        <w:t>אבל</w:t>
      </w:r>
      <w:r w:rsidRPr="00D159D1">
        <w:rPr>
          <w:rStyle w:val="afffd"/>
          <w:rFonts w:ascii="Fb Fontext" w:hAnsi="Fb Fontext" w:cs="PFT_Frank"/>
          <w:szCs w:val="14"/>
          <w:rtl/>
        </w:rPr>
        <w:t xml:space="preserve"> </w:t>
      </w:r>
      <w:r w:rsidRPr="00EE6043">
        <w:rPr>
          <w:rFonts w:cs="PFT_Frank"/>
          <w:b/>
          <w:bCs/>
          <w:szCs w:val="14"/>
          <w:rtl/>
        </w:rPr>
        <w:t>לכתחלה</w:t>
      </w:r>
      <w:r w:rsidRPr="00E37916">
        <w:rPr>
          <w:rtl/>
        </w:rPr>
        <w:t xml:space="preserve"> - לא</w:t>
      </w:r>
      <w:r w:rsidRPr="006F178A">
        <w:rPr>
          <w:rtl/>
        </w:rPr>
        <w:t>.</w:t>
      </w:r>
    </w:p>
    <w:p w14:paraId="423F909F" w14:textId="77777777" w:rsidR="000548FB" w:rsidRPr="000548FB" w:rsidRDefault="006F2EFF" w:rsidP="000548FB">
      <w:pPr>
        <w:pStyle w:val="36"/>
        <w:framePr w:wrap="notBeside"/>
        <w:rPr>
          <w:rtl/>
        </w:rPr>
      </w:pPr>
      <w:r w:rsidRPr="000548FB">
        <w:rPr>
          <w:rFonts w:hint="cs"/>
          <w:rtl/>
        </w:rPr>
        <w:t>א.</w:t>
      </w:r>
    </w:p>
    <w:p w14:paraId="17BB8A62" w14:textId="098F0D9A" w:rsidR="00183BFF" w:rsidRPr="006F178A" w:rsidRDefault="00183BFF" w:rsidP="00183BFF">
      <w:pPr>
        <w:rPr>
          <w:rFonts w:cs="Guttman Vilna"/>
          <w:b/>
          <w:bCs/>
          <w:rtl/>
        </w:rPr>
      </w:pPr>
      <w:r w:rsidRPr="00E37916">
        <w:rPr>
          <w:rStyle w:val="afffff3"/>
          <w:rFonts w:hint="cs"/>
          <w:rtl/>
        </w:rPr>
        <w:t>לרבר</w:t>
      </w:r>
      <w:r w:rsidRPr="00E37916">
        <w:rPr>
          <w:rStyle w:val="afffff3"/>
          <w:rtl/>
        </w:rPr>
        <w:t>"</w:t>
      </w:r>
      <w:r w:rsidRPr="00E37916">
        <w:rPr>
          <w:rStyle w:val="afffff3"/>
          <w:rFonts w:hint="cs"/>
          <w:rtl/>
        </w:rPr>
        <w:t>ה</w:t>
      </w:r>
      <w:r w:rsidRPr="006F178A">
        <w:rPr>
          <w:rFonts w:hint="cs"/>
          <w:rtl/>
        </w:rPr>
        <w:t xml:space="preserve"> </w:t>
      </w:r>
      <w:r w:rsidRPr="006F178A">
        <w:rPr>
          <w:rtl/>
        </w:rPr>
        <w:t>קשיא.</w:t>
      </w:r>
      <w:r w:rsidRPr="00EE6043">
        <w:rPr>
          <w:rFonts w:cs="PFT_Frank" w:hint="cs"/>
          <w:b/>
          <w:bCs/>
          <w:szCs w:val="14"/>
          <w:rtl/>
        </w:rPr>
        <w:t xml:space="preserve">    </w:t>
      </w:r>
      <w:r w:rsidRPr="00E37916">
        <w:rPr>
          <w:rStyle w:val="afffff7"/>
          <w:rFonts w:hint="cs"/>
          <w:rtl/>
        </w:rPr>
        <w:t>ב</w:t>
      </w:r>
      <w:r w:rsidRPr="006F178A">
        <w:rPr>
          <w:rFonts w:hint="cs"/>
          <w:rtl/>
        </w:rPr>
        <w:t>:</w:t>
      </w:r>
      <w:r w:rsidR="007E3985">
        <w:rPr>
          <w:rtl/>
        </w:rPr>
        <w:t xml:space="preserve"> שאני שבות שבת משבות יו"ט</w:t>
      </w:r>
      <w:r w:rsidRPr="006F178A">
        <w:rPr>
          <w:rtl/>
        </w:rPr>
        <w:t>.</w:t>
      </w:r>
    </w:p>
    <w:p w14:paraId="10B88169" w14:textId="218FE350" w:rsidR="00183BFF" w:rsidRPr="006F178A" w:rsidRDefault="00B35974" w:rsidP="00B35974">
      <w:pPr>
        <w:pStyle w:val="afff0"/>
        <w:rPr>
          <w:del w:id="90062" w:author="מנוע עיצוב" w:date="2026-10-08T11:01:28Z"/>
          <w:rtl/>
        </w:rPr>
      </w:pPr>
      <w:del w:id="90061" w:author="מנוע עיצוב" w:date="2026-10-08T11:01:28Z">
        <w:r>
          <w:rPr>
            <w:rFonts w:ascii="BA TM • Vilna Extra-Bold" w:hAnsi="BA TM • Vilna Extra-Bold" w:hint="cs"/>
            <w:rtl/>
          </w:rPr>
          <w:delText xml:space="preserve">****</w:delText>
        </w:r>
      </w:del>
    </w:p>
    <w:p w14:paraId="11494847" w14:textId="77777777" w:rsidR="00183BFF" w:rsidRPr="00E37916" w:rsidRDefault="00183BFF" w:rsidP="00B874A5">
      <w:pPr>
        <w:pStyle w:val="afff2"/>
        <w:framePr w:wrap="around"/>
        <w:rPr>
          <w:rtl/>
        </w:rPr>
      </w:pPr>
      <w:r w:rsidRPr="00E37916">
        <w:rPr>
          <w:rFonts w:hint="cs"/>
          <w:rtl/>
        </w:rPr>
        <w:t>כא.</w:t>
      </w:r>
    </w:p>
    <w:p w14:paraId="436688EF" w14:textId="77777777" w:rsidR="00183BFF" w:rsidRDefault="00183BFF" w:rsidP="00183BFF">
      <w:pPr>
        <w:pStyle w:val="afffff8"/>
        <w:rPr>
          <w:rtl/>
        </w:rPr>
      </w:pPr>
      <w:r w:rsidRPr="003772EC">
        <w:rPr>
          <w:rtl/>
        </w:rPr>
        <w:t>בהמה, חציה של נכרי וחציה של ישראל,</w:t>
      </w:r>
    </w:p>
    <w:p w14:paraId="5ED8E572" w14:textId="77777777" w:rsidR="00743F3D" w:rsidRPr="00FD5C1D" w:rsidRDefault="00743F3D" w:rsidP="00743F3D">
      <w:pPr>
        <w:pStyle w:val="36"/>
        <w:framePr w:wrap="notBeside"/>
        <w:rPr>
          <w:rtl/>
        </w:rPr>
      </w:pPr>
      <w:r w:rsidRPr="00FD5C1D">
        <w:rPr>
          <w:rFonts w:hint="cs"/>
          <w:rtl/>
        </w:rPr>
        <w:t>לר"ה:</w:t>
      </w:r>
    </w:p>
    <w:p w14:paraId="12B12DB6" w14:textId="6C143C00" w:rsidR="00743F3D" w:rsidRDefault="00743F3D" w:rsidP="00114B1B">
      <w:pPr>
        <w:rPr>
          <w:spacing w:val="-6"/>
          <w:rtl/>
        </w:rPr>
      </w:pPr>
      <w:r w:rsidRPr="00BF5D1E">
        <w:rPr>
          <w:rFonts w:cs="PFT_Frank"/>
          <w:b/>
          <w:bCs/>
          <w:szCs w:val="14"/>
          <w:rtl/>
        </w:rPr>
        <w:t>מותר</w:t>
      </w:r>
      <w:r w:rsidRPr="003772EC">
        <w:rPr>
          <w:rtl/>
        </w:rPr>
        <w:t xml:space="preserve"> לשחטה ביו"ט.</w:t>
      </w:r>
      <w:r w:rsidR="00CA559F">
        <w:rPr>
          <w:rFonts w:hint="cs"/>
          <w:rtl/>
        </w:rPr>
        <w:t xml:space="preserve"> </w:t>
      </w:r>
      <w:r w:rsidR="00CA559F" w:rsidRPr="00CA559F">
        <w:rPr>
          <w:rStyle w:val="afffff3"/>
          <w:rFonts w:hint="cs"/>
          <w:rtl/>
        </w:rPr>
        <w:t>וכששאל</w:t>
      </w:r>
      <w:r w:rsidR="00CA559F">
        <w:rPr>
          <w:rStyle w:val="afffff3"/>
          <w:rFonts w:hint="cs"/>
          <w:rtl/>
        </w:rPr>
        <w:t>וה</w:t>
      </w:r>
      <w:r w:rsidR="00CA559F" w:rsidRPr="00CA559F">
        <w:rPr>
          <w:rStyle w:val="afffff3"/>
          <w:rFonts w:hint="cs"/>
          <w:rtl/>
        </w:rPr>
        <w:t>ו</w:t>
      </w:r>
      <w:r w:rsidR="00CA559F">
        <w:rPr>
          <w:rStyle w:val="afffff3"/>
          <w:rFonts w:hint="cs"/>
          <w:rtl/>
        </w:rPr>
        <w:t>:</w:t>
      </w:r>
      <w:r w:rsidR="00CA559F">
        <w:rPr>
          <w:rFonts w:hint="cs"/>
          <w:rtl/>
        </w:rPr>
        <w:t xml:space="preserve"> מה זה שונה </w:t>
      </w:r>
      <w:r w:rsidRPr="00757D8F">
        <w:rPr>
          <w:rtl/>
        </w:rPr>
        <w:t>מנדרים ונדבות שאסור לשחוט מפני חלק גבוה</w:t>
      </w:r>
      <w:r w:rsidRPr="00757D8F">
        <w:rPr>
          <w:rFonts w:hint="cs"/>
          <w:rtl/>
        </w:rPr>
        <w:t>,</w:t>
      </w:r>
      <w:r w:rsidR="00462AB4">
        <w:rPr>
          <w:rFonts w:hint="cs"/>
          <w:rtl/>
        </w:rPr>
        <w:t xml:space="preserve"> </w:t>
      </w:r>
      <w:r w:rsidR="00462AB4" w:rsidRPr="00D97D91">
        <w:rPr>
          <w:rStyle w:val="afffff3"/>
          <w:rFonts w:hint="cs"/>
          <w:rtl/>
        </w:rPr>
        <w:t>ולא השיב</w:t>
      </w:r>
      <w:r w:rsidR="00D97D91">
        <w:rPr>
          <w:rStyle w:val="afffff3"/>
          <w:rFonts w:hint="cs"/>
          <w:rtl/>
        </w:rPr>
        <w:t>,</w:t>
      </w:r>
      <w:r w:rsidR="00114B1B" w:rsidRPr="00D97D91">
        <w:rPr>
          <w:rStyle w:val="afffff3"/>
          <w:rFonts w:hint="cs"/>
          <w:rtl/>
        </w:rPr>
        <w:t xml:space="preserve"> </w:t>
      </w:r>
      <w:r w:rsidRPr="00D97D91">
        <w:rPr>
          <w:rStyle w:val="afffff3"/>
          <w:rtl/>
        </w:rPr>
        <w:t>הסיט</w:t>
      </w:r>
      <w:r w:rsidRPr="00114B1B">
        <w:rPr>
          <w:rStyle w:val="afffff3"/>
          <w:rtl/>
        </w:rPr>
        <w:t xml:space="preserve"> דעתו</w:t>
      </w:r>
      <w:r w:rsidR="00114B1B">
        <w:rPr>
          <w:rStyle w:val="afffff3"/>
          <w:rFonts w:hint="cs"/>
          <w:rtl/>
        </w:rPr>
        <w:t xml:space="preserve">: </w:t>
      </w:r>
      <w:r w:rsidRPr="00114B1B">
        <w:rPr>
          <w:rtl/>
        </w:rPr>
        <w:t>שעורב פרח</w:t>
      </w:r>
      <w:r w:rsidR="00114B1B">
        <w:rPr>
          <w:rFonts w:hint="cs"/>
          <w:spacing w:val="-6"/>
          <w:rtl/>
        </w:rPr>
        <w:t>,</w:t>
      </w:r>
      <w:r w:rsidRPr="003772EC">
        <w:rPr>
          <w:spacing w:val="-6"/>
          <w:rtl/>
        </w:rPr>
        <w:t xml:space="preserve"> </w:t>
      </w:r>
    </w:p>
    <w:p w14:paraId="7009AB00" w14:textId="77777777" w:rsidR="00462AB4" w:rsidRPr="00462AB4" w:rsidRDefault="00114B1B" w:rsidP="00462AB4">
      <w:pPr>
        <w:pStyle w:val="36"/>
        <w:framePr w:wrap="notBeside"/>
        <w:rPr>
          <w:rtl/>
        </w:rPr>
      </w:pPr>
      <w:r w:rsidRPr="00462AB4">
        <w:rPr>
          <w:rFonts w:hint="cs"/>
          <w:rtl/>
        </w:rPr>
        <w:t>טעם הדבר:</w:t>
      </w:r>
    </w:p>
    <w:p w14:paraId="2BFE0E6F" w14:textId="77777777" w:rsidR="00D97D91" w:rsidRDefault="00462AB4" w:rsidP="00462AB4">
      <w:pPr>
        <w:rPr>
          <w:rtl/>
        </w:rPr>
      </w:pPr>
      <w:r>
        <w:rPr>
          <w:rFonts w:hint="cs"/>
          <w:rtl/>
        </w:rPr>
        <w:lastRenderedPageBreak/>
        <w:t xml:space="preserve">מפני </w:t>
      </w:r>
      <w:r w:rsidR="00743F3D" w:rsidRPr="00FE321B">
        <w:rPr>
          <w:rFonts w:hint="cs"/>
          <w:rtl/>
        </w:rPr>
        <w:t>ש</w:t>
      </w:r>
      <w:r w:rsidR="00743F3D" w:rsidRPr="00FE321B">
        <w:rPr>
          <w:rtl/>
        </w:rPr>
        <w:t>א"</w:t>
      </w:r>
      <w:r w:rsidR="00743F3D" w:rsidRPr="00FE321B">
        <w:rPr>
          <w:rFonts w:hint="eastAsia"/>
          <w:rtl/>
        </w:rPr>
        <w:t>א</w:t>
      </w:r>
      <w:r w:rsidR="00743F3D" w:rsidRPr="00FE321B">
        <w:rPr>
          <w:rtl/>
        </w:rPr>
        <w:t xml:space="preserve"> </w:t>
      </w:r>
      <w:r w:rsidR="00743F3D">
        <w:rPr>
          <w:rFonts w:hint="cs"/>
          <w:rtl/>
        </w:rPr>
        <w:t>ל</w:t>
      </w:r>
      <w:r w:rsidR="00743F3D" w:rsidRPr="00FE321B">
        <w:rPr>
          <w:rFonts w:hint="eastAsia"/>
          <w:rtl/>
        </w:rPr>
        <w:t>כזית</w:t>
      </w:r>
      <w:r w:rsidR="00743F3D" w:rsidRPr="00FE321B">
        <w:rPr>
          <w:rtl/>
        </w:rPr>
        <w:t xml:space="preserve"> </w:t>
      </w:r>
      <w:r w:rsidR="00743F3D" w:rsidRPr="00FE321B">
        <w:rPr>
          <w:rFonts w:hint="eastAsia"/>
          <w:rtl/>
        </w:rPr>
        <w:t>בשר</w:t>
      </w:r>
      <w:r w:rsidR="00743F3D" w:rsidRPr="00FE321B">
        <w:rPr>
          <w:rtl/>
        </w:rPr>
        <w:t xml:space="preserve"> </w:t>
      </w:r>
      <w:r w:rsidR="00743F3D" w:rsidRPr="00FE321B">
        <w:rPr>
          <w:rFonts w:hint="eastAsia"/>
          <w:rtl/>
        </w:rPr>
        <w:t>בלא</w:t>
      </w:r>
      <w:r w:rsidR="00743F3D" w:rsidRPr="00FE321B">
        <w:rPr>
          <w:rtl/>
        </w:rPr>
        <w:t xml:space="preserve"> </w:t>
      </w:r>
      <w:r w:rsidR="00743F3D" w:rsidRPr="00FE321B">
        <w:rPr>
          <w:rFonts w:hint="eastAsia"/>
          <w:rtl/>
        </w:rPr>
        <w:t>שחיטה</w:t>
      </w:r>
      <w:r w:rsidR="00743F3D">
        <w:rPr>
          <w:rFonts w:hint="cs"/>
          <w:rtl/>
        </w:rPr>
        <w:t>,</w:t>
      </w:r>
      <w:r w:rsidR="00743F3D" w:rsidRPr="00FE321B">
        <w:rPr>
          <w:rFonts w:hint="cs"/>
          <w:rtl/>
        </w:rPr>
        <w:t xml:space="preserve"> </w:t>
      </w:r>
      <w:r w:rsidR="00743F3D" w:rsidRPr="00FE321B">
        <w:rPr>
          <w:rFonts w:hint="eastAsia"/>
          <w:rtl/>
        </w:rPr>
        <w:t>משא</w:t>
      </w:r>
      <w:r w:rsidR="00743F3D" w:rsidRPr="00FE321B">
        <w:rPr>
          <w:rtl/>
        </w:rPr>
        <w:t>"</w:t>
      </w:r>
      <w:r w:rsidR="00743F3D" w:rsidRPr="00FE321B">
        <w:rPr>
          <w:rFonts w:hint="eastAsia"/>
          <w:rtl/>
        </w:rPr>
        <w:t>כ</w:t>
      </w:r>
      <w:r w:rsidR="00743F3D" w:rsidRPr="00FE321B">
        <w:rPr>
          <w:rtl/>
        </w:rPr>
        <w:t xml:space="preserve"> </w:t>
      </w:r>
      <w:r w:rsidR="00743F3D" w:rsidRPr="00FE321B">
        <w:rPr>
          <w:rFonts w:hint="eastAsia"/>
          <w:rtl/>
        </w:rPr>
        <w:t>נדרים</w:t>
      </w:r>
      <w:r w:rsidR="00743F3D" w:rsidRPr="00FE321B">
        <w:rPr>
          <w:rtl/>
        </w:rPr>
        <w:t xml:space="preserve"> </w:t>
      </w:r>
      <w:r w:rsidR="00743F3D" w:rsidRPr="00FE321B">
        <w:rPr>
          <w:rFonts w:hint="cs"/>
          <w:rtl/>
        </w:rPr>
        <w:t xml:space="preserve">ונדבות </w:t>
      </w:r>
      <w:r w:rsidR="00743F3D" w:rsidRPr="00FE321B">
        <w:rPr>
          <w:rFonts w:hint="eastAsia"/>
          <w:rtl/>
        </w:rPr>
        <w:t>דכהנים</w:t>
      </w:r>
      <w:r w:rsidR="00743F3D" w:rsidRPr="00FE321B">
        <w:rPr>
          <w:rtl/>
        </w:rPr>
        <w:t xml:space="preserve"> </w:t>
      </w:r>
      <w:r w:rsidR="00743F3D" w:rsidRPr="00FE321B">
        <w:rPr>
          <w:rFonts w:hint="eastAsia"/>
          <w:rtl/>
        </w:rPr>
        <w:t>משולחן</w:t>
      </w:r>
      <w:r w:rsidR="00743F3D" w:rsidRPr="00FE321B">
        <w:rPr>
          <w:rtl/>
        </w:rPr>
        <w:t xml:space="preserve"> </w:t>
      </w:r>
      <w:r w:rsidR="00743F3D" w:rsidRPr="00FE321B">
        <w:rPr>
          <w:rFonts w:hint="eastAsia"/>
          <w:rtl/>
        </w:rPr>
        <w:t>גבוה</w:t>
      </w:r>
      <w:r w:rsidR="00743F3D" w:rsidRPr="00FE321B">
        <w:rPr>
          <w:rtl/>
        </w:rPr>
        <w:t xml:space="preserve"> </w:t>
      </w:r>
      <w:r w:rsidR="00743F3D" w:rsidRPr="00FE321B">
        <w:rPr>
          <w:rFonts w:hint="eastAsia"/>
          <w:rtl/>
        </w:rPr>
        <w:t>זכו</w:t>
      </w:r>
      <w:r w:rsidR="00743F3D" w:rsidRPr="00FE321B">
        <w:rPr>
          <w:rtl/>
        </w:rPr>
        <w:t>.</w:t>
      </w:r>
      <w:r>
        <w:rPr>
          <w:rFonts w:hint="cs"/>
          <w:rtl/>
        </w:rPr>
        <w:t xml:space="preserve"> </w:t>
      </w:r>
    </w:p>
    <w:p w14:paraId="2F46D699" w14:textId="77777777" w:rsidR="00D97D91" w:rsidRPr="00D97D91" w:rsidRDefault="00462AB4" w:rsidP="00D97D91">
      <w:pPr>
        <w:pStyle w:val="36"/>
        <w:framePr w:wrap="notBeside"/>
        <w:rPr>
          <w:rtl/>
        </w:rPr>
      </w:pPr>
      <w:r w:rsidRPr="00D97D91">
        <w:rPr>
          <w:rFonts w:hint="cs"/>
          <w:rtl/>
        </w:rPr>
        <w:t xml:space="preserve">והסיבה שלא השיב </w:t>
      </w:r>
    </w:p>
    <w:p w14:paraId="3E637FA1" w14:textId="2123FCF1" w:rsidR="00183BFF" w:rsidRPr="00C60F5E" w:rsidRDefault="00D97D91" w:rsidP="00B04923">
      <w:pPr>
        <w:spacing w:after="60"/>
        <w:rPr>
          <w:rStyle w:val="af4"/>
          <w:rtl/>
        </w:rPr>
      </w:pPr>
      <w:r>
        <w:rPr>
          <w:rFonts w:hint="cs"/>
          <w:rtl/>
        </w:rPr>
        <w:t>א</w:t>
      </w:r>
      <w:r w:rsidR="00462AB4">
        <w:rPr>
          <w:rFonts w:hint="cs"/>
          <w:rtl/>
        </w:rPr>
        <w:t xml:space="preserve">ף </w:t>
      </w:r>
      <w:r w:rsidR="00743F3D">
        <w:rPr>
          <w:rFonts w:hint="cs"/>
          <w:rtl/>
        </w:rPr>
        <w:t>שאדם גדול</w:t>
      </w:r>
      <w:r w:rsidR="00743F3D" w:rsidRPr="006F178A">
        <w:rPr>
          <w:rFonts w:hint="cs"/>
          <w:rtl/>
        </w:rPr>
        <w:t xml:space="preserve"> הוא</w:t>
      </w:r>
      <w:r w:rsidR="00743F3D">
        <w:rPr>
          <w:rFonts w:hint="cs"/>
          <w:rtl/>
        </w:rPr>
        <w:t>,</w:t>
      </w:r>
      <w:r w:rsidR="00743F3D" w:rsidRPr="006F178A">
        <w:rPr>
          <w:rFonts w:hint="cs"/>
          <w:rtl/>
        </w:rPr>
        <w:t xml:space="preserve"> </w:t>
      </w:r>
      <w:r w:rsidR="00743F3D">
        <w:rPr>
          <w:rFonts w:hint="cs"/>
          <w:rtl/>
        </w:rPr>
        <w:t>ש</w:t>
      </w:r>
      <w:r w:rsidR="00743F3D" w:rsidRPr="006F178A">
        <w:rPr>
          <w:rFonts w:hint="cs"/>
          <w:rtl/>
        </w:rPr>
        <w:t xml:space="preserve">באותו היום </w:t>
      </w:r>
      <w:r w:rsidR="00743F3D" w:rsidRPr="001F19F5">
        <w:rPr>
          <w:rFonts w:hint="cs"/>
          <w:spacing w:val="-2"/>
          <w:rtl/>
        </w:rPr>
        <w:t xml:space="preserve">שדרש נחלש בבחינת </w:t>
      </w:r>
      <w:r w:rsidR="00743F3D" w:rsidRPr="00C60F5E">
        <w:rPr>
          <w:rStyle w:val="af4"/>
          <w:rtl/>
        </w:rPr>
        <w:t>סמכוני באשישות רפדוני בתפוחים</w:t>
      </w:r>
      <w:r w:rsidR="00743F3D" w:rsidRPr="00C60F5E">
        <w:rPr>
          <w:rStyle w:val="af4"/>
          <w:rFonts w:hint="cs"/>
          <w:rtl/>
        </w:rPr>
        <w:t>.</w:t>
      </w:r>
    </w:p>
    <w:p w14:paraId="3A0C62B3" w14:textId="77777777" w:rsidR="00C60F5E" w:rsidRPr="00C60F5E" w:rsidRDefault="00183BFF" w:rsidP="00C60F5E">
      <w:pPr>
        <w:pStyle w:val="36"/>
        <w:framePr w:wrap="notBeside"/>
        <w:rPr>
          <w:rtl/>
        </w:rPr>
      </w:pPr>
      <w:r w:rsidRPr="00C60F5E">
        <w:rPr>
          <w:rtl/>
        </w:rPr>
        <w:t>ר"</w:t>
      </w:r>
      <w:r w:rsidRPr="00C60F5E">
        <w:rPr>
          <w:rFonts w:hint="eastAsia"/>
          <w:rtl/>
        </w:rPr>
        <w:t>ח</w:t>
      </w:r>
      <w:r w:rsidRPr="00C60F5E">
        <w:rPr>
          <w:rtl/>
        </w:rPr>
        <w:t>:</w:t>
      </w:r>
    </w:p>
    <w:p w14:paraId="0A242AD1" w14:textId="0B35458D" w:rsidR="00183BFF" w:rsidRPr="00604125" w:rsidRDefault="00183BFF" w:rsidP="00604125">
      <w:pPr>
        <w:rPr>
          <w:rtl/>
        </w:rPr>
      </w:pPr>
      <w:r w:rsidRPr="00604125">
        <w:rPr>
          <w:rtl/>
        </w:rPr>
        <w:t>מותר לשחטה ביו"ט, ד</w:t>
      </w:r>
      <w:r w:rsidRPr="00604125">
        <w:rPr>
          <w:rFonts w:hint="eastAsia"/>
          <w:rtl/>
        </w:rPr>
        <w:t>א</w:t>
      </w:r>
      <w:r w:rsidRPr="00604125">
        <w:rPr>
          <w:rtl/>
        </w:rPr>
        <w:t>"</w:t>
      </w:r>
      <w:r w:rsidRPr="00604125">
        <w:rPr>
          <w:rFonts w:hint="eastAsia"/>
          <w:rtl/>
        </w:rPr>
        <w:t>א</w:t>
      </w:r>
      <w:r w:rsidRPr="00604125">
        <w:rPr>
          <w:rtl/>
        </w:rPr>
        <w:t xml:space="preserve"> לכזית בשר בלא שחיטה.</w:t>
      </w:r>
    </w:p>
    <w:p w14:paraId="71B8D6EF" w14:textId="77777777" w:rsidR="00604125" w:rsidRPr="00604125" w:rsidRDefault="00FC2030" w:rsidP="00604125">
      <w:pPr>
        <w:pStyle w:val="36"/>
        <w:framePr w:wrap="notBeside"/>
        <w:rPr>
          <w:rtl/>
        </w:rPr>
      </w:pPr>
      <w:r w:rsidRPr="00604125">
        <w:rPr>
          <w:rFonts w:hint="cs"/>
          <w:rtl/>
        </w:rPr>
        <w:t>-</w:t>
      </w:r>
    </w:p>
    <w:p w14:paraId="288B59E9" w14:textId="7056B00F" w:rsidR="00183BFF" w:rsidRDefault="00FC2030" w:rsidP="00FC2030">
      <w:pPr>
        <w:rPr>
          <w:rtl/>
        </w:rPr>
      </w:pPr>
      <w:r>
        <w:rPr>
          <w:rFonts w:hint="cs"/>
          <w:rtl/>
        </w:rPr>
        <w:t xml:space="preserve">אבל </w:t>
      </w:r>
      <w:r w:rsidR="00183BFF" w:rsidRPr="00BF5D1E">
        <w:rPr>
          <w:rFonts w:cs="PFT_Frank"/>
          <w:b/>
          <w:bCs/>
          <w:szCs w:val="14"/>
          <w:rtl/>
        </w:rPr>
        <w:t>עיסה,</w:t>
      </w:r>
      <w:r w:rsidR="00183BFF" w:rsidRPr="00392931">
        <w:rPr>
          <w:rtl/>
        </w:rPr>
        <w:t xml:space="preserve"> חציה של נכרי וחציה של ישראל </w:t>
      </w:r>
    </w:p>
    <w:p w14:paraId="38CA38DD" w14:textId="77777777" w:rsidR="00604125" w:rsidRPr="00604125" w:rsidRDefault="00183BFF" w:rsidP="00604125">
      <w:pPr>
        <w:pStyle w:val="36"/>
        <w:framePr w:wrap="notBeside"/>
        <w:rPr>
          <w:rtl/>
        </w:rPr>
      </w:pPr>
      <w:r w:rsidRPr="00604125">
        <w:rPr>
          <w:rtl/>
        </w:rPr>
        <w:t>-</w:t>
      </w:r>
    </w:p>
    <w:p w14:paraId="05050C26" w14:textId="793C1809" w:rsidR="00183BFF" w:rsidRPr="00604125" w:rsidRDefault="00183BFF" w:rsidP="00C271D3">
      <w:pPr>
        <w:spacing w:after="60"/>
        <w:rPr>
          <w:rtl/>
        </w:rPr>
      </w:pPr>
      <w:r w:rsidRPr="00604125">
        <w:rPr>
          <w:rtl/>
        </w:rPr>
        <w:t xml:space="preserve">אסור לאפותה ביו"ט, דאפשר </w:t>
      </w:r>
      <w:r w:rsidR="00F63D48">
        <w:rPr>
          <w:rFonts w:hint="cs"/>
          <w:rtl/>
        </w:rPr>
        <w:t xml:space="preserve">לחלקה </w:t>
      </w:r>
      <w:r w:rsidRPr="00604125">
        <w:rPr>
          <w:rtl/>
        </w:rPr>
        <w:t>בלישה.</w:t>
      </w:r>
    </w:p>
    <w:p w14:paraId="5A039D13" w14:textId="2D691276" w:rsidR="00604125" w:rsidRPr="00604125" w:rsidRDefault="00183BFF" w:rsidP="00604125">
      <w:pPr>
        <w:pStyle w:val="36"/>
        <w:framePr w:wrap="notBeside"/>
        <w:rPr>
          <w:rtl/>
        </w:rPr>
      </w:pPr>
      <w:r w:rsidRPr="00604125">
        <w:rPr>
          <w:rFonts w:hint="cs"/>
          <w:rtl/>
        </w:rPr>
        <w:t>וה</w:t>
      </w:r>
      <w:r w:rsidR="00F63D48">
        <w:rPr>
          <w:rFonts w:hint="cs"/>
          <w:rtl/>
        </w:rPr>
        <w:t>ך</w:t>
      </w:r>
      <w:r w:rsidRPr="00604125">
        <w:rPr>
          <w:rFonts w:hint="cs"/>
          <w:rtl/>
        </w:rPr>
        <w:t xml:space="preserve"> </w:t>
      </w:r>
      <w:r w:rsidR="00FC2030" w:rsidRPr="00604125">
        <w:rPr>
          <w:rFonts w:hint="cs"/>
          <w:rtl/>
        </w:rPr>
        <w:t>דתנן</w:t>
      </w:r>
      <w:r w:rsidRPr="00604125">
        <w:rPr>
          <w:rtl/>
        </w:rPr>
        <w:t>:</w:t>
      </w:r>
    </w:p>
    <w:p w14:paraId="2DAFD2BD" w14:textId="43EF83B9" w:rsidR="00183BFF" w:rsidRPr="00732BC5" w:rsidRDefault="00183BFF" w:rsidP="00563591">
      <w:pPr>
        <w:rPr>
          <w:rtl/>
        </w:rPr>
      </w:pPr>
      <w:r w:rsidRPr="006F178A">
        <w:rPr>
          <w:rtl/>
        </w:rPr>
        <w:t xml:space="preserve">עיסת כלבים, בזמן שהרועין אוכלין ממנה - חייבת בחלה, </w:t>
      </w:r>
      <w:r w:rsidRPr="00F63D48">
        <w:rPr>
          <w:spacing w:val="-2"/>
          <w:rtl/>
        </w:rPr>
        <w:t>ומערבין, ומשתתפין בה, ומברכין</w:t>
      </w:r>
      <w:r w:rsidR="00732BC5" w:rsidRPr="00F63D48">
        <w:rPr>
          <w:rFonts w:hint="cs"/>
          <w:spacing w:val="-2"/>
          <w:rtl/>
        </w:rPr>
        <w:t>,</w:t>
      </w:r>
      <w:r w:rsidRPr="00F63D48">
        <w:rPr>
          <w:spacing w:val="-2"/>
          <w:rtl/>
        </w:rPr>
        <w:t xml:space="preserve"> ומזמנין עליה, </w:t>
      </w:r>
      <w:r w:rsidR="00057308" w:rsidRPr="00F63D48">
        <w:rPr>
          <w:spacing w:val="-2"/>
          <w:rtl/>
        </w:rPr>
        <w:t>ונאפת ביו"ט</w:t>
      </w:r>
      <w:r w:rsidRPr="00732BC5">
        <w:rPr>
          <w:rtl/>
        </w:rPr>
        <w:t xml:space="preserve"> </w:t>
      </w:r>
      <w:r w:rsidR="00563591" w:rsidRPr="00732BC5">
        <w:rPr>
          <w:rtl/>
        </w:rPr>
        <w:t>ואדם יוצא בה יד</w:t>
      </w:r>
      <w:r w:rsidR="00563591" w:rsidRPr="00732BC5">
        <w:rPr>
          <w:rFonts w:hint="cs"/>
          <w:rtl/>
        </w:rPr>
        <w:t>"ח</w:t>
      </w:r>
      <w:r w:rsidRPr="00732BC5">
        <w:rPr>
          <w:rtl/>
        </w:rPr>
        <w:t xml:space="preserve"> בפסח.</w:t>
      </w:r>
      <w:r w:rsidR="00563591" w:rsidRPr="00732BC5">
        <w:rPr>
          <w:rFonts w:hint="cs"/>
          <w:rtl/>
        </w:rPr>
        <w:t xml:space="preserve"> ו</w:t>
      </w:r>
      <w:r w:rsidRPr="00732BC5">
        <w:rPr>
          <w:rFonts w:hint="cs"/>
          <w:rtl/>
        </w:rPr>
        <w:t>אפי' דאפשר לחלקה בלישה</w:t>
      </w:r>
      <w:r w:rsidR="00732BC5">
        <w:rPr>
          <w:rFonts w:hint="cs"/>
          <w:rtl/>
        </w:rPr>
        <w:t>.</w:t>
      </w:r>
    </w:p>
    <w:p w14:paraId="2533BEF4" w14:textId="77777777" w:rsidR="00F63D48" w:rsidRPr="00F63D48" w:rsidRDefault="00183BFF" w:rsidP="00F63D48">
      <w:pPr>
        <w:pStyle w:val="36"/>
        <w:framePr w:wrap="notBeside"/>
        <w:rPr>
          <w:rtl/>
        </w:rPr>
      </w:pPr>
      <w:r w:rsidRPr="00F63D48">
        <w:rPr>
          <w:rFonts w:hint="cs"/>
          <w:rtl/>
        </w:rPr>
        <w:t>-</w:t>
      </w:r>
    </w:p>
    <w:p w14:paraId="4D347AB2" w14:textId="54BE9F9E" w:rsidR="00183BFF" w:rsidRPr="00F63D48" w:rsidRDefault="00183BFF" w:rsidP="003B198D">
      <w:pPr>
        <w:rPr>
          <w:rtl/>
        </w:rPr>
      </w:pPr>
      <w:r w:rsidRPr="00F63D48">
        <w:rPr>
          <w:rtl/>
        </w:rPr>
        <w:t xml:space="preserve">שאני </w:t>
      </w:r>
      <w:r w:rsidR="003B198D" w:rsidRPr="00F63D48">
        <w:rPr>
          <w:rFonts w:hint="cs"/>
          <w:rtl/>
        </w:rPr>
        <w:t>כאן</w:t>
      </w:r>
      <w:r w:rsidRPr="00F63D48">
        <w:rPr>
          <w:rFonts w:hint="cs"/>
          <w:rtl/>
        </w:rPr>
        <w:t xml:space="preserve"> דיש לו נבלה, ו</w:t>
      </w:r>
      <w:r w:rsidRPr="00F63D48">
        <w:rPr>
          <w:rtl/>
        </w:rPr>
        <w:t>אפשר לפייסן בנבלה.</w:t>
      </w:r>
    </w:p>
    <w:p w14:paraId="7153D6ED" w14:textId="77777777" w:rsidR="00183BFF" w:rsidRDefault="00FC2030" w:rsidP="008A3CB4">
      <w:pPr>
        <w:rPr>
          <w:rtl/>
        </w:rPr>
      </w:pPr>
      <w:r>
        <w:rPr>
          <w:rFonts w:hint="cs"/>
          <w:rtl/>
        </w:rPr>
        <w:t xml:space="preserve">אבל אם אין נבילה </w:t>
      </w:r>
      <w:r w:rsidR="00F1402D">
        <w:rPr>
          <w:rFonts w:hint="cs"/>
          <w:rtl/>
        </w:rPr>
        <w:t>-</w:t>
      </w:r>
      <w:r>
        <w:rPr>
          <w:rFonts w:hint="cs"/>
          <w:rtl/>
        </w:rPr>
        <w:t xml:space="preserve">לא אומרים הואיל </w:t>
      </w:r>
      <w:r>
        <w:rPr>
          <w:rStyle w:val="afffff3"/>
          <w:rFonts w:hint="cs"/>
          <w:rtl/>
          <w:rPrChange w:id="9060" w:author="מנוע אמוראים" w:date="2026-10-05T16:41:24Z">
            <w:rPr>
              <w:rFonts w:hint="cs"/>
              <w:rtl/>
            </w:rPr>
          </w:rPrChange>
        </w:rPr>
        <w:t xml:space="preserve">לר"ח</w:t>
      </w:r>
      <w:r>
        <w:rPr>
          <w:rFonts w:hint="cs"/>
          <w:rtl/>
        </w:rPr>
        <w:t xml:space="preserve">.</w:t>
      </w:r>
      <w:r w:rsidR="00183BFF" w:rsidRPr="006F178A">
        <w:rPr>
          <w:rFonts w:hint="cs"/>
          <w:rtl/>
        </w:rPr>
        <w:t xml:space="preserve"> </w:t>
      </w:r>
    </w:p>
    <w:p w14:paraId="65714A25" w14:textId="77777777" w:rsidR="008A3CB4" w:rsidRPr="00BF5D1E" w:rsidRDefault="00F1402D" w:rsidP="008A3CB4">
      <w:pPr>
        <w:jc w:val="center"/>
        <w:rPr>
          <w:rFonts w:cs="PFT_Frank"/>
          <w:b/>
          <w:bCs/>
          <w:szCs w:val="14"/>
          <w:rtl/>
        </w:rPr>
      </w:pPr>
      <w:r w:rsidRPr="00BF5D1E">
        <w:rPr>
          <w:rFonts w:cs="PFT_Frank" w:hint="cs"/>
          <w:b/>
          <w:bCs/>
          <w:szCs w:val="14"/>
          <w:rtl/>
        </w:rPr>
        <w:t>ד</w:t>
      </w:r>
      <w:r w:rsidR="00183BFF" w:rsidRPr="00BF5D1E">
        <w:rPr>
          <w:rFonts w:cs="PFT_Frank"/>
          <w:b/>
          <w:bCs/>
          <w:szCs w:val="14"/>
          <w:rtl/>
        </w:rPr>
        <w:t>האופה מיו"ט לחול</w:t>
      </w:r>
    </w:p>
    <w:p w14:paraId="6C7BC583" w14:textId="77777777" w:rsidR="008A3CB4" w:rsidRPr="008A3CB4" w:rsidRDefault="00183BFF" w:rsidP="008A3CB4">
      <w:pPr>
        <w:pStyle w:val="36"/>
        <w:framePr w:wrap="notBeside"/>
        <w:rPr>
          <w:rtl/>
        </w:rPr>
      </w:pPr>
      <w:r w:rsidRPr="008A3CB4">
        <w:rPr>
          <w:rFonts w:hint="cs"/>
          <w:rtl/>
        </w:rPr>
        <w:t>-לר</w:t>
      </w:r>
      <w:r w:rsidRPr="008A3CB4">
        <w:rPr>
          <w:rtl/>
        </w:rPr>
        <w:t>"</w:t>
      </w:r>
      <w:r w:rsidRPr="008A3CB4">
        <w:rPr>
          <w:rFonts w:hint="cs"/>
          <w:rtl/>
        </w:rPr>
        <w:t>ח</w:t>
      </w:r>
      <w:r w:rsidRPr="008A3CB4">
        <w:rPr>
          <w:rtl/>
        </w:rPr>
        <w:t>:</w:t>
      </w:r>
    </w:p>
    <w:p w14:paraId="38694140" w14:textId="0445D87B" w:rsidR="00F1402D" w:rsidRPr="008A3CB4" w:rsidRDefault="00183BFF" w:rsidP="00F1402D">
      <w:pPr>
        <w:rPr>
          <w:rtl/>
        </w:rPr>
      </w:pPr>
      <w:r w:rsidRPr="008A3CB4">
        <w:rPr>
          <w:rtl/>
        </w:rPr>
        <w:t xml:space="preserve">לוקה, </w:t>
      </w:r>
      <w:r w:rsidR="00FC2030" w:rsidRPr="008A3CB4">
        <w:rPr>
          <w:rFonts w:hint="cs"/>
          <w:rtl/>
        </w:rPr>
        <w:t>ו</w:t>
      </w:r>
      <w:r w:rsidRPr="008A3CB4">
        <w:rPr>
          <w:rFonts w:hint="cs"/>
          <w:rtl/>
        </w:rPr>
        <w:t>לא אמרי' הואיל</w:t>
      </w:r>
      <w:r w:rsidR="00F1402D" w:rsidRPr="008A3CB4">
        <w:rPr>
          <w:rFonts w:hint="cs"/>
          <w:rtl/>
        </w:rPr>
        <w:t xml:space="preserve"> ויגיעו אורחים</w:t>
      </w:r>
      <w:r w:rsidR="008A3CB4">
        <w:rPr>
          <w:rFonts w:hint="cs"/>
          <w:rtl/>
        </w:rPr>
        <w:t>,</w:t>
      </w:r>
    </w:p>
    <w:p w14:paraId="6723775F" w14:textId="77777777" w:rsidR="008A3CB4" w:rsidRPr="008A3CB4" w:rsidRDefault="00183BFF" w:rsidP="008A3CB4">
      <w:pPr>
        <w:pStyle w:val="36"/>
        <w:framePr w:wrap="notBeside"/>
        <w:rPr>
          <w:rtl/>
        </w:rPr>
      </w:pPr>
      <w:r w:rsidRPr="008A3CB4">
        <w:rPr>
          <w:rFonts w:hint="cs"/>
          <w:rtl/>
        </w:rPr>
        <w:t>ל</w:t>
      </w:r>
      <w:r w:rsidRPr="008A3CB4">
        <w:rPr>
          <w:rtl/>
        </w:rPr>
        <w:t>רבה:</w:t>
      </w:r>
    </w:p>
    <w:p w14:paraId="38F91788" w14:textId="67D165DD" w:rsidR="00183BFF" w:rsidRPr="006F178A" w:rsidRDefault="00183BFF" w:rsidP="008A3CB4">
      <w:pPr>
        <w:spacing w:after="60"/>
        <w:rPr>
          <w:rtl/>
        </w:rPr>
      </w:pPr>
      <w:r w:rsidRPr="006F178A">
        <w:rPr>
          <w:rtl/>
        </w:rPr>
        <w:t xml:space="preserve">אינו לוקה, </w:t>
      </w:r>
      <w:r w:rsidRPr="006F178A">
        <w:rPr>
          <w:rFonts w:hint="cs"/>
          <w:rtl/>
        </w:rPr>
        <w:t>ד</w:t>
      </w:r>
      <w:r w:rsidRPr="006F178A">
        <w:rPr>
          <w:rtl/>
        </w:rPr>
        <w:t>אמרינן הואיל</w:t>
      </w:r>
      <w:r w:rsidR="00FC2030">
        <w:rPr>
          <w:rFonts w:hint="cs"/>
          <w:rtl/>
        </w:rPr>
        <w:t xml:space="preserve"> </w:t>
      </w:r>
      <w:r w:rsidR="009B00EF">
        <w:rPr>
          <w:rStyle w:val="afffffc"/>
          <w:rFonts w:hint="cs"/>
          <w:rtl/>
        </w:rPr>
        <w:t>אבל לא לכתחילה</w:t>
      </w:r>
      <w:r w:rsidRPr="009B00EF">
        <w:rPr>
          <w:rStyle w:val="afffffc"/>
          <w:rtl/>
        </w:rPr>
        <w:t>.</w:t>
      </w:r>
    </w:p>
    <w:p w14:paraId="470889BB" w14:textId="77777777" w:rsidR="00183BFF" w:rsidRPr="006F178A" w:rsidRDefault="00183BFF" w:rsidP="00183BFF">
      <w:pPr>
        <w:pStyle w:val="afff2"/>
        <w:framePr w:wrap="around"/>
        <w:rPr>
          <w:rtl/>
        </w:rPr>
      </w:pPr>
      <w:r w:rsidRPr="006F178A">
        <w:rPr>
          <w:rFonts w:hint="cs"/>
          <w:rtl/>
        </w:rPr>
        <w:t>כא:</w:t>
      </w:r>
    </w:p>
    <w:p w14:paraId="6CFB2BA4" w14:textId="77777777" w:rsidR="008A3CB4" w:rsidRPr="008A3CB4" w:rsidRDefault="00FC2030" w:rsidP="008A3CB4">
      <w:pPr>
        <w:pStyle w:val="36"/>
        <w:framePr w:wrap="notBeside"/>
        <w:rPr>
          <w:rtl/>
        </w:rPr>
      </w:pPr>
      <w:r w:rsidRPr="008A3CB4">
        <w:rPr>
          <w:rFonts w:hint="cs"/>
          <w:rtl/>
        </w:rPr>
        <w:t>ר"ה:</w:t>
      </w:r>
    </w:p>
    <w:p w14:paraId="4506064D" w14:textId="0FEA6126" w:rsidR="00B04923" w:rsidRPr="00B04923" w:rsidRDefault="00183BFF" w:rsidP="00672A8B">
      <w:pPr>
        <w:spacing w:after="60"/>
        <w:rPr>
          <w:spacing w:val="-2"/>
          <w:rtl/>
        </w:rPr>
      </w:pPr>
      <w:r w:rsidRPr="009B00EF">
        <w:rPr>
          <w:rFonts w:ascii="Fb Fontext" w:hAnsi="Fb Fontext" w:hint="cs"/>
          <w:spacing w:val="-2"/>
          <w:sz w:val="20"/>
          <w:rtl/>
        </w:rPr>
        <w:t xml:space="preserve">דבני כפר שהטילו עליהם קמח לבני חילא, </w:t>
      </w:r>
      <w:r w:rsidR="009B00EF" w:rsidRPr="009B00EF">
        <w:rPr>
          <w:rFonts w:ascii="Fb Fontext" w:hAnsi="Fb Fontext" w:hint="cs"/>
          <w:spacing w:val="-2"/>
          <w:sz w:val="20"/>
          <w:rtl/>
        </w:rPr>
        <w:t>אם</w:t>
      </w:r>
      <w:r w:rsidRPr="009B00EF">
        <w:rPr>
          <w:rFonts w:ascii="Fb Fontext" w:hAnsi="Fb Fontext" w:hint="cs"/>
          <w:spacing w:val="-2"/>
          <w:sz w:val="20"/>
          <w:rtl/>
        </w:rPr>
        <w:t xml:space="preserve"> יכולים להביא לתינוק לחם ולא קפדי, מותר דכל חד ראוי, ואי לאו לאו.</w:t>
      </w:r>
    </w:p>
    <w:p w14:paraId="25BB51B0" w14:textId="7505F8B1" w:rsidR="00B04923" w:rsidRPr="00B04923" w:rsidRDefault="00183BFF" w:rsidP="00B04923">
      <w:pPr>
        <w:pStyle w:val="36"/>
        <w:framePr w:wrap="notBeside"/>
        <w:rPr>
          <w:rtl/>
        </w:rPr>
      </w:pPr>
      <w:r w:rsidRPr="00B04923">
        <w:rPr>
          <w:rtl/>
        </w:rPr>
        <w:t>וה</w:t>
      </w:r>
      <w:r w:rsidRPr="00B04923">
        <w:rPr>
          <w:rFonts w:hint="cs"/>
          <w:rtl/>
        </w:rPr>
        <w:t>ך</w:t>
      </w:r>
      <w:r w:rsidR="007438E4">
        <w:rPr>
          <w:rFonts w:hint="cs"/>
          <w:rtl/>
        </w:rPr>
        <w:t xml:space="preserve"> דריב''ב שאל:</w:t>
      </w:r>
    </w:p>
    <w:p w14:paraId="5690F399" w14:textId="2634D04A" w:rsidR="00183BFF" w:rsidRPr="006F178A" w:rsidRDefault="009B00EF" w:rsidP="009B00EF">
      <w:pPr>
        <w:rPr>
          <w:rtl/>
        </w:rPr>
      </w:pPr>
      <w:r w:rsidRPr="007438E4">
        <w:rPr>
          <w:rStyle w:val="afffff3"/>
          <w:rFonts w:hint="cs"/>
          <w:spacing w:val="-2"/>
          <w:rtl/>
        </w:rPr>
        <w:t>ל</w:t>
      </w:r>
      <w:r w:rsidR="00183BFF" w:rsidRPr="007438E4">
        <w:rPr>
          <w:rStyle w:val="afffff3"/>
          <w:rFonts w:hint="cs"/>
          <w:spacing w:val="-2"/>
          <w:rtl/>
        </w:rPr>
        <w:t xml:space="preserve">שמעון התימני </w:t>
      </w:r>
      <w:r w:rsidRPr="007438E4">
        <w:rPr>
          <w:rFonts w:ascii="Fb Fontext" w:hAnsi="Fb Fontext" w:hint="cs"/>
          <w:spacing w:val="-2"/>
          <w:rtl/>
        </w:rPr>
        <w:t>למה</w:t>
      </w:r>
      <w:r w:rsidRPr="007438E4">
        <w:rPr>
          <w:rFonts w:ascii="Fb Fontext" w:hAnsi="Fb Fontext"/>
          <w:spacing w:val="-2"/>
          <w:rtl/>
        </w:rPr>
        <w:t xml:space="preserve"> לא בא</w:t>
      </w:r>
      <w:r w:rsidR="00183BFF" w:rsidRPr="007438E4">
        <w:rPr>
          <w:rFonts w:ascii="Fb Fontext" w:hAnsi="Fb Fontext"/>
          <w:spacing w:val="-2"/>
          <w:rtl/>
        </w:rPr>
        <w:t xml:space="preserve"> אמש לבי</w:t>
      </w:r>
      <w:r w:rsidR="00183BFF" w:rsidRPr="007438E4">
        <w:rPr>
          <w:rFonts w:ascii="Fb Fontext" w:hAnsi="Fb Fontext" w:hint="cs"/>
          <w:spacing w:val="-2"/>
          <w:rtl/>
        </w:rPr>
        <w:t>המ</w:t>
      </w:r>
      <w:r w:rsidR="0001190A" w:rsidRPr="007438E4">
        <w:rPr>
          <w:rFonts w:ascii="Fb Fontext" w:hAnsi="Fb Fontext"/>
          <w:spacing w:val="-2"/>
          <w:rtl/>
        </w:rPr>
        <w:t>"</w:t>
      </w:r>
      <w:r w:rsidR="00183BFF" w:rsidRPr="007438E4">
        <w:rPr>
          <w:rFonts w:ascii="Fb Fontext" w:hAnsi="Fb Fontext" w:hint="cs"/>
          <w:spacing w:val="-2"/>
          <w:rtl/>
        </w:rPr>
        <w:t xml:space="preserve">ד, </w:t>
      </w:r>
      <w:r w:rsidR="00183BFF" w:rsidRPr="007438E4">
        <w:rPr>
          <w:rStyle w:val="afffff3"/>
          <w:rFonts w:hint="cs"/>
          <w:spacing w:val="-2"/>
          <w:rtl/>
        </w:rPr>
        <w:t xml:space="preserve">א"ל: </w:t>
      </w:r>
      <w:r w:rsidR="00183BFF" w:rsidRPr="007438E4">
        <w:rPr>
          <w:rFonts w:ascii="Fb Fontext" w:hAnsi="Fb Fontext"/>
          <w:spacing w:val="-2"/>
          <w:rtl/>
        </w:rPr>
        <w:t>ב</w:t>
      </w:r>
      <w:r w:rsidR="00B04923" w:rsidRPr="007438E4">
        <w:rPr>
          <w:rFonts w:ascii="Fb Fontext" w:hAnsi="Fb Fontext" w:hint="cs"/>
          <w:spacing w:val="-2"/>
          <w:rtl/>
        </w:rPr>
        <w:t>ו</w:t>
      </w:r>
      <w:r w:rsidR="00183BFF" w:rsidRPr="007438E4">
        <w:rPr>
          <w:rFonts w:ascii="Fb Fontext" w:hAnsi="Fb Fontext"/>
          <w:spacing w:val="-2"/>
          <w:rtl/>
        </w:rPr>
        <w:t>לשת באה לעירנו</w:t>
      </w:r>
      <w:r w:rsidR="00183BFF">
        <w:rPr>
          <w:rFonts w:ascii="Fb Fontext" w:hAnsi="Fb Fontext"/>
          <w:rtl/>
        </w:rPr>
        <w:t xml:space="preserve"> </w:t>
      </w:r>
      <w:r w:rsidR="00183BFF" w:rsidRPr="007438E4">
        <w:rPr>
          <w:rFonts w:ascii="Fb Fontext" w:hAnsi="Fb Fontext"/>
          <w:spacing w:val="-2"/>
          <w:rtl/>
        </w:rPr>
        <w:t>ובקשה לחטוף כל העיר, ושחטנו להם עגל והאכלנום, ופטרנום.</w:t>
      </w:r>
    </w:p>
    <w:p w14:paraId="275133C6" w14:textId="77777777" w:rsidR="007438E4" w:rsidRPr="007438E4" w:rsidRDefault="00183BFF" w:rsidP="007438E4">
      <w:pPr>
        <w:pStyle w:val="36"/>
        <w:framePr w:wrap="notBeside"/>
        <w:rPr>
          <w:rtl/>
        </w:rPr>
      </w:pPr>
      <w:r w:rsidRPr="007438E4">
        <w:rPr>
          <w:rFonts w:hint="cs"/>
          <w:rtl/>
        </w:rPr>
        <w:t>וא</w:t>
      </w:r>
      <w:r w:rsidRPr="007438E4">
        <w:rPr>
          <w:rtl/>
        </w:rPr>
        <w:t>"</w:t>
      </w:r>
      <w:r w:rsidRPr="007438E4">
        <w:rPr>
          <w:rFonts w:hint="cs"/>
          <w:rtl/>
        </w:rPr>
        <w:t>ל</w:t>
      </w:r>
      <w:r w:rsidRPr="007438E4">
        <w:rPr>
          <w:rtl/>
        </w:rPr>
        <w:t>:</w:t>
      </w:r>
    </w:p>
    <w:p w14:paraId="11DE10F9" w14:textId="6FF0E0AD" w:rsidR="00183BFF" w:rsidRPr="007438E4" w:rsidRDefault="00183BFF" w:rsidP="009B00EF">
      <w:pPr>
        <w:rPr>
          <w:rtl/>
        </w:rPr>
      </w:pPr>
      <w:r w:rsidRPr="007438E4">
        <w:rPr>
          <w:rtl/>
        </w:rPr>
        <w:t>תמה אני אם לא יצא שכרכם בהפסדכם,</w:t>
      </w:r>
      <w:r w:rsidR="00F1402D" w:rsidRPr="007438E4">
        <w:rPr>
          <w:rFonts w:hint="cs"/>
          <w:rtl/>
        </w:rPr>
        <w:t xml:space="preserve"> </w:t>
      </w:r>
      <w:r w:rsidRPr="007438E4">
        <w:rPr>
          <w:rStyle w:val="af4"/>
          <w:rFonts w:hint="cs"/>
          <w:rtl/>
        </w:rPr>
        <w:t>ד</w:t>
      </w:r>
      <w:r w:rsidRPr="007438E4">
        <w:rPr>
          <w:rStyle w:val="af4"/>
          <w:rtl/>
        </w:rPr>
        <w:t>לכם</w:t>
      </w:r>
      <w:r w:rsidRPr="007438E4">
        <w:rPr>
          <w:rtl/>
        </w:rPr>
        <w:t xml:space="preserve"> ולא לנכרים.</w:t>
      </w:r>
    </w:p>
    <w:p w14:paraId="00685A62" w14:textId="1080C10A" w:rsidR="007438E4" w:rsidRPr="007438E4" w:rsidRDefault="007438E4" w:rsidP="007438E4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- </w:t>
      </w:r>
      <w:r w:rsidR="00183BFF" w:rsidRPr="007438E4">
        <w:rPr>
          <w:rFonts w:hint="cs"/>
          <w:rtl/>
        </w:rPr>
        <w:t>ו</w:t>
      </w:r>
      <w:r>
        <w:rPr>
          <w:rFonts w:hint="cs"/>
          <w:rtl/>
        </w:rPr>
        <w:t xml:space="preserve">באמת </w:t>
      </w:r>
      <w:r w:rsidR="00183BFF" w:rsidRPr="007438E4">
        <w:rPr>
          <w:rFonts w:hint="cs"/>
          <w:rtl/>
        </w:rPr>
        <w:t>שם</w:t>
      </w:r>
    </w:p>
    <w:p w14:paraId="0F3DD283" w14:textId="2222A333" w:rsidR="00183BFF" w:rsidRDefault="00183BFF" w:rsidP="00183BFF">
      <w:pPr>
        <w:rPr>
          <w:rtl/>
        </w:rPr>
      </w:pPr>
      <w:r w:rsidRPr="006F178A">
        <w:rPr>
          <w:rFonts w:hint="cs"/>
          <w:rtl/>
        </w:rPr>
        <w:t xml:space="preserve">לא </w:t>
      </w:r>
      <w:r>
        <w:rPr>
          <w:rFonts w:hint="cs"/>
          <w:rtl/>
        </w:rPr>
        <w:t xml:space="preserve">היה ראוי לאכול, </w:t>
      </w:r>
      <w:r w:rsidR="007438E4">
        <w:rPr>
          <w:rFonts w:hint="cs"/>
          <w:rtl/>
        </w:rPr>
        <w:t>ש</w:t>
      </w:r>
      <w:r>
        <w:rPr>
          <w:rFonts w:hint="cs"/>
          <w:rtl/>
        </w:rPr>
        <w:t xml:space="preserve">עגל טריפה היה. </w:t>
      </w:r>
    </w:p>
    <w:p w14:paraId="51C1ABF4" w14:textId="77777777" w:rsidR="00183BFF" w:rsidRPr="00D977D1" w:rsidRDefault="00F744B3" w:rsidP="00F744B3">
      <w:pPr>
        <w:pStyle w:val="afffffe"/>
        <w:jc w:val="center"/>
        <w:rPr>
          <w:rFonts w:cs="PFT_Frank"/>
          <w:b/>
          <w:bCs/>
          <w:szCs w:val="14"/>
          <w:rtl/>
        </w:rPr>
      </w:pPr>
      <w:r w:rsidRPr="00D977D1">
        <w:rPr>
          <w:rFonts w:cs="PFT_Frank" w:hint="cs"/>
          <w:b/>
          <w:bCs/>
          <w:szCs w:val="14"/>
          <w:rtl/>
        </w:rPr>
        <w:t>מלאכה ביו''ט</w:t>
      </w:r>
      <w:r w:rsidR="00183BFF" w:rsidRPr="00D977D1">
        <w:rPr>
          <w:rFonts w:cs="PFT_Frank" w:hint="cs"/>
          <w:b/>
          <w:bCs/>
          <w:szCs w:val="14"/>
          <w:rtl/>
        </w:rPr>
        <w:t xml:space="preserve"> לכלבים תנאי היא.</w:t>
      </w:r>
    </w:p>
    <w:p w14:paraId="0DEE8A9B" w14:textId="77777777" w:rsidR="00183BFF" w:rsidRDefault="00183BFF" w:rsidP="00F744B3">
      <w:pPr>
        <w:rPr>
          <w:rFonts w:ascii="Fb Fontext" w:hAnsi="Fb Fontext"/>
          <w:sz w:val="20"/>
          <w:rtl/>
        </w:rPr>
      </w:pPr>
      <w:r w:rsidRPr="001E67E2">
        <w:rPr>
          <w:rStyle w:val="af4"/>
          <w:rFonts w:hint="cs"/>
          <w:rtl/>
        </w:rPr>
        <w:t>'</w:t>
      </w:r>
      <w:r w:rsidRPr="001E67E2">
        <w:rPr>
          <w:rStyle w:val="af4"/>
          <w:rtl/>
        </w:rPr>
        <w:t>הוא לבדו יעשה לכם</w:t>
      </w:r>
      <w:r w:rsidRPr="001E67E2">
        <w:rPr>
          <w:rStyle w:val="af4"/>
          <w:rFonts w:hint="cs"/>
          <w:rtl/>
        </w:rPr>
        <w:t>'</w:t>
      </w:r>
      <w:r>
        <w:rPr>
          <w:rStyle w:val="af4"/>
          <w:rFonts w:hint="cs"/>
          <w:rtl/>
        </w:rPr>
        <w:t>,</w:t>
      </w:r>
      <w:r w:rsidR="00F1402D">
        <w:rPr>
          <w:rStyle w:val="af4"/>
          <w:rFonts w:hint="cs"/>
          <w:rtl/>
        </w:rPr>
        <w:t xml:space="preserve"> - </w:t>
      </w:r>
      <w:r w:rsidR="00FC2030">
        <w:rPr>
          <w:rStyle w:val="afffff3"/>
          <w:rFonts w:hint="cs"/>
          <w:rtl/>
        </w:rPr>
        <w:t xml:space="preserve">   </w:t>
      </w:r>
      <w:r w:rsidRPr="00454BF6">
        <w:rPr>
          <w:rStyle w:val="afffff3"/>
          <w:rFonts w:hint="cs"/>
          <w:rtl/>
        </w:rPr>
        <w:t>ריה</w:t>
      </w:r>
      <w:r w:rsidRPr="00454BF6">
        <w:rPr>
          <w:rStyle w:val="afffff3"/>
          <w:rtl/>
        </w:rPr>
        <w:t>"</w:t>
      </w:r>
      <w:r w:rsidRPr="00454BF6">
        <w:rPr>
          <w:rStyle w:val="afffff3"/>
          <w:rFonts w:hint="cs"/>
          <w:rtl/>
        </w:rPr>
        <w:t>ג</w:t>
      </w:r>
      <w:r w:rsidR="00FC2030">
        <w:rPr>
          <w:rStyle w:val="afffff3"/>
          <w:rFonts w:hint="cs"/>
          <w:rtl/>
        </w:rPr>
        <w:t>:</w:t>
      </w:r>
      <w:r w:rsidRPr="00454BF6">
        <w:rPr>
          <w:rStyle w:val="afffff3"/>
          <w:rFonts w:hint="cs"/>
          <w:rtl/>
        </w:rPr>
        <w:t xml:space="preserve"> </w:t>
      </w:r>
      <w:r w:rsidRPr="006F178A">
        <w:rPr>
          <w:rFonts w:hint="cs"/>
          <w:rtl/>
        </w:rPr>
        <w:t xml:space="preserve">ולא לכלבים </w:t>
      </w:r>
      <w:r w:rsidRPr="00454BF6">
        <w:rPr>
          <w:rStyle w:val="afffff3"/>
          <w:rFonts w:hint="cs"/>
          <w:rtl/>
        </w:rPr>
        <w:t>ר</w:t>
      </w:r>
      <w:r w:rsidRPr="00454BF6">
        <w:rPr>
          <w:rStyle w:val="afffff3"/>
          <w:rtl/>
        </w:rPr>
        <w:t>"</w:t>
      </w:r>
      <w:r w:rsidRPr="00454BF6">
        <w:rPr>
          <w:rStyle w:val="afffff3"/>
          <w:rFonts w:hint="cs"/>
          <w:rtl/>
        </w:rPr>
        <w:t>ע</w:t>
      </w:r>
      <w:r w:rsidRPr="00454BF6">
        <w:rPr>
          <w:rStyle w:val="afffff3"/>
          <w:rtl/>
        </w:rPr>
        <w:t>:</w:t>
      </w:r>
      <w:r w:rsidRPr="006F178A">
        <w:rPr>
          <w:rFonts w:ascii="Fb Fontext" w:hAnsi="Fb Fontext"/>
          <w:sz w:val="20"/>
          <w:rtl/>
        </w:rPr>
        <w:t xml:space="preserve"> </w:t>
      </w:r>
      <w:r w:rsidRPr="006F178A">
        <w:rPr>
          <w:rFonts w:ascii="Fb Fontext" w:hAnsi="Fb Fontext" w:hint="cs"/>
          <w:sz w:val="20"/>
          <w:rtl/>
        </w:rPr>
        <w:t>ולא לנכרים</w:t>
      </w:r>
      <w:r>
        <w:rPr>
          <w:rFonts w:ascii="Fb Fontext" w:hAnsi="Fb Fontext" w:hint="cs"/>
          <w:sz w:val="20"/>
          <w:rtl/>
        </w:rPr>
        <w:t>,</w:t>
      </w:r>
      <w:r w:rsidRPr="006F178A">
        <w:rPr>
          <w:rFonts w:ascii="Fb Fontext" w:hAnsi="Fb Fontext" w:hint="cs"/>
          <w:sz w:val="20"/>
          <w:rtl/>
        </w:rPr>
        <w:t xml:space="preserve"> </w:t>
      </w:r>
      <w:r w:rsidRPr="00454BF6">
        <w:rPr>
          <w:rStyle w:val="af4"/>
          <w:rFonts w:hint="cs"/>
          <w:rtl/>
        </w:rPr>
        <w:t xml:space="preserve">ונפש </w:t>
      </w:r>
      <w:r w:rsidR="00F744B3">
        <w:rPr>
          <w:rStyle w:val="af4"/>
          <w:rFonts w:hint="cs"/>
          <w:rtl/>
        </w:rPr>
        <w:t xml:space="preserve">- </w:t>
      </w:r>
      <w:r w:rsidRPr="006F178A">
        <w:rPr>
          <w:rFonts w:ascii="Fb Fontext" w:hAnsi="Fb Fontext" w:hint="cs"/>
          <w:sz w:val="20"/>
          <w:rtl/>
        </w:rPr>
        <w:t xml:space="preserve">אפי' </w:t>
      </w:r>
      <w:r w:rsidR="00FC2030">
        <w:rPr>
          <w:rFonts w:ascii="Fb Fontext" w:hAnsi="Fb Fontext" w:hint="cs"/>
          <w:sz w:val="20"/>
          <w:rtl/>
        </w:rPr>
        <w:t>ד</w:t>
      </w:r>
      <w:r w:rsidRPr="006F178A">
        <w:rPr>
          <w:rFonts w:ascii="Fb Fontext" w:hAnsi="Fb Fontext" w:hint="cs"/>
          <w:sz w:val="20"/>
          <w:rtl/>
        </w:rPr>
        <w:t>בהמה</w:t>
      </w:r>
      <w:r w:rsidR="00FC2030">
        <w:rPr>
          <w:rFonts w:ascii="Fb Fontext" w:hAnsi="Fb Fontext" w:hint="cs"/>
          <w:sz w:val="20"/>
          <w:rtl/>
        </w:rPr>
        <w:t xml:space="preserve"> שמזונתן עליך</w:t>
      </w:r>
      <w:r>
        <w:rPr>
          <w:rFonts w:ascii="Fb Fontext" w:hAnsi="Fb Fontext" w:hint="cs"/>
          <w:sz w:val="20"/>
          <w:rtl/>
        </w:rPr>
        <w:t>,</w:t>
      </w:r>
      <w:r w:rsidRPr="006F178A">
        <w:rPr>
          <w:rFonts w:ascii="Fb Fontext" w:hAnsi="Fb Fontext" w:hint="cs"/>
          <w:sz w:val="20"/>
          <w:rtl/>
        </w:rPr>
        <w:t xml:space="preserve"> </w:t>
      </w:r>
    </w:p>
    <w:p w14:paraId="1348236B" w14:textId="77777777" w:rsidR="00183BFF" w:rsidRPr="009B00EF" w:rsidRDefault="00183BFF" w:rsidP="00F744B3">
      <w:pPr>
        <w:rPr>
          <w:spacing w:val="-6"/>
          <w:rtl/>
        </w:rPr>
      </w:pPr>
      <w:r w:rsidRPr="009B00EF">
        <w:rPr>
          <w:rStyle w:val="afffff3"/>
          <w:rFonts w:hint="cs"/>
          <w:spacing w:val="-6"/>
          <w:rtl/>
        </w:rPr>
        <w:t>ריה</w:t>
      </w:r>
      <w:r w:rsidRPr="009B00EF">
        <w:rPr>
          <w:rStyle w:val="afffff3"/>
          <w:spacing w:val="-6"/>
          <w:rtl/>
        </w:rPr>
        <w:t>"</w:t>
      </w:r>
      <w:r w:rsidRPr="009B00EF">
        <w:rPr>
          <w:rStyle w:val="afffff3"/>
          <w:rFonts w:hint="cs"/>
          <w:spacing w:val="-6"/>
          <w:rtl/>
        </w:rPr>
        <w:t>ג:</w:t>
      </w:r>
      <w:r w:rsidRPr="009B00EF">
        <w:rPr>
          <w:rFonts w:ascii="Fb Fontext" w:hAnsi="Fb Fontext" w:hint="cs"/>
          <w:spacing w:val="-6"/>
          <w:rtl/>
        </w:rPr>
        <w:t xml:space="preserve"> </w:t>
      </w:r>
      <w:r w:rsidR="009B00EF" w:rsidRPr="009B00EF">
        <w:rPr>
          <w:rFonts w:ascii="Fb Fontext" w:hAnsi="Fb Fontext" w:hint="cs"/>
          <w:spacing w:val="-6"/>
          <w:rtl/>
        </w:rPr>
        <w:t xml:space="preserve">משליכים </w:t>
      </w:r>
      <w:r w:rsidR="009B00EF" w:rsidRPr="009B00EF">
        <w:rPr>
          <w:rStyle w:val="afffffc"/>
          <w:rFonts w:hint="cs"/>
          <w:spacing w:val="-6"/>
          <w:rtl/>
        </w:rPr>
        <w:t>גרעיני תמרים</w:t>
      </w:r>
      <w:r w:rsidRPr="009B00EF">
        <w:rPr>
          <w:rFonts w:ascii="Fb Fontext" w:hAnsi="Fb Fontext" w:hint="cs"/>
          <w:spacing w:val="-6"/>
          <w:rtl/>
        </w:rPr>
        <w:t xml:space="preserve"> </w:t>
      </w:r>
      <w:r w:rsidRPr="00977560">
        <w:rPr>
          <w:rFonts w:hint="cs"/>
          <w:rtl/>
        </w:rPr>
        <w:t>לכלבים</w:t>
      </w:r>
      <w:r w:rsidR="00F744B3" w:rsidRPr="00977560">
        <w:rPr>
          <w:rFonts w:hint="cs"/>
          <w:rtl/>
        </w:rPr>
        <w:t xml:space="preserve"> </w:t>
      </w:r>
      <w:r w:rsidRPr="00977560">
        <w:rPr>
          <w:rFonts w:hint="cs"/>
          <w:rtl/>
        </w:rPr>
        <w:t>אפי' בלחים דחזו להיסק גדול</w:t>
      </w:r>
    </w:p>
    <w:p w14:paraId="518381CF" w14:textId="77777777" w:rsidR="00183BFF" w:rsidRPr="006F178A" w:rsidRDefault="00FC2030" w:rsidP="007D6AD7">
      <w:pPr>
        <w:spacing w:after="60"/>
        <w:rPr>
          <w:rtl/>
        </w:rPr>
      </w:pPr>
      <w:r w:rsidRPr="00977560">
        <w:rPr>
          <w:rFonts w:hint="cs"/>
          <w:rtl/>
        </w:rPr>
        <w:t>ו</w:t>
      </w:r>
      <w:r w:rsidR="00183BFF" w:rsidRPr="00977560">
        <w:rPr>
          <w:rFonts w:hint="cs"/>
          <w:rtl/>
        </w:rPr>
        <w:t xml:space="preserve">בשבת </w:t>
      </w:r>
      <w:r w:rsidR="009B00EF" w:rsidRPr="00977560">
        <w:rPr>
          <w:rtl/>
        </w:rPr>
        <w:t>מטלטלי</w:t>
      </w:r>
      <w:r w:rsidR="009B00EF" w:rsidRPr="00977560">
        <w:rPr>
          <w:rFonts w:hint="cs"/>
          <w:rtl/>
        </w:rPr>
        <w:t>ם</w:t>
      </w:r>
      <w:r w:rsidR="00183BFF" w:rsidRPr="00977560">
        <w:rPr>
          <w:rtl/>
        </w:rPr>
        <w:t xml:space="preserve"> אגב </w:t>
      </w:r>
      <w:r w:rsidR="00183BFF" w:rsidRPr="00977560">
        <w:rPr>
          <w:rFonts w:hint="cs"/>
          <w:rtl/>
        </w:rPr>
        <w:t>הלחם</w:t>
      </w:r>
      <w:r w:rsidR="00183BFF" w:rsidRPr="00977560">
        <w:rPr>
          <w:rtl/>
        </w:rPr>
        <w:t>,</w:t>
      </w:r>
      <w:r w:rsidR="00183BFF" w:rsidRPr="006F178A">
        <w:rPr>
          <w:rtl/>
        </w:rPr>
        <w:t xml:space="preserve"> </w:t>
      </w:r>
      <w:r w:rsidR="00183BFF">
        <w:rPr>
          <w:rStyle w:val="afffff3"/>
          <w:rtl/>
        </w:rPr>
        <w:t>כ</w:t>
      </w:r>
      <w:r w:rsidR="00183BFF" w:rsidRPr="00454BF6">
        <w:rPr>
          <w:rStyle w:val="afffff3"/>
          <w:rtl/>
        </w:rPr>
        <w:t>שמואל</w:t>
      </w:r>
      <w:r w:rsidR="00183BFF">
        <w:rPr>
          <w:rStyle w:val="afffff3"/>
          <w:rFonts w:hint="cs"/>
          <w:rtl/>
        </w:rPr>
        <w:t>:</w:t>
      </w:r>
      <w:r w:rsidR="00183BFF" w:rsidRPr="006F178A">
        <w:rPr>
          <w:rFonts w:hint="cs"/>
          <w:rtl/>
        </w:rPr>
        <w:t xml:space="preserve"> ד</w:t>
      </w:r>
      <w:r w:rsidR="00183BFF" w:rsidRPr="006F178A">
        <w:rPr>
          <w:rtl/>
        </w:rPr>
        <w:t>עושה כל צרכו בפת.</w:t>
      </w:r>
    </w:p>
    <w:p w14:paraId="3C2D209D" w14:textId="69ECDDF3" w:rsidR="007D6AD7" w:rsidRPr="007D6AD7" w:rsidRDefault="005D6960" w:rsidP="007D6AD7">
      <w:pPr>
        <w:pStyle w:val="36"/>
        <w:framePr w:wrap="notBeside"/>
        <w:rPr>
          <w:rtl/>
        </w:rPr>
      </w:pPr>
      <w:r>
        <w:rPr>
          <w:rFonts w:ascii="BA חניכי הישיבות" w:hAnsi="BA חניכי הישיבות" w:cs="BA חניכי הישיבות"/>
          <w:rtl/>
        </w:rPr>
        <w:t>·</w:t>
      </w:r>
      <w:r>
        <w:rPr>
          <w:rFonts w:hint="cs"/>
          <w:rtl/>
        </w:rPr>
        <w:t xml:space="preserve"> </w:t>
      </w:r>
      <w:r w:rsidR="00183BFF" w:rsidRPr="007D6AD7">
        <w:rPr>
          <w:rtl/>
        </w:rPr>
        <w:t>ר</w:t>
      </w:r>
      <w:r w:rsidR="00183BFF" w:rsidRPr="007D6AD7">
        <w:rPr>
          <w:rFonts w:hint="eastAsia"/>
          <w:rtl/>
        </w:rPr>
        <w:t>יב</w:t>
      </w:r>
      <w:r w:rsidR="00183BFF" w:rsidRPr="007D6AD7">
        <w:rPr>
          <w:rtl/>
        </w:rPr>
        <w:t>"</w:t>
      </w:r>
      <w:r w:rsidR="00183BFF" w:rsidRPr="007D6AD7">
        <w:rPr>
          <w:rFonts w:hint="eastAsia"/>
          <w:rtl/>
        </w:rPr>
        <w:t>ל</w:t>
      </w:r>
      <w:r w:rsidR="00183BFF" w:rsidRPr="007D6AD7">
        <w:rPr>
          <w:rtl/>
        </w:rPr>
        <w:t>:</w:t>
      </w:r>
    </w:p>
    <w:p w14:paraId="3D17B60B" w14:textId="12D0BD86" w:rsidR="00183BFF" w:rsidRPr="007D6AD7" w:rsidRDefault="00183BFF" w:rsidP="007D6AD7">
      <w:pPr>
        <w:rPr>
          <w:rtl/>
        </w:rPr>
      </w:pPr>
      <w:r w:rsidRPr="007D6AD7">
        <w:rPr>
          <w:rtl/>
        </w:rPr>
        <w:lastRenderedPageBreak/>
        <w:t xml:space="preserve">מזמנין את הנכרי בשבת, </w:t>
      </w:r>
      <w:r w:rsidRPr="007D6AD7">
        <w:rPr>
          <w:rFonts w:hint="eastAsia"/>
          <w:rtl/>
        </w:rPr>
        <w:t>ולא</w:t>
      </w:r>
      <w:r w:rsidRPr="007D6AD7">
        <w:rPr>
          <w:rtl/>
        </w:rPr>
        <w:t xml:space="preserve"> </w:t>
      </w:r>
      <w:r w:rsidRPr="007D6AD7">
        <w:rPr>
          <w:rFonts w:hint="eastAsia"/>
          <w:rtl/>
        </w:rPr>
        <w:t>ביו</w:t>
      </w:r>
      <w:r w:rsidRPr="007D6AD7">
        <w:rPr>
          <w:rtl/>
        </w:rPr>
        <w:t>"</w:t>
      </w:r>
      <w:r w:rsidRPr="007D6AD7">
        <w:rPr>
          <w:rFonts w:hint="eastAsia"/>
          <w:rtl/>
        </w:rPr>
        <w:t>ט</w:t>
      </w:r>
      <w:r w:rsidRPr="007D6AD7">
        <w:rPr>
          <w:rtl/>
        </w:rPr>
        <w:t xml:space="preserve">, </w:t>
      </w:r>
      <w:r w:rsidR="00F1402D" w:rsidRPr="007D6AD7">
        <w:rPr>
          <w:rtl/>
        </w:rPr>
        <w:t>גזרה ש</w:t>
      </w:r>
      <w:r w:rsidRPr="007D6AD7">
        <w:rPr>
          <w:rtl/>
        </w:rPr>
        <w:t>ירבה בשבילו.</w:t>
      </w:r>
    </w:p>
    <w:p w14:paraId="4D77E5B8" w14:textId="14791019" w:rsidR="007D6AD7" w:rsidRPr="007D6AD7" w:rsidRDefault="005D6960" w:rsidP="007D6AD7">
      <w:pPr>
        <w:pStyle w:val="36"/>
        <w:framePr w:wrap="notBeside"/>
        <w:rPr>
          <w:rtl/>
        </w:rPr>
      </w:pPr>
      <w:r>
        <w:rPr>
          <w:rFonts w:ascii="BA חניכי הישיבות" w:hAnsi="BA חניכי הישיבות" w:cs="BA חניכי הישיבות"/>
          <w:rtl/>
        </w:rPr>
        <w:t>·</w:t>
      </w:r>
      <w:r>
        <w:rPr>
          <w:rFonts w:hint="cs"/>
          <w:rtl/>
        </w:rPr>
        <w:t xml:space="preserve"> </w:t>
      </w:r>
      <w:r w:rsidR="00183BFF" w:rsidRPr="007D6AD7">
        <w:rPr>
          <w:rFonts w:hint="cs"/>
          <w:rtl/>
        </w:rPr>
        <w:t>ראב</w:t>
      </w:r>
      <w:r w:rsidR="00183BFF" w:rsidRPr="007D6AD7">
        <w:rPr>
          <w:rtl/>
        </w:rPr>
        <w:t>"</w:t>
      </w:r>
      <w:r w:rsidR="00183BFF" w:rsidRPr="007D6AD7">
        <w:rPr>
          <w:rFonts w:hint="cs"/>
          <w:rtl/>
        </w:rPr>
        <w:t>י</w:t>
      </w:r>
      <w:r w:rsidR="00183BFF" w:rsidRPr="007D6AD7">
        <w:rPr>
          <w:rtl/>
        </w:rPr>
        <w:t>:</w:t>
      </w:r>
    </w:p>
    <w:p w14:paraId="51AFA7A6" w14:textId="09D8F1A2" w:rsidR="00183BFF" w:rsidRPr="006F178A" w:rsidRDefault="00183BFF" w:rsidP="00183BFF">
      <w:pPr>
        <w:rPr>
          <w:rtl/>
        </w:rPr>
      </w:pPr>
      <w:r w:rsidRPr="006F178A">
        <w:rPr>
          <w:rFonts w:ascii="Fb Fontext" w:hAnsi="Fb Fontext"/>
          <w:rtl/>
        </w:rPr>
        <w:t>אפילו בשבת לא, משום שיורי כוסות.</w:t>
      </w:r>
    </w:p>
    <w:p w14:paraId="70E288F3" w14:textId="77777777" w:rsidR="008E4058" w:rsidRPr="008E4058" w:rsidRDefault="00183BFF" w:rsidP="008E4058">
      <w:pPr>
        <w:pStyle w:val="36"/>
        <w:framePr w:wrap="notBeside"/>
        <w:rPr>
          <w:rtl/>
        </w:rPr>
      </w:pPr>
      <w:r w:rsidRPr="008E4058">
        <w:rPr>
          <w:rFonts w:hint="cs"/>
          <w:rtl/>
        </w:rPr>
        <w:t xml:space="preserve">ולא חזו </w:t>
      </w:r>
    </w:p>
    <w:p w14:paraId="7EF0A792" w14:textId="5286E442" w:rsidR="00183BFF" w:rsidRPr="006F178A" w:rsidRDefault="008E4058" w:rsidP="008E4058">
      <w:pPr>
        <w:rPr>
          <w:rtl/>
        </w:rPr>
      </w:pPr>
      <w:r>
        <w:rPr>
          <w:rFonts w:hint="cs"/>
          <w:rtl/>
        </w:rPr>
        <w:t>ל</w:t>
      </w:r>
      <w:r w:rsidR="00183BFF" w:rsidRPr="006F178A">
        <w:rPr>
          <w:rFonts w:hint="cs"/>
          <w:rtl/>
        </w:rPr>
        <w:t xml:space="preserve">תרנגולין </w:t>
      </w:r>
      <w:r>
        <w:rPr>
          <w:rFonts w:hint="cs"/>
          <w:rtl/>
        </w:rPr>
        <w:t>ש</w:t>
      </w:r>
      <w:r w:rsidR="00183BFF" w:rsidRPr="006F178A">
        <w:rPr>
          <w:rFonts w:hint="cs"/>
          <w:rtl/>
        </w:rPr>
        <w:t xml:space="preserve">איסורי הנאה </w:t>
      </w:r>
      <w:r w:rsidR="00183BFF">
        <w:rPr>
          <w:rFonts w:hint="cs"/>
          <w:rtl/>
        </w:rPr>
        <w:t>הן</w:t>
      </w:r>
      <w:r w:rsidR="00183BFF" w:rsidRPr="006F178A">
        <w:rPr>
          <w:rFonts w:hint="cs"/>
          <w:rtl/>
        </w:rPr>
        <w:t xml:space="preserve"> משא</w:t>
      </w:r>
      <w:r w:rsidR="00183BFF" w:rsidRPr="006F178A">
        <w:rPr>
          <w:rtl/>
        </w:rPr>
        <w:t>"</w:t>
      </w:r>
      <w:r w:rsidR="00183BFF" w:rsidRPr="006F178A">
        <w:rPr>
          <w:rFonts w:hint="cs"/>
          <w:rtl/>
        </w:rPr>
        <w:t xml:space="preserve">כ </w:t>
      </w:r>
      <w:r w:rsidR="00183BFF">
        <w:rPr>
          <w:rFonts w:hint="cs"/>
          <w:rtl/>
        </w:rPr>
        <w:t xml:space="preserve">שלנו </w:t>
      </w:r>
      <w:r w:rsidR="00183BFF" w:rsidRPr="006F178A">
        <w:rPr>
          <w:rFonts w:hint="cs"/>
          <w:rtl/>
        </w:rPr>
        <w:t xml:space="preserve">מאיסי </w:t>
      </w:r>
      <w:r>
        <w:rPr>
          <w:rStyle w:val="afffffc"/>
          <w:rFonts w:hint="cs"/>
          <w:rtl/>
        </w:rPr>
        <w:t>ו</w:t>
      </w:r>
      <w:r w:rsidR="00183BFF" w:rsidRPr="00F1402D">
        <w:rPr>
          <w:rStyle w:val="afffffc"/>
          <w:rFonts w:hint="cs"/>
          <w:rtl/>
        </w:rPr>
        <w:t>חזי לתרנגולין</w:t>
      </w:r>
      <w:r w:rsidR="00183BFF" w:rsidRPr="006F178A">
        <w:rPr>
          <w:rFonts w:hint="cs"/>
          <w:rtl/>
        </w:rPr>
        <w:t>.</w:t>
      </w:r>
    </w:p>
    <w:p w14:paraId="443BC289" w14:textId="77777777" w:rsidR="00445994" w:rsidRPr="00445994" w:rsidRDefault="00183BFF" w:rsidP="00445994">
      <w:pPr>
        <w:pStyle w:val="36"/>
        <w:framePr w:wrap="notBeside"/>
        <w:rPr>
          <w:rtl/>
        </w:rPr>
      </w:pPr>
      <w:r w:rsidRPr="00445994">
        <w:rPr>
          <w:rFonts w:hint="cs"/>
          <w:rtl/>
        </w:rPr>
        <w:t>וא</w:t>
      </w:r>
      <w:r w:rsidRPr="00445994">
        <w:rPr>
          <w:rtl/>
        </w:rPr>
        <w:t>"</w:t>
      </w:r>
      <w:r w:rsidRPr="00445994">
        <w:rPr>
          <w:rFonts w:hint="cs"/>
          <w:rtl/>
        </w:rPr>
        <w:t>א</w:t>
      </w:r>
    </w:p>
    <w:p w14:paraId="71598B57" w14:textId="5F335454" w:rsidR="00183BFF" w:rsidRDefault="00183BFF" w:rsidP="00500EF7">
      <w:pPr>
        <w:rPr>
          <w:rtl/>
        </w:rPr>
      </w:pPr>
      <w:r w:rsidRPr="006F178A">
        <w:rPr>
          <w:rFonts w:hint="cs"/>
          <w:rtl/>
        </w:rPr>
        <w:t xml:space="preserve">לטלטל אגב </w:t>
      </w:r>
      <w:r>
        <w:rPr>
          <w:rFonts w:hint="cs"/>
          <w:rtl/>
        </w:rPr>
        <w:t>כוס</w:t>
      </w:r>
      <w:r w:rsidR="00F1402D"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  <w:r w:rsidR="00F1402D">
        <w:rPr>
          <w:rFonts w:hint="cs"/>
          <w:rtl/>
        </w:rPr>
        <w:t xml:space="preserve">- </w:t>
      </w:r>
      <w:r w:rsidRPr="006F178A">
        <w:rPr>
          <w:rFonts w:hint="cs"/>
          <w:rtl/>
        </w:rPr>
        <w:t>דאיסוה</w:t>
      </w:r>
      <w:r w:rsidRPr="006F178A">
        <w:rPr>
          <w:rtl/>
        </w:rPr>
        <w:t>"</w:t>
      </w:r>
      <w:r w:rsidRPr="006F178A">
        <w:rPr>
          <w:rFonts w:hint="cs"/>
          <w:rtl/>
        </w:rPr>
        <w:t>נ הוא</w:t>
      </w:r>
      <w:r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</w:p>
    <w:p w14:paraId="134379D3" w14:textId="77777777" w:rsidR="00183BFF" w:rsidRPr="006F178A" w:rsidRDefault="00183BFF" w:rsidP="00500EF7">
      <w:pPr>
        <w:rPr>
          <w:rtl/>
        </w:rPr>
      </w:pPr>
      <w:r w:rsidRPr="006F178A">
        <w:rPr>
          <w:rFonts w:hint="cs"/>
          <w:rtl/>
        </w:rPr>
        <w:t xml:space="preserve">ומה שהותר </w:t>
      </w:r>
      <w:r w:rsidR="00FC2030">
        <w:rPr>
          <w:rFonts w:hint="cs"/>
          <w:rtl/>
        </w:rPr>
        <w:t>שברי עצים</w:t>
      </w:r>
      <w:r w:rsidRPr="006F178A">
        <w:rPr>
          <w:rFonts w:hint="cs"/>
          <w:rtl/>
        </w:rPr>
        <w:t xml:space="preserve"> אגב קטמיה </w:t>
      </w:r>
      <w:r w:rsidR="00FC2030">
        <w:rPr>
          <w:rFonts w:hint="cs"/>
          <w:rtl/>
        </w:rPr>
        <w:t xml:space="preserve">- </w:t>
      </w:r>
      <w:r w:rsidRPr="006F178A">
        <w:rPr>
          <w:rFonts w:hint="cs"/>
          <w:rtl/>
        </w:rPr>
        <w:t>דלאו איסוה</w:t>
      </w:r>
      <w:r w:rsidRPr="006F178A">
        <w:rPr>
          <w:rtl/>
        </w:rPr>
        <w:t>"</w:t>
      </w:r>
      <w:r w:rsidRPr="006F178A">
        <w:rPr>
          <w:rFonts w:hint="cs"/>
          <w:rtl/>
        </w:rPr>
        <w:t>נ.</w:t>
      </w:r>
    </w:p>
    <w:p w14:paraId="699CA1C2" w14:textId="77777777" w:rsidR="00445994" w:rsidRPr="00445994" w:rsidRDefault="00183BFF" w:rsidP="00445994">
      <w:pPr>
        <w:pStyle w:val="36"/>
        <w:framePr w:wrap="notBeside"/>
        <w:rPr>
          <w:rtl/>
        </w:rPr>
      </w:pPr>
      <w:r w:rsidRPr="00445994">
        <w:rPr>
          <w:rFonts w:hint="cs"/>
          <w:rtl/>
        </w:rPr>
        <w:t>וא</w:t>
      </w:r>
      <w:r w:rsidRPr="00445994">
        <w:rPr>
          <w:rtl/>
        </w:rPr>
        <w:t>"</w:t>
      </w:r>
      <w:r w:rsidRPr="00445994">
        <w:rPr>
          <w:rFonts w:hint="cs"/>
          <w:rtl/>
        </w:rPr>
        <w:t>א</w:t>
      </w:r>
    </w:p>
    <w:p w14:paraId="1EA558D0" w14:textId="6AD0F1D6" w:rsidR="00183BFF" w:rsidRPr="006F178A" w:rsidRDefault="00183BFF" w:rsidP="00445994">
      <w:pPr>
        <w:spacing w:after="60"/>
        <w:rPr>
          <w:rtl/>
        </w:rPr>
      </w:pPr>
      <w:r w:rsidRPr="006F178A">
        <w:rPr>
          <w:rFonts w:hint="cs"/>
          <w:rtl/>
        </w:rPr>
        <w:t>להחשיב כגרף של רעי</w:t>
      </w:r>
      <w:r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  <w:r w:rsidR="00445994">
        <w:rPr>
          <w:rFonts w:hint="cs"/>
          <w:rtl/>
        </w:rPr>
        <w:t>ש</w:t>
      </w:r>
      <w:r w:rsidRPr="006F178A">
        <w:rPr>
          <w:rFonts w:hint="cs"/>
          <w:rtl/>
        </w:rPr>
        <w:t>אין עושין כן לכתחילה.</w:t>
      </w:r>
    </w:p>
    <w:p w14:paraId="0E50A4AE" w14:textId="4C9F14ED" w:rsidR="00445994" w:rsidRPr="00445994" w:rsidRDefault="005D6960" w:rsidP="00445994">
      <w:pPr>
        <w:pStyle w:val="36"/>
        <w:framePr w:wrap="notBeside"/>
        <w:rPr>
          <w:rtl/>
        </w:rPr>
      </w:pPr>
      <w:r>
        <w:rPr>
          <w:rFonts w:ascii="BA חניכי הישיבות" w:hAnsi="BA חניכי הישיבות" w:cs="BA חניכי הישיבות"/>
          <w:rtl/>
        </w:rPr>
        <w:t>·</w:t>
      </w:r>
      <w:r>
        <w:rPr>
          <w:rFonts w:hint="cs"/>
          <w:rtl/>
        </w:rPr>
        <w:t xml:space="preserve"> </w:t>
      </w:r>
      <w:r w:rsidR="00183BFF" w:rsidRPr="00445994">
        <w:rPr>
          <w:rFonts w:hint="cs"/>
          <w:rtl/>
        </w:rPr>
        <w:t>רבא</w:t>
      </w:r>
      <w:r w:rsidR="00183BFF" w:rsidRPr="00445994">
        <w:rPr>
          <w:rtl/>
        </w:rPr>
        <w:t>:</w:t>
      </w:r>
    </w:p>
    <w:p w14:paraId="484CF024" w14:textId="62052D19" w:rsidR="00183BFF" w:rsidRPr="00445994" w:rsidRDefault="00183BFF" w:rsidP="00F744B3">
      <w:pPr>
        <w:rPr>
          <w:rtl/>
        </w:rPr>
      </w:pPr>
      <w:r w:rsidRPr="00445994">
        <w:rPr>
          <w:rtl/>
        </w:rPr>
        <w:t xml:space="preserve">מזמנין הנכרי בשבת, </w:t>
      </w:r>
      <w:r w:rsidRPr="00445994">
        <w:rPr>
          <w:rFonts w:hint="cs"/>
          <w:rtl/>
        </w:rPr>
        <w:t>ולא ביו</w:t>
      </w:r>
      <w:r w:rsidRPr="00445994">
        <w:rPr>
          <w:rtl/>
        </w:rPr>
        <w:t>"</w:t>
      </w:r>
      <w:r w:rsidRPr="00445994">
        <w:rPr>
          <w:rFonts w:hint="cs"/>
          <w:rtl/>
        </w:rPr>
        <w:t>ט</w:t>
      </w:r>
      <w:r w:rsidRPr="00445994">
        <w:rPr>
          <w:rtl/>
        </w:rPr>
        <w:t>, גזרה שמא ירבה בשבילו.</w:t>
      </w:r>
    </w:p>
    <w:p w14:paraId="507D5542" w14:textId="1711565B" w:rsidR="00445994" w:rsidRPr="00445994" w:rsidRDefault="009A7B28" w:rsidP="00445994">
      <w:pPr>
        <w:pStyle w:val="36"/>
        <w:framePr w:wrap="notBeside"/>
        <w:rPr>
          <w:rtl/>
        </w:rPr>
      </w:pPr>
      <w:r>
        <w:rPr>
          <w:rFonts w:ascii="BA חניכי הישיבות" w:hAnsi="BA חניכי הישיבות" w:cs="BA חניכי הישיבות"/>
          <w:rtl/>
        </w:rPr>
        <w:t>·</w:t>
      </w:r>
      <w:r>
        <w:rPr>
          <w:rFonts w:hint="cs"/>
          <w:rtl/>
        </w:rPr>
        <w:t xml:space="preserve"> </w:t>
      </w:r>
      <w:r w:rsidR="00183BFF" w:rsidRPr="00445994">
        <w:rPr>
          <w:rtl/>
        </w:rPr>
        <w:t>מרימר ו</w:t>
      </w:r>
      <w:r w:rsidR="00F744B3" w:rsidRPr="00445994">
        <w:rPr>
          <w:rFonts w:hint="cs"/>
          <w:rtl/>
        </w:rPr>
        <w:t>מ"ז</w:t>
      </w:r>
    </w:p>
    <w:p w14:paraId="4AA560FB" w14:textId="71FD4370" w:rsidR="00183BFF" w:rsidRDefault="00F744B3" w:rsidP="009A7B28">
      <w:pPr>
        <w:pStyle w:val="affffff0"/>
        <w:spacing w:after="0"/>
        <w:rPr>
          <w:rtl/>
        </w:rPr>
      </w:pPr>
      <w:r>
        <w:rPr>
          <w:rFonts w:hint="cs"/>
          <w:rtl/>
        </w:rPr>
        <w:t>ל</w:t>
      </w:r>
      <w:r w:rsidR="00183BFF" w:rsidRPr="00392931">
        <w:rPr>
          <w:rFonts w:hint="eastAsia"/>
          <w:rtl/>
        </w:rPr>
        <w:t>נכרי</w:t>
      </w:r>
      <w:r w:rsidR="00183BFF" w:rsidRPr="00392931">
        <w:rPr>
          <w:rtl/>
        </w:rPr>
        <w:t xml:space="preserve"> </w:t>
      </w:r>
      <w:r>
        <w:rPr>
          <w:rFonts w:hint="cs"/>
          <w:rtl/>
        </w:rPr>
        <w:t xml:space="preserve">שהזדמן </w:t>
      </w:r>
      <w:r w:rsidR="00183BFF" w:rsidRPr="00392931">
        <w:rPr>
          <w:rFonts w:hint="eastAsia"/>
          <w:rtl/>
        </w:rPr>
        <w:t>ביו</w:t>
      </w:r>
      <w:r w:rsidR="00183BFF" w:rsidRPr="00392931">
        <w:rPr>
          <w:rtl/>
        </w:rPr>
        <w:t>"</w:t>
      </w:r>
      <w:r w:rsidR="00183BFF" w:rsidRPr="00392931">
        <w:rPr>
          <w:rFonts w:hint="eastAsia"/>
          <w:rtl/>
        </w:rPr>
        <w:t>ט</w:t>
      </w:r>
      <w:r w:rsidR="00183BFF">
        <w:rPr>
          <w:rFonts w:hint="cs"/>
          <w:rtl/>
        </w:rPr>
        <w:t>,</w:t>
      </w:r>
      <w:r>
        <w:rPr>
          <w:rStyle w:val="afffff3"/>
          <w:rFonts w:hint="cs"/>
          <w:rtl/>
        </w:rPr>
        <w:t xml:space="preserve"> </w:t>
      </w:r>
      <w:r w:rsidR="00183BFF" w:rsidRPr="00454BF6">
        <w:rPr>
          <w:rFonts w:hint="eastAsia"/>
          <w:rtl/>
        </w:rPr>
        <w:t>אי</w:t>
      </w:r>
      <w:r w:rsidR="00183BFF" w:rsidRPr="00454BF6">
        <w:rPr>
          <w:rtl/>
        </w:rPr>
        <w:t xml:space="preserve"> </w:t>
      </w:r>
      <w:r w:rsidR="00183BFF" w:rsidRPr="00454BF6">
        <w:rPr>
          <w:rFonts w:hint="eastAsia"/>
          <w:rtl/>
        </w:rPr>
        <w:t>נח</w:t>
      </w:r>
      <w:r w:rsidR="00183BFF" w:rsidRPr="00454BF6">
        <w:rPr>
          <w:rtl/>
        </w:rPr>
        <w:t xml:space="preserve"> לך </w:t>
      </w:r>
      <w:r w:rsidR="00183BFF" w:rsidRPr="00454BF6">
        <w:rPr>
          <w:rFonts w:hint="eastAsia"/>
          <w:rtl/>
        </w:rPr>
        <w:t>בטרחתנו</w:t>
      </w:r>
      <w:r w:rsidR="00183BFF" w:rsidRPr="00454BF6">
        <w:rPr>
          <w:rtl/>
        </w:rPr>
        <w:t xml:space="preserve"> </w:t>
      </w:r>
      <w:r w:rsidR="00183BFF" w:rsidRPr="00454BF6">
        <w:rPr>
          <w:rFonts w:hint="eastAsia"/>
          <w:rtl/>
        </w:rPr>
        <w:t>מוטב</w:t>
      </w:r>
      <w:r w:rsidR="00FC2030">
        <w:rPr>
          <w:rFonts w:hint="cs"/>
          <w:rtl/>
        </w:rPr>
        <w:t>,</w:t>
      </w:r>
      <w:r w:rsidR="00183BFF" w:rsidRPr="00454BF6">
        <w:rPr>
          <w:rtl/>
        </w:rPr>
        <w:t xml:space="preserve"> </w:t>
      </w:r>
      <w:r w:rsidR="00FC2030">
        <w:rPr>
          <w:rFonts w:hint="cs"/>
          <w:rtl/>
        </w:rPr>
        <w:t xml:space="preserve">אבל </w:t>
      </w:r>
      <w:r w:rsidR="00183BFF" w:rsidRPr="00454BF6">
        <w:rPr>
          <w:rFonts w:hint="eastAsia"/>
          <w:rtl/>
        </w:rPr>
        <w:t>לא</w:t>
      </w:r>
      <w:r w:rsidR="00183BFF" w:rsidRPr="00454BF6">
        <w:rPr>
          <w:rtl/>
        </w:rPr>
        <w:t xml:space="preserve"> </w:t>
      </w:r>
      <w:r w:rsidR="00183BFF" w:rsidRPr="00454BF6">
        <w:rPr>
          <w:rFonts w:hint="eastAsia"/>
          <w:rtl/>
        </w:rPr>
        <w:t>נטרח</w:t>
      </w:r>
      <w:r w:rsidR="00183BFF" w:rsidRPr="00454BF6">
        <w:rPr>
          <w:rtl/>
        </w:rPr>
        <w:t xml:space="preserve"> </w:t>
      </w:r>
      <w:r w:rsidR="00183BFF" w:rsidRPr="00454BF6">
        <w:rPr>
          <w:rFonts w:hint="eastAsia"/>
          <w:rtl/>
        </w:rPr>
        <w:t>עבורך</w:t>
      </w:r>
      <w:r w:rsidR="00183BFF" w:rsidRPr="00454BF6">
        <w:rPr>
          <w:rtl/>
        </w:rPr>
        <w:t xml:space="preserve"> </w:t>
      </w:r>
      <w:r w:rsidR="00183BFF">
        <w:rPr>
          <w:rFonts w:hint="cs"/>
          <w:rtl/>
        </w:rPr>
        <w:t>יותר</w:t>
      </w:r>
      <w:r w:rsidR="00183BFF" w:rsidRPr="00454BF6">
        <w:rPr>
          <w:rtl/>
        </w:rPr>
        <w:t>.</w:t>
      </w:r>
    </w:p>
    <w:p w14:paraId="52A7904F" w14:textId="5DC4A96B" w:rsidR="009A7B28" w:rsidRPr="00454BF6" w:rsidRDefault="009A7B28" w:rsidP="00634FC4">
      <w:pPr>
        <w:pStyle w:val="afff0"/>
        <w:spacing w:after="60"/>
        <w:rPr>
          <w:rtl/>
        </w:rPr>
      </w:pPr>
      <w:r>
        <w:rPr>
          <w:rFonts w:hint="cs"/>
          <w:rtl/>
        </w:rPr>
        <w:t>****</w:t>
      </w:r>
    </w:p>
    <w:p>
      <w:pPr>
        <w:pStyle w:val="MishnaBatzad"/>
        <w:rPr>
          <w:ins w:id="20041" w:author="קלוד" w:date="2026-10-06T10:08:13Z"/>
        </w:rPr>
      </w:pPr>
      <w:ins w:id="20040" w:author="קלוד" w:date="2026-10-06T10:08:13Z">
        <w:r>
          <w:t xml:space="preserve">משנה ה</w:t>
        </w:r>
      </w:ins>
    </w:p>
    <w:p w14:paraId="45865719" w14:textId="77777777" w:rsidR="00183BFF" w:rsidRPr="001F19F5" w:rsidRDefault="00FC2030" w:rsidP="00183BFF">
      <w:pPr>
        <w:pStyle w:val="afff8"/>
        <w:spacing w:before="120"/>
        <w:rPr>
          <w:rStyle w:val="afffff1"/>
          <w:spacing w:val="-4"/>
          <w:rtl/>
        </w:rPr>
        <w:pPrChange w:id="90016" w:author="קלוד" w:date="2026-10-08T12:08:16Z">
          <w:pPr>
            <w:pStyle w:val="afff8"/>
          </w:pPr>
        </w:pPrChange>
      </w:pPr>
      <w:r>
        <w:rPr>
          <w:rStyle w:val="afffff1"/>
          <w:spacing w:val="-4"/>
          <w:rtl/>
        </w:rPr>
        <w:t xml:space="preserve">ב"ש</w:t>
      </w:r>
      <w:del w:id="41094" w:author="Claude" w:date="2026-10-07T09:24:44Z">
        <w:r>
          <w:rPr>
            <w:rStyle w:val="afffff1"/>
            <w:spacing w:val="-4"/>
            <w:rtl/>
          </w:rPr>
          <w:delText xml:space="preserve"> </w:delText>
        </w:r>
      </w:del>
      <w:r w:rsidR="00183BFF" w:rsidRPr="001F19F5">
        <w:rPr>
          <w:rStyle w:val="afffff1"/>
          <w:spacing w:val="-4"/>
          <w:rtl/>
        </w:rPr>
        <w:t>:</w:t>
      </w:r>
      <w:r w:rsidR="00183BFF" w:rsidRPr="001F19F5">
        <w:rPr>
          <w:spacing w:val="-4"/>
          <w:rtl/>
        </w:rPr>
        <w:t xml:space="preserve"> </w:t>
      </w:r>
      <w:r w:rsidR="00183BFF" w:rsidRPr="00FC2030">
        <w:rPr>
          <w:rtl/>
        </w:rPr>
        <w:t>לא יחם אדם חמין לרגליו אא"כ ראויין לשתיה</w:t>
      </w:r>
      <w:r w:rsidR="00183BFF" w:rsidRPr="001F19F5">
        <w:rPr>
          <w:spacing w:val="-4"/>
          <w:rtl/>
        </w:rPr>
        <w:t xml:space="preserve">, </w:t>
      </w:r>
    </w:p>
    <w:p w14:paraId="4DC832B9" w14:textId="7236A0EC" w:rsidR="00183BFF" w:rsidRPr="006F178A" w:rsidRDefault="00183BFF" w:rsidP="00634FC4">
      <w:pPr>
        <w:pStyle w:val="afff8"/>
        <w:spacing w:after="60" w:line="220" w:lineRule="exact"/>
        <w:rPr>
          <w:rtl/>
        </w:rPr>
      </w:pPr>
      <w:r w:rsidRPr="00C86E06">
        <w:rPr>
          <w:rStyle w:val="afffff1"/>
          <w:rtl/>
        </w:rPr>
        <w:t>וב"ה</w:t>
      </w:r>
      <w:r w:rsidR="00634FC4">
        <w:rPr>
          <w:rStyle w:val="afffff1"/>
          <w:rFonts w:hint="cs"/>
          <w:rtl/>
        </w:rPr>
        <w:t>:</w:t>
      </w:r>
      <w:r w:rsidRPr="0047132E">
        <w:rPr>
          <w:rtl/>
        </w:rPr>
        <w:t xml:space="preserve"> מתירין.</w:t>
      </w:r>
      <w:r w:rsidR="00F1402D">
        <w:rPr>
          <w:rFonts w:hint="cs"/>
          <w:rtl/>
        </w:rPr>
        <w:t xml:space="preserve"> ו</w:t>
      </w:r>
      <w:r w:rsidRPr="006F178A">
        <w:rPr>
          <w:rtl/>
        </w:rPr>
        <w:t>עושה אדם מדורה ומתחמם כנגדה.</w:t>
      </w:r>
    </w:p>
    <w:p w14:paraId="2B07EEEC" w14:textId="134BF0F4" w:rsidR="00845317" w:rsidRDefault="00183BFF" w:rsidP="00F7510E">
      <w:pPr>
        <w:pStyle w:val="affffff0"/>
        <w:rPr>
          <w:spacing w:val="-2"/>
          <w:rtl/>
        </w:rPr>
      </w:pPr>
      <w:r w:rsidRPr="0052371D">
        <w:rPr>
          <w:rStyle w:val="affff1"/>
          <w:rFonts w:hint="cs"/>
          <w:rtl/>
        </w:rPr>
        <w:t>מדורה</w:t>
      </w:r>
      <w:r w:rsidRPr="00F1402D">
        <w:rPr>
          <w:rFonts w:hint="cs"/>
          <w:spacing w:val="-2"/>
          <w:rtl/>
        </w:rPr>
        <w:t xml:space="preserve"> רק </w:t>
      </w:r>
      <w:r w:rsidRPr="00F1402D">
        <w:rPr>
          <w:rStyle w:val="afffff3"/>
          <w:rFonts w:hint="cs"/>
          <w:spacing w:val="-2"/>
          <w:rtl/>
        </w:rPr>
        <w:t>לב</w:t>
      </w:r>
      <w:r w:rsidRPr="00F1402D">
        <w:rPr>
          <w:rStyle w:val="afffff3"/>
          <w:spacing w:val="-2"/>
          <w:rtl/>
        </w:rPr>
        <w:t>"</w:t>
      </w:r>
      <w:r w:rsidRPr="00F1402D">
        <w:rPr>
          <w:rStyle w:val="afffff3"/>
          <w:rFonts w:hint="cs"/>
          <w:spacing w:val="-2"/>
          <w:rtl/>
        </w:rPr>
        <w:t xml:space="preserve">ה, </w:t>
      </w:r>
      <w:r w:rsidR="007325C7" w:rsidRPr="00F1402D">
        <w:rPr>
          <w:rStyle w:val="afffff3"/>
          <w:rFonts w:hint="cs"/>
          <w:spacing w:val="-2"/>
          <w:rtl/>
        </w:rPr>
        <w:t xml:space="preserve"> </w:t>
      </w:r>
      <w:r w:rsidRPr="00F1402D">
        <w:rPr>
          <w:rStyle w:val="afffff3"/>
          <w:rFonts w:hint="cs"/>
          <w:spacing w:val="-2"/>
          <w:rtl/>
        </w:rPr>
        <w:t>דלב</w:t>
      </w:r>
      <w:r w:rsidRPr="00F1402D">
        <w:rPr>
          <w:rStyle w:val="afffff3"/>
          <w:spacing w:val="-2"/>
          <w:rtl/>
        </w:rPr>
        <w:t>"</w:t>
      </w:r>
      <w:r w:rsidRPr="00F1402D">
        <w:rPr>
          <w:rStyle w:val="afffff3"/>
          <w:rFonts w:hint="cs"/>
          <w:spacing w:val="-2"/>
          <w:rtl/>
        </w:rPr>
        <w:t>ש</w:t>
      </w:r>
      <w:r w:rsidR="0052371D">
        <w:rPr>
          <w:rStyle w:val="afffff3"/>
          <w:rFonts w:hint="cs"/>
          <w:spacing w:val="-2"/>
          <w:rtl/>
        </w:rPr>
        <w:t>:</w:t>
      </w:r>
      <w:r w:rsidRPr="00F1402D">
        <w:rPr>
          <w:rFonts w:hint="cs"/>
          <w:spacing w:val="-2"/>
          <w:rtl/>
        </w:rPr>
        <w:t xml:space="preserve"> אסור ואין הבדל בין אבר אחד לכל גופו.</w:t>
      </w:r>
    </w:p>
    <w:p w14:paraId="101C6279" w14:textId="0412EAB9" w:rsidR="00F7510E" w:rsidRPr="00F7510E" w:rsidRDefault="00F7510E" w:rsidP="00F7510E">
      <w:pPr>
        <w:pStyle w:val="afff0"/>
        <w:rPr>
          <w:rFonts w:cs="FrankRuehl"/>
        </w:rPr>
      </w:pPr>
      <w:r>
        <w:rPr>
          <w:rFonts w:hint="cs"/>
          <w:rtl/>
        </w:rPr>
        <w:t>****</w:t>
      </w:r>
    </w:p>
    <w:p>
      <w:pPr>
        <w:pStyle w:val="MishnaBatzad"/>
        <w:rPr>
          <w:ins w:id="20043" w:author="קלוד" w:date="2026-10-06T10:08:13Z"/>
        </w:rPr>
      </w:pPr>
      <w:ins w:id="20042" w:author="קלוד" w:date="2026-10-06T10:08:13Z">
        <w:r>
          <w:t xml:space="preserve">משנה ו</w:t>
        </w:r>
      </w:ins>
    </w:p>
    <w:p w14:paraId="6A659BF7" w14:textId="77777777" w:rsidR="00183BFF" w:rsidRDefault="00183BFF" w:rsidP="00F1402D">
      <w:pPr>
        <w:pStyle w:val="afff8"/>
        <w:spacing w:before="120"/>
        <w:jc w:val="center"/>
        <w:rPr>
          <w:rtl/>
        </w:rPr>
        <w:pPrChange w:id="90017" w:author="קלוד" w:date="2026-10-08T12:08:16Z">
          <w:pPr>
            <w:pStyle w:val="afff8"/>
            <w:jc w:val="center"/>
          </w:pPr>
        </w:pPrChange>
      </w:pPr>
      <w:r w:rsidRPr="006F178A">
        <w:rPr>
          <w:rtl/>
        </w:rPr>
        <w:t>שלשה דברים</w:t>
      </w:r>
      <w:r w:rsidR="00F1402D">
        <w:rPr>
          <w:rFonts w:hint="cs"/>
          <w:rtl/>
        </w:rPr>
        <w:t xml:space="preserve"> החמיר</w:t>
      </w:r>
      <w:r w:rsidRPr="006F178A">
        <w:rPr>
          <w:rtl/>
        </w:rPr>
        <w:t xml:space="preserve"> </w:t>
      </w:r>
      <w:r w:rsidR="00F1402D">
        <w:rPr>
          <w:rStyle w:val="afffff1"/>
          <w:rFonts w:hint="cs"/>
          <w:rtl/>
        </w:rPr>
        <w:t>ר"ג כ</w:t>
      </w:r>
      <w:r w:rsidRPr="00FC2030">
        <w:rPr>
          <w:rStyle w:val="afffff1"/>
          <w:rtl/>
        </w:rPr>
        <w:t>ב"ש:</w:t>
      </w:r>
    </w:p>
    <w:p w14:paraId="571D3077" w14:textId="77777777" w:rsidR="00183BFF" w:rsidRDefault="00F1402D" w:rsidP="00F1402D">
      <w:pPr>
        <w:pStyle w:val="afff8"/>
        <w:rPr>
          <w:rtl/>
        </w:rPr>
      </w:pPr>
      <w:r>
        <w:rPr>
          <w:rFonts w:hint="cs"/>
          <w:rtl/>
        </w:rPr>
        <w:t xml:space="preserve"> </w:t>
      </w:r>
      <w:r>
        <w:rPr>
          <w:rFonts w:hint="cs"/>
          <w:rtl/>
        </w:rPr>
        <w:tab/>
      </w:r>
      <w:r w:rsidR="00183BFF" w:rsidRPr="006F178A">
        <w:rPr>
          <w:rtl/>
        </w:rPr>
        <w:t>אי</w:t>
      </w:r>
      <w:r w:rsidR="00FC2030">
        <w:rPr>
          <w:rtl/>
        </w:rPr>
        <w:t xml:space="preserve">ן טומנין חמין </w:t>
      </w:r>
      <w:r w:rsidR="00FC2030">
        <w:rPr>
          <w:rFonts w:hint="cs"/>
          <w:rtl/>
        </w:rPr>
        <w:t xml:space="preserve">מיו'ט לשבת. </w:t>
      </w:r>
    </w:p>
    <w:p w14:paraId="15D927FD" w14:textId="77777777" w:rsidR="00183BFF" w:rsidRDefault="00F1402D" w:rsidP="002B4F12">
      <w:pPr>
        <w:pStyle w:val="afff8"/>
        <w:rPr>
          <w:rtl/>
        </w:rPr>
      </w:pPr>
      <w:r>
        <w:rPr>
          <w:rFonts w:hint="cs"/>
          <w:rtl/>
        </w:rPr>
        <w:t xml:space="preserve"> </w:t>
      </w:r>
      <w:r>
        <w:rPr>
          <w:rFonts w:hint="cs"/>
          <w:rtl/>
        </w:rPr>
        <w:tab/>
      </w:r>
      <w:r w:rsidR="00183BFF" w:rsidRPr="006F178A">
        <w:rPr>
          <w:rtl/>
        </w:rPr>
        <w:t xml:space="preserve">ואין זוקפין מנורה ביו"ט, </w:t>
      </w:r>
    </w:p>
    <w:p w14:paraId="46DFD7D2" w14:textId="77777777" w:rsidR="00183BFF" w:rsidRDefault="00F1402D" w:rsidP="00183BFF">
      <w:pPr>
        <w:pStyle w:val="afff8"/>
        <w:rPr>
          <w:rtl/>
        </w:rPr>
      </w:pPr>
      <w:r>
        <w:rPr>
          <w:rFonts w:hint="cs"/>
          <w:rtl/>
        </w:rPr>
        <w:t xml:space="preserve"> </w:t>
      </w:r>
      <w:r>
        <w:rPr>
          <w:rFonts w:hint="cs"/>
          <w:rtl/>
        </w:rPr>
        <w:tab/>
      </w:r>
      <w:r w:rsidR="00183BFF" w:rsidRPr="006F178A">
        <w:rPr>
          <w:rtl/>
        </w:rPr>
        <w:t>ואין אופין פתין גריצין</w:t>
      </w:r>
      <w:r w:rsidR="00183BFF">
        <w:rPr>
          <w:rFonts w:hint="cs"/>
          <w:rtl/>
        </w:rPr>
        <w:t>,</w:t>
      </w:r>
      <w:r w:rsidR="00183BFF" w:rsidRPr="006F178A">
        <w:rPr>
          <w:rtl/>
        </w:rPr>
        <w:t xml:space="preserve"> אלא רקיקין.</w:t>
      </w:r>
    </w:p>
    <w:p w14:paraId="14677500" w14:textId="77777777" w:rsidR="00183BFF" w:rsidRPr="006F178A" w:rsidRDefault="00183BFF" w:rsidP="002B4F12">
      <w:pPr>
        <w:pStyle w:val="afff8"/>
        <w:rPr>
          <w:rtl/>
        </w:rPr>
      </w:pPr>
      <w:r w:rsidRPr="00C86E06">
        <w:rPr>
          <w:rStyle w:val="afffff1"/>
          <w:rtl/>
        </w:rPr>
        <w:t>ר"</w:t>
      </w:r>
      <w:r w:rsidRPr="00C86E06">
        <w:rPr>
          <w:rStyle w:val="afffff1"/>
          <w:rFonts w:hint="cs"/>
          <w:rtl/>
        </w:rPr>
        <w:t>ג</w:t>
      </w:r>
      <w:r w:rsidRPr="00C86E06">
        <w:rPr>
          <w:rStyle w:val="afffff1"/>
          <w:rtl/>
        </w:rPr>
        <w:t>:</w:t>
      </w:r>
      <w:r w:rsidRPr="0047132E">
        <w:rPr>
          <w:rtl/>
        </w:rPr>
        <w:t xml:space="preserve"> </w:t>
      </w:r>
      <w:r w:rsidRPr="002B4F12">
        <w:rPr>
          <w:rStyle w:val="TanaimMishna"/>
          <w:rtl/>
          <w:rPrChange w:id="20003" w:author="קלוד" w:date="2026-10-06T10:08:13Z">
            <w:rPr>
              <w:rStyle w:val="afffff3"/>
              <w:rtl/>
            </w:rPr>
          </w:rPrChange>
        </w:rPr>
        <w:t xml:space="preserve">מימיהן של בית אבא </w:t>
      </w:r>
      <w:r w:rsidRPr="006F178A">
        <w:rPr>
          <w:rtl/>
        </w:rPr>
        <w:t xml:space="preserve">לא </w:t>
      </w:r>
      <w:r w:rsidR="002B4F12">
        <w:rPr>
          <w:rFonts w:hint="cs"/>
          <w:rtl/>
        </w:rPr>
        <w:t xml:space="preserve">אפו </w:t>
      </w:r>
      <w:r w:rsidRPr="006F178A">
        <w:rPr>
          <w:rtl/>
        </w:rPr>
        <w:t>פתין גריצין אלא רקיקין.</w:t>
      </w:r>
    </w:p>
    <w:p w14:paraId="60002F14" w14:textId="77777777" w:rsidR="00F1402D" w:rsidRPr="008E5476" w:rsidRDefault="00183BFF" w:rsidP="00F1402D">
      <w:pPr>
        <w:pStyle w:val="afff8"/>
        <w:rPr>
          <w:spacing w:val="2"/>
          <w:rtl/>
        </w:rPr>
      </w:pPr>
      <w:r w:rsidRPr="008E5476">
        <w:rPr>
          <w:rStyle w:val="afffff1"/>
          <w:rFonts w:hint="cs"/>
          <w:spacing w:val="2"/>
          <w:rtl/>
        </w:rPr>
        <w:t>א</w:t>
      </w:r>
      <w:r w:rsidRPr="008E5476">
        <w:rPr>
          <w:rStyle w:val="afffff1"/>
          <w:spacing w:val="2"/>
          <w:rtl/>
        </w:rPr>
        <w:t>"</w:t>
      </w:r>
      <w:r w:rsidRPr="008E5476">
        <w:rPr>
          <w:rStyle w:val="afffff1"/>
          <w:rFonts w:hint="cs"/>
          <w:spacing w:val="2"/>
          <w:rtl/>
        </w:rPr>
        <w:t>ל:</w:t>
      </w:r>
      <w:r w:rsidRPr="008E5476">
        <w:rPr>
          <w:spacing w:val="2"/>
          <w:rtl/>
        </w:rPr>
        <w:t xml:space="preserve"> מה נעשה לבית אביך, ש</w:t>
      </w:r>
      <w:r w:rsidR="00F1402D" w:rsidRPr="008E5476">
        <w:rPr>
          <w:rFonts w:hint="cs"/>
          <w:spacing w:val="2"/>
          <w:rtl/>
        </w:rPr>
        <w:t>החמיר</w:t>
      </w:r>
      <w:r w:rsidR="008E5476" w:rsidRPr="008E5476">
        <w:rPr>
          <w:rFonts w:hint="cs"/>
          <w:spacing w:val="2"/>
          <w:rtl/>
        </w:rPr>
        <w:t>ו</w:t>
      </w:r>
      <w:r w:rsidRPr="008E5476">
        <w:rPr>
          <w:spacing w:val="2"/>
          <w:rtl/>
        </w:rPr>
        <w:t xml:space="preserve"> על עצמן </w:t>
      </w:r>
      <w:r w:rsidR="00F1402D" w:rsidRPr="008E5476">
        <w:rPr>
          <w:rFonts w:hint="cs"/>
          <w:spacing w:val="2"/>
          <w:rtl/>
        </w:rPr>
        <w:t>והקלו</w:t>
      </w:r>
      <w:r w:rsidRPr="008E5476">
        <w:rPr>
          <w:spacing w:val="2"/>
          <w:rtl/>
        </w:rPr>
        <w:t xml:space="preserve"> לכל ישראל </w:t>
      </w:r>
    </w:p>
    <w:p w14:paraId="021B074F" w14:textId="77777777" w:rsidR="00183BFF" w:rsidRPr="006F178A" w:rsidRDefault="00F1402D" w:rsidP="008F62E5">
      <w:pPr>
        <w:pStyle w:val="afff8"/>
        <w:spacing w:after="60" w:line="220" w:lineRule="exact"/>
        <w:rPr>
          <w:rtl/>
        </w:rPr>
      </w:pPr>
      <w:r>
        <w:rPr>
          <w:rFonts w:hint="cs"/>
          <w:rtl/>
        </w:rPr>
        <w:t xml:space="preserve"> </w:t>
      </w:r>
      <w:r>
        <w:rPr>
          <w:rFonts w:hint="cs"/>
          <w:rtl/>
        </w:rPr>
        <w:tab/>
        <w:t xml:space="preserve">לאפות </w:t>
      </w:r>
      <w:r w:rsidR="00183BFF" w:rsidRPr="00080C99">
        <w:rPr>
          <w:rtl/>
        </w:rPr>
        <w:t>פתין גריצין וחררין</w:t>
      </w:r>
      <w:r w:rsidR="00183BFF" w:rsidRPr="001F19F5">
        <w:rPr>
          <w:spacing w:val="-2"/>
          <w:rtl/>
        </w:rPr>
        <w:t>.</w:t>
      </w:r>
      <w:r w:rsidR="007325C7" w:rsidRPr="007325C7">
        <w:rPr>
          <w:rFonts w:ascii="MS Mincho" w:hAnsi="MS Mincho" w:hint="cs"/>
          <w:rtl/>
        </w:rPr>
        <w:t xml:space="preserve"> </w:t>
      </w:r>
    </w:p>
    <w:p w14:paraId="61F40A89" w14:textId="77777777" w:rsidR="00183BFF" w:rsidRPr="006F178A" w:rsidRDefault="00183BFF" w:rsidP="00183BFF">
      <w:pPr>
        <w:pStyle w:val="afff2"/>
        <w:framePr w:wrap="around"/>
        <w:rPr>
          <w:rtl/>
        </w:rPr>
      </w:pPr>
      <w:r w:rsidRPr="006F178A">
        <w:rPr>
          <w:rFonts w:hint="cs"/>
          <w:rtl/>
        </w:rPr>
        <w:t>כב.</w:t>
      </w:r>
    </w:p>
    <w:p w14:paraId="73876F90" w14:textId="28A6E9D3" w:rsidR="00502B59" w:rsidRPr="00502B59" w:rsidRDefault="00047E2C" w:rsidP="00502B59">
      <w:pPr>
        <w:pStyle w:val="36"/>
        <w:framePr w:wrap="notBeside"/>
        <w:rPr>
          <w:rtl/>
        </w:rPr>
      </w:pPr>
      <w:r w:rsidRPr="00AD180B">
        <w:rPr>
          <w:rFonts w:hint="cs"/>
          <w:sz w:val="16"/>
          <w:szCs w:val="16"/>
          <w:rtl/>
        </w:rPr>
        <w:t>א</w:t>
      </w:r>
      <w:r w:rsidR="000E7358" w:rsidRPr="00AD180B">
        <w:rPr>
          <w:rFonts w:hint="cs"/>
          <w:sz w:val="16"/>
          <w:szCs w:val="16"/>
          <w:rtl/>
        </w:rPr>
        <w:t>)</w:t>
      </w:r>
      <w:r w:rsidRPr="00502B59">
        <w:rPr>
          <w:rFonts w:hint="cs"/>
          <w:rtl/>
        </w:rPr>
        <w:t xml:space="preserve"> </w:t>
      </w:r>
      <w:r w:rsidR="000E7358">
        <w:rPr>
          <w:rtl/>
        </w:rPr>
        <w:tab/>
      </w:r>
      <w:r w:rsidR="000E7358">
        <w:rPr>
          <w:rtl/>
        </w:rPr>
        <w:tab/>
      </w:r>
      <w:r w:rsidR="000E7358">
        <w:rPr>
          <w:rtl/>
        </w:rPr>
        <w:tab/>
      </w:r>
      <w:r w:rsidR="00183BFF" w:rsidRPr="00502B59">
        <w:rPr>
          <w:rFonts w:hint="cs"/>
          <w:rtl/>
        </w:rPr>
        <w:t>ר</w:t>
      </w:r>
      <w:r w:rsidR="00183BFF" w:rsidRPr="00502B59">
        <w:rPr>
          <w:rtl/>
        </w:rPr>
        <w:t>"</w:t>
      </w:r>
      <w:r w:rsidR="00183BFF" w:rsidRPr="00502B59">
        <w:rPr>
          <w:rFonts w:hint="cs"/>
          <w:rtl/>
        </w:rPr>
        <w:t>ה:</w:t>
      </w:r>
    </w:p>
    <w:p w14:paraId="6A450362" w14:textId="0DDA3477" w:rsidR="00183BFF" w:rsidRPr="00047E2C" w:rsidRDefault="00183BFF" w:rsidP="00FC2030">
      <w:pPr>
        <w:rPr>
          <w:spacing w:val="-2"/>
          <w:rtl/>
        </w:rPr>
      </w:pPr>
      <w:r w:rsidRPr="00047E2C">
        <w:rPr>
          <w:rFonts w:ascii="Fb Fontext" w:hAnsi="Fb Fontext" w:hint="cs"/>
          <w:spacing w:val="-2"/>
          <w:rtl/>
        </w:rPr>
        <w:t>ב</w:t>
      </w:r>
      <w:r w:rsidRPr="00047E2C">
        <w:rPr>
          <w:rFonts w:ascii="Fb Fontext" w:hAnsi="Fb Fontext"/>
          <w:spacing w:val="-2"/>
          <w:rtl/>
        </w:rPr>
        <w:t xml:space="preserve">לא הניח עירובי תבשילין, </w:t>
      </w:r>
      <w:r w:rsidR="00FC2030" w:rsidRPr="00047E2C">
        <w:rPr>
          <w:rStyle w:val="afffff3"/>
          <w:rFonts w:hint="cs"/>
          <w:spacing w:val="-2"/>
          <w:rtl/>
        </w:rPr>
        <w:t>ול</w:t>
      </w:r>
      <w:r w:rsidRPr="00047E2C">
        <w:rPr>
          <w:rStyle w:val="afffff3"/>
          <w:rFonts w:hint="cs"/>
          <w:spacing w:val="-2"/>
          <w:rtl/>
        </w:rPr>
        <w:t>ב</w:t>
      </w:r>
      <w:r w:rsidRPr="00047E2C">
        <w:rPr>
          <w:rStyle w:val="afffff3"/>
          <w:spacing w:val="-2"/>
          <w:rtl/>
        </w:rPr>
        <w:t>"</w:t>
      </w:r>
      <w:r w:rsidRPr="00047E2C">
        <w:rPr>
          <w:rStyle w:val="afffff3"/>
          <w:rFonts w:hint="cs"/>
          <w:spacing w:val="-2"/>
          <w:rtl/>
        </w:rPr>
        <w:t xml:space="preserve">ה: </w:t>
      </w:r>
      <w:r w:rsidRPr="00047E2C">
        <w:rPr>
          <w:rFonts w:ascii="Fb Fontext" w:hAnsi="Fb Fontext" w:hint="cs"/>
          <w:spacing w:val="-2"/>
          <w:rtl/>
        </w:rPr>
        <w:t>דהתירו כדי חייו.</w:t>
      </w:r>
    </w:p>
    <w:p w14:paraId="54B4609B" w14:textId="77777777" w:rsidR="00D367AE" w:rsidRPr="00D367AE" w:rsidRDefault="00FC2030" w:rsidP="00D367AE">
      <w:pPr>
        <w:pStyle w:val="36"/>
        <w:framePr w:wrap="notBeside"/>
        <w:rPr>
          <w:rtl/>
        </w:rPr>
      </w:pPr>
      <w:r w:rsidRPr="00D367AE">
        <w:rPr>
          <w:rFonts w:hint="cs"/>
          <w:rtl/>
        </w:rPr>
        <w:t>ולטעמו</w:t>
      </w:r>
      <w:r w:rsidR="00183BFF" w:rsidRPr="00D367AE">
        <w:rPr>
          <w:rFonts w:hint="cs"/>
          <w:rtl/>
        </w:rPr>
        <w:t xml:space="preserve"> </w:t>
      </w:r>
    </w:p>
    <w:p w14:paraId="126CA550" w14:textId="77777777" w:rsidR="00D367AE" w:rsidRPr="00D367AE" w:rsidRDefault="00183BFF" w:rsidP="00D367AE">
      <w:pPr>
        <w:rPr>
          <w:spacing w:val="-4"/>
          <w:rtl/>
        </w:rPr>
      </w:pPr>
      <w:r w:rsidRPr="00D367AE">
        <w:rPr>
          <w:spacing w:val="-4"/>
          <w:rtl/>
        </w:rPr>
        <w:t>מי שלא הניח</w:t>
      </w:r>
      <w:r w:rsidR="00FC2030" w:rsidRPr="00D367AE">
        <w:rPr>
          <w:rFonts w:hint="cs"/>
          <w:spacing w:val="-4"/>
          <w:rtl/>
        </w:rPr>
        <w:t>,</w:t>
      </w:r>
      <w:r w:rsidRPr="00D367AE">
        <w:rPr>
          <w:spacing w:val="-4"/>
          <w:rtl/>
        </w:rPr>
        <w:t xml:space="preserve"> אופין לו פת אחת, קדרה אחת, ומדליקין לו את הנר.</w:t>
      </w:r>
      <w:r w:rsidRPr="00D367AE">
        <w:rPr>
          <w:rFonts w:hint="cs"/>
          <w:spacing w:val="-4"/>
          <w:rtl/>
        </w:rPr>
        <w:t xml:space="preserve"> </w:t>
      </w:r>
    </w:p>
    <w:p w14:paraId="3A73925C" w14:textId="43F65F4E" w:rsidR="00D367AE" w:rsidRPr="00D367AE" w:rsidRDefault="006D6133" w:rsidP="00D367AE">
      <w:pPr>
        <w:pStyle w:val="36"/>
        <w:framePr w:wrap="notBeside"/>
        <w:rPr>
          <w:rtl/>
        </w:rPr>
      </w:pPr>
      <w:r>
        <w:rPr>
          <w:rFonts w:hint="cs"/>
          <w:rtl/>
        </w:rPr>
        <w:t>מ</w:t>
      </w:r>
      <w:r w:rsidR="00183BFF" w:rsidRPr="00D367AE">
        <w:rPr>
          <w:rtl/>
        </w:rPr>
        <w:t>ר</w:t>
      </w:r>
      <w:r w:rsidR="00183BFF" w:rsidRPr="00D367AE">
        <w:rPr>
          <w:rFonts w:hint="cs"/>
          <w:rtl/>
        </w:rPr>
        <w:t>י</w:t>
      </w:r>
      <w:r w:rsidR="00183BFF" w:rsidRPr="00D367AE">
        <w:rPr>
          <w:rtl/>
        </w:rPr>
        <w:t>"</w:t>
      </w:r>
      <w:r w:rsidR="00183BFF" w:rsidRPr="00D367AE">
        <w:rPr>
          <w:rFonts w:hint="cs"/>
          <w:rtl/>
        </w:rPr>
        <w:t>צ</w:t>
      </w:r>
      <w:r w:rsidR="00183BFF" w:rsidRPr="00D367AE">
        <w:rPr>
          <w:rtl/>
        </w:rPr>
        <w:t>:</w:t>
      </w:r>
    </w:p>
    <w:p w14:paraId="749FC0BB" w14:textId="7EA2ABC6" w:rsidR="00183BFF" w:rsidRPr="00FC2030" w:rsidRDefault="00183BFF" w:rsidP="000E7358">
      <w:pPr>
        <w:spacing w:after="60"/>
        <w:rPr>
          <w:rFonts w:cs="Guttman Vilna"/>
          <w:b/>
          <w:bCs/>
          <w:rtl/>
        </w:rPr>
      </w:pPr>
      <w:r w:rsidRPr="00FC2030">
        <w:rPr>
          <w:rtl/>
        </w:rPr>
        <w:t>אף צולין לו דג קטן.</w:t>
      </w:r>
      <w:r w:rsidRPr="00FC2030">
        <w:rPr>
          <w:rFonts w:hint="cs"/>
          <w:rtl/>
        </w:rPr>
        <w:t xml:space="preserve"> </w:t>
      </w:r>
      <w:r w:rsidRPr="00EE6043">
        <w:rPr>
          <w:rFonts w:cs="PFT_Frank" w:hint="cs"/>
          <w:b/>
          <w:bCs/>
          <w:szCs w:val="14"/>
          <w:rtl/>
        </w:rPr>
        <w:t>ותנ</w:t>
      </w:r>
      <w:r w:rsidRPr="00EE6043">
        <w:rPr>
          <w:rFonts w:cs="PFT_Frank"/>
          <w:b/>
          <w:bCs/>
          <w:szCs w:val="14"/>
          <w:rtl/>
        </w:rPr>
        <w:t>"</w:t>
      </w:r>
      <w:r w:rsidRPr="00EE6043">
        <w:rPr>
          <w:rFonts w:cs="PFT_Frank" w:hint="cs"/>
          <w:b/>
          <w:bCs/>
          <w:szCs w:val="14"/>
          <w:rtl/>
        </w:rPr>
        <w:t>ה</w:t>
      </w:r>
      <w:r w:rsidRPr="00FC2030">
        <w:rPr>
          <w:rFonts w:hint="cs"/>
          <w:rtl/>
        </w:rPr>
        <w:t>.</w:t>
      </w:r>
    </w:p>
    <w:p w14:paraId="22269FCD" w14:textId="6AB0A5CC" w:rsidR="00D367AE" w:rsidRPr="00D367AE" w:rsidRDefault="00047E2C" w:rsidP="00D367AE">
      <w:pPr>
        <w:pStyle w:val="36"/>
        <w:framePr w:wrap="notBeside"/>
        <w:rPr>
          <w:rtl/>
        </w:rPr>
      </w:pPr>
      <w:r w:rsidRPr="00AD180B">
        <w:rPr>
          <w:rFonts w:hint="cs"/>
          <w:sz w:val="16"/>
          <w:szCs w:val="16"/>
          <w:rtl/>
        </w:rPr>
        <w:t>ב</w:t>
      </w:r>
      <w:r w:rsidR="000E7358" w:rsidRPr="00AD180B">
        <w:rPr>
          <w:rFonts w:hint="cs"/>
          <w:sz w:val="16"/>
          <w:szCs w:val="16"/>
          <w:rtl/>
        </w:rPr>
        <w:t>)</w:t>
      </w:r>
      <w:r w:rsidRPr="00D367AE">
        <w:rPr>
          <w:rFonts w:hint="cs"/>
          <w:rtl/>
        </w:rPr>
        <w:t xml:space="preserve"> </w:t>
      </w:r>
      <w:r w:rsidR="000E7358">
        <w:rPr>
          <w:rtl/>
        </w:rPr>
        <w:tab/>
      </w:r>
      <w:r w:rsidR="000E7358">
        <w:rPr>
          <w:rtl/>
        </w:rPr>
        <w:tab/>
      </w:r>
      <w:r w:rsidR="000E7358">
        <w:rPr>
          <w:rFonts w:hint="cs"/>
          <w:rtl/>
        </w:rPr>
        <w:t xml:space="preserve">     </w:t>
      </w:r>
      <w:r w:rsidR="00183BFF" w:rsidRPr="00D367AE">
        <w:rPr>
          <w:rtl/>
        </w:rPr>
        <w:t>רבא:</w:t>
      </w:r>
    </w:p>
    <w:p w14:paraId="2FB1C8FC" w14:textId="6436241A" w:rsidR="00183BFF" w:rsidRPr="00B874A5" w:rsidRDefault="00047E2C" w:rsidP="00812339">
      <w:pPr>
        <w:rPr>
          <w:rtl/>
        </w:rPr>
      </w:pPr>
      <w:r>
        <w:rPr>
          <w:rFonts w:hint="cs"/>
          <w:rtl/>
        </w:rPr>
        <w:t>ב</w:t>
      </w:r>
      <w:r w:rsidR="00183BFF" w:rsidRPr="00B874A5">
        <w:rPr>
          <w:rtl/>
        </w:rPr>
        <w:t>הניח, ושאני הטמנה דמוכח ד</w:t>
      </w:r>
      <w:r w:rsidR="00183BFF" w:rsidRPr="00B874A5">
        <w:rPr>
          <w:rFonts w:hint="cs"/>
          <w:rtl/>
        </w:rPr>
        <w:t xml:space="preserve">על דעת שבת עשה </w:t>
      </w:r>
    </w:p>
    <w:p w14:paraId="6197073F" w14:textId="77777777" w:rsidR="006D6133" w:rsidRPr="006D6133" w:rsidRDefault="00183BFF" w:rsidP="006D6133">
      <w:pPr>
        <w:pStyle w:val="36"/>
        <w:framePr w:wrap="notBeside"/>
        <w:rPr>
          <w:rtl/>
        </w:rPr>
      </w:pPr>
      <w:r w:rsidRPr="006D6133">
        <w:rPr>
          <w:rFonts w:hint="cs"/>
          <w:rtl/>
        </w:rPr>
        <w:t>ואביי הקשה</w:t>
      </w:r>
      <w:r w:rsidR="009A6510" w:rsidRPr="006D6133">
        <w:rPr>
          <w:rFonts w:hint="cs"/>
          <w:rtl/>
        </w:rPr>
        <w:t>:</w:t>
      </w:r>
    </w:p>
    <w:p w14:paraId="5278398C" w14:textId="37E28F1C" w:rsidR="00183BFF" w:rsidRPr="006F178A" w:rsidRDefault="00183BFF" w:rsidP="00812339">
      <w:pPr>
        <w:spacing w:after="60"/>
        <w:rPr>
          <w:rtl/>
        </w:rPr>
      </w:pPr>
      <w:r w:rsidRPr="00A238C2">
        <w:rPr>
          <w:rStyle w:val="afffff3"/>
          <w:rFonts w:hint="cs"/>
          <w:rtl/>
        </w:rPr>
        <w:lastRenderedPageBreak/>
        <w:t>מחנניה</w:t>
      </w:r>
      <w:r w:rsidRPr="006F178A">
        <w:rPr>
          <w:rFonts w:hint="cs"/>
          <w:rtl/>
        </w:rPr>
        <w:t xml:space="preserve"> </w:t>
      </w:r>
      <w:r w:rsidRPr="005F161B">
        <w:rPr>
          <w:rStyle w:val="afffff3"/>
          <w:rFonts w:hint="cs"/>
          <w:rtl/>
        </w:rPr>
        <w:t>דלב</w:t>
      </w:r>
      <w:r w:rsidRPr="005F161B">
        <w:rPr>
          <w:rStyle w:val="afffff3"/>
          <w:rtl/>
        </w:rPr>
        <w:t>"</w:t>
      </w:r>
      <w:r w:rsidRPr="005F161B">
        <w:rPr>
          <w:rStyle w:val="afffff3"/>
          <w:rFonts w:hint="cs"/>
          <w:rtl/>
        </w:rPr>
        <w:t>ש</w:t>
      </w:r>
      <w:r w:rsidRPr="006F178A">
        <w:rPr>
          <w:rFonts w:hint="cs"/>
          <w:rtl/>
        </w:rPr>
        <w:t>:</w:t>
      </w:r>
      <w:r w:rsidRPr="006F178A">
        <w:rPr>
          <w:rtl/>
        </w:rPr>
        <w:t xml:space="preserve"> אין אופין </w:t>
      </w:r>
      <w:r w:rsidR="009A6510">
        <w:rPr>
          <w:rFonts w:hint="cs"/>
          <w:rtl/>
        </w:rPr>
        <w:t xml:space="preserve">ומבשלין וטומנין, </w:t>
      </w:r>
      <w:r w:rsidRPr="006F178A">
        <w:rPr>
          <w:rtl/>
        </w:rPr>
        <w:t>אא"כ ערב בפת</w:t>
      </w:r>
      <w:r w:rsidR="009A6510">
        <w:rPr>
          <w:rFonts w:hint="cs"/>
          <w:rtl/>
        </w:rPr>
        <w:t xml:space="preserve"> או בתבשיל או שנטמנו מעיו"ט,</w:t>
      </w:r>
      <w:r w:rsidR="00343A15">
        <w:rPr>
          <w:rFonts w:hint="cs"/>
          <w:rtl/>
        </w:rPr>
        <w:t xml:space="preserve"> </w:t>
      </w:r>
      <w:r w:rsidRPr="006F178A">
        <w:rPr>
          <w:rFonts w:hint="cs"/>
          <w:rtl/>
        </w:rPr>
        <w:t xml:space="preserve">ומשמע דבהניח </w:t>
      </w:r>
      <w:r w:rsidR="00343A15">
        <w:rPr>
          <w:rFonts w:hint="cs"/>
          <w:rtl/>
        </w:rPr>
        <w:t>עושה</w:t>
      </w:r>
      <w:r w:rsidR="009A6510">
        <w:rPr>
          <w:rFonts w:hint="cs"/>
          <w:rtl/>
        </w:rPr>
        <w:t xml:space="preserve"> </w:t>
      </w:r>
      <w:r w:rsidR="00047E2C">
        <w:rPr>
          <w:rFonts w:hint="cs"/>
          <w:rtl/>
        </w:rPr>
        <w:t xml:space="preserve">אפי' </w:t>
      </w:r>
      <w:r w:rsidR="00343A15">
        <w:rPr>
          <w:rFonts w:hint="cs"/>
          <w:rtl/>
        </w:rPr>
        <w:t>ש</w:t>
      </w:r>
      <w:r w:rsidR="00047E2C">
        <w:rPr>
          <w:rFonts w:hint="cs"/>
          <w:rtl/>
        </w:rPr>
        <w:t>מוכח דלשם שבת עשה</w:t>
      </w:r>
      <w:r w:rsidRPr="006F178A">
        <w:rPr>
          <w:rFonts w:hint="cs"/>
          <w:rtl/>
        </w:rPr>
        <w:t>.</w:t>
      </w:r>
    </w:p>
    <w:p w14:paraId="04C4CE0C" w14:textId="4BC94653" w:rsidR="000E7358" w:rsidRPr="000E7358" w:rsidRDefault="00047E2C" w:rsidP="000E7358">
      <w:pPr>
        <w:pStyle w:val="36"/>
        <w:framePr w:wrap="notBeside"/>
        <w:rPr>
          <w:rtl/>
        </w:rPr>
      </w:pPr>
      <w:r w:rsidRPr="00AD180B">
        <w:rPr>
          <w:rFonts w:hint="cs"/>
          <w:sz w:val="16"/>
          <w:szCs w:val="16"/>
          <w:rtl/>
        </w:rPr>
        <w:t>ג</w:t>
      </w:r>
      <w:r w:rsidR="00812339" w:rsidRPr="00AD180B">
        <w:rPr>
          <w:rFonts w:hint="cs"/>
          <w:sz w:val="16"/>
          <w:szCs w:val="16"/>
          <w:rtl/>
        </w:rPr>
        <w:t>)</w:t>
      </w:r>
      <w:r w:rsidRPr="000E7358">
        <w:rPr>
          <w:rFonts w:hint="cs"/>
          <w:rtl/>
        </w:rPr>
        <w:t xml:space="preserve"> </w:t>
      </w:r>
      <w:r w:rsidR="00812339">
        <w:rPr>
          <w:rtl/>
        </w:rPr>
        <w:tab/>
      </w:r>
      <w:r w:rsidR="00812339">
        <w:rPr>
          <w:rtl/>
        </w:rPr>
        <w:tab/>
      </w:r>
      <w:r w:rsidR="00812339">
        <w:rPr>
          <w:rFonts w:hint="cs"/>
          <w:rtl/>
        </w:rPr>
        <w:t xml:space="preserve">     </w:t>
      </w:r>
      <w:r w:rsidR="00183BFF" w:rsidRPr="000E7358">
        <w:rPr>
          <w:rtl/>
        </w:rPr>
        <w:t>אביי:</w:t>
      </w:r>
    </w:p>
    <w:p w14:paraId="69448D11" w14:textId="16B6363B" w:rsidR="00183BFF" w:rsidRPr="00EE6043" w:rsidRDefault="00183BFF" w:rsidP="009A6510">
      <w:pPr>
        <w:rPr>
          <w:rFonts w:cs="PFT_Frank"/>
          <w:b/>
          <w:bCs/>
          <w:szCs w:val="14"/>
          <w:rtl/>
        </w:rPr>
      </w:pPr>
      <w:r w:rsidRPr="00047E2C">
        <w:rPr>
          <w:rtl/>
        </w:rPr>
        <w:t xml:space="preserve">כגון שערב לזה ולא ערב לזה, </w:t>
      </w:r>
      <w:r w:rsidRPr="00EE6043">
        <w:rPr>
          <w:rFonts w:cs="PFT_Frank"/>
          <w:b/>
          <w:bCs/>
          <w:szCs w:val="14"/>
          <w:rtl/>
        </w:rPr>
        <w:t>וחנניה ואליבא דב"ש.</w:t>
      </w:r>
    </w:p>
    <w:p w14:paraId="05E4C3E2" w14:textId="11368EE0" w:rsidR="00183BFF" w:rsidRPr="006F178A" w:rsidRDefault="00B35974" w:rsidP="00B35974">
      <w:pPr>
        <w:pStyle w:val="afff0"/>
        <w:rPr>
          <w:del w:id="90064" w:author="מנוע עיצוב" w:date="2026-10-08T11:01:28Z"/>
          <w:rtl/>
        </w:rPr>
      </w:pPr>
      <w:del w:id="90063" w:author="מנוע עיצוב" w:date="2026-10-08T11:01:28Z">
        <w:r>
          <w:rPr>
            <w:rFonts w:ascii="BA TM • Vilna Extra-Bold" w:hAnsi="BA TM • Vilna Extra-Bold" w:hint="cs"/>
            <w:b/>
            <w:rtl/>
          </w:rPr>
          <w:delText xml:space="preserve">****</w:delText>
        </w:r>
      </w:del>
    </w:p>
    <w:p w14:paraId="343B6E7F" w14:textId="77777777" w:rsidR="00183BFF" w:rsidRPr="00C4622C" w:rsidRDefault="00183BFF" w:rsidP="00183BFF">
      <w:pPr>
        <w:pStyle w:val="affff0"/>
        <w:rPr>
          <w:sz w:val="18"/>
          <w:rtl/>
        </w:rPr>
      </w:pPr>
      <w:ins w:id="9827" w:author="מספור קטעי משנה" w:date="2026-10-06T06:45:12Z">
        <w:r>
          <w:rPr>
            <w:rStyle w:val="MisparKeta"/>
          </w:rPr>
          <w:t xml:space="preserve">א. </w:t>
        </w:r>
      </w:ins>
      <w:r w:rsidRPr="00C4622C">
        <w:rPr>
          <w:rtl/>
          <w:rPrChange w:id="40029" w:author="Claude" w:date="2026-10-06T13:34:26Z">
            <w:rPr>
              <w:sz w:val="18"/>
              <w:rtl/>
            </w:rPr>
          </w:rPrChange>
        </w:rPr>
        <w:t>ואין זוקפין את המנורה.</w:t>
      </w:r>
    </w:p>
    <w:p w14:paraId="670ADD38" w14:textId="6883637D" w:rsidR="00183BFF" w:rsidRPr="00E84A71" w:rsidRDefault="00183BFF" w:rsidP="005B3653">
      <w:pPr>
        <w:jc w:val="center"/>
        <w:rPr>
          <w:rtl/>
        </w:rPr>
      </w:pPr>
      <w:r w:rsidRPr="00E84A71">
        <w:rPr>
          <w:rFonts w:hint="cs"/>
          <w:rtl/>
        </w:rPr>
        <w:t>במנורה של חוליות, שנראה כבונה</w:t>
      </w:r>
    </w:p>
    <w:p w14:paraId="26D59A71" w14:textId="5D20B648" w:rsidR="00183BFF" w:rsidRDefault="00183BFF" w:rsidP="00183BFF">
      <w:pPr>
        <w:rPr>
          <w:rFonts w:ascii="Fb Fontext" w:hAnsi="Fb Fontext"/>
          <w:rtl/>
        </w:rPr>
      </w:pPr>
      <w:r w:rsidRPr="00A238C2">
        <w:rPr>
          <w:rStyle w:val="afffff3"/>
          <w:rFonts w:hint="cs"/>
          <w:rtl/>
        </w:rPr>
        <w:t>לב"ש</w:t>
      </w:r>
      <w:r w:rsidR="00E84A71">
        <w:rPr>
          <w:rStyle w:val="afffff3"/>
          <w:rFonts w:hint="cs"/>
          <w:rtl/>
        </w:rPr>
        <w:t>:</w:t>
      </w:r>
      <w:r w:rsidRPr="006F178A">
        <w:rPr>
          <w:rFonts w:ascii="Fb Fontext" w:hAnsi="Fb Fontext" w:hint="cs"/>
          <w:rtl/>
        </w:rPr>
        <w:t xml:space="preserve"> יש בנין בכלים</w:t>
      </w:r>
      <w:r>
        <w:rPr>
          <w:rFonts w:ascii="Fb Fontext" w:hAnsi="Fb Fontext" w:hint="cs"/>
          <w:rtl/>
        </w:rPr>
        <w:t>,</w:t>
      </w:r>
      <w:r w:rsidRPr="006F178A">
        <w:rPr>
          <w:rFonts w:ascii="Fb Fontext" w:hAnsi="Fb Fontext" w:hint="cs"/>
          <w:rtl/>
        </w:rPr>
        <w:t xml:space="preserve"> </w:t>
      </w:r>
      <w:r w:rsidR="005B3653">
        <w:rPr>
          <w:rStyle w:val="afffff3"/>
          <w:rtl/>
        </w:rPr>
        <w:tab/>
      </w:r>
      <w:r w:rsidR="005B3653">
        <w:rPr>
          <w:rStyle w:val="afffff3"/>
          <w:rtl/>
        </w:rPr>
        <w:tab/>
      </w:r>
      <w:r w:rsidR="005B3653">
        <w:rPr>
          <w:rStyle w:val="afffff3"/>
          <w:rtl/>
        </w:rPr>
        <w:tab/>
      </w:r>
      <w:r w:rsidRPr="00A238C2">
        <w:rPr>
          <w:rStyle w:val="afffff3"/>
          <w:rFonts w:hint="cs"/>
          <w:rtl/>
        </w:rPr>
        <w:t>ולב</w:t>
      </w:r>
      <w:r w:rsidRPr="00A238C2">
        <w:rPr>
          <w:rStyle w:val="afffff3"/>
          <w:rtl/>
        </w:rPr>
        <w:t>"</w:t>
      </w:r>
      <w:r w:rsidRPr="00A238C2">
        <w:rPr>
          <w:rStyle w:val="afffff3"/>
          <w:rFonts w:hint="cs"/>
          <w:rtl/>
        </w:rPr>
        <w:t>ה</w:t>
      </w:r>
      <w:r w:rsidR="00E84A71">
        <w:rPr>
          <w:rStyle w:val="afffff3"/>
          <w:rFonts w:hint="cs"/>
          <w:rtl/>
        </w:rPr>
        <w:t>:</w:t>
      </w:r>
      <w:r w:rsidRPr="006F178A">
        <w:rPr>
          <w:rFonts w:ascii="Fb Fontext" w:hAnsi="Fb Fontext" w:hint="cs"/>
          <w:rtl/>
        </w:rPr>
        <w:t xml:space="preserve"> אין בנין וסתירה בכלים</w:t>
      </w:r>
      <w:r>
        <w:rPr>
          <w:rFonts w:ascii="Fb Fontext" w:hAnsi="Fb Fontext" w:hint="cs"/>
          <w:rtl/>
        </w:rPr>
        <w:t>,</w:t>
      </w:r>
      <w:r w:rsidRPr="006F178A">
        <w:rPr>
          <w:rFonts w:ascii="Fb Fontext" w:hAnsi="Fb Fontext" w:hint="cs"/>
          <w:rtl/>
        </w:rPr>
        <w:t xml:space="preserve"> </w:t>
      </w:r>
    </w:p>
    <w:p w14:paraId="6B92A682" w14:textId="77777777" w:rsidR="00047E2C" w:rsidRPr="0018713E" w:rsidRDefault="00183BFF" w:rsidP="005B3653">
      <w:pPr>
        <w:spacing w:after="60"/>
        <w:rPr>
          <w:rtl/>
        </w:rPr>
      </w:pPr>
      <w:r w:rsidRPr="003772EC">
        <w:rPr>
          <w:rStyle w:val="afffff3"/>
          <w:rFonts w:hint="eastAsia"/>
          <w:rtl/>
        </w:rPr>
        <w:t>שמש</w:t>
      </w:r>
      <w:r w:rsidRPr="0018713E">
        <w:rPr>
          <w:rStyle w:val="afffff3"/>
          <w:rFonts w:hint="cs"/>
          <w:rtl/>
        </w:rPr>
        <w:t xml:space="preserve"> עולא:</w:t>
      </w:r>
      <w:r w:rsidRPr="003772EC">
        <w:rPr>
          <w:rStyle w:val="afffff3"/>
          <w:rtl/>
        </w:rPr>
        <w:t xml:space="preserve"> </w:t>
      </w:r>
      <w:r w:rsidRPr="003772EC">
        <w:rPr>
          <w:rtl/>
        </w:rPr>
        <w:t xml:space="preserve">זקף </w:t>
      </w:r>
      <w:r w:rsidRPr="003772EC">
        <w:rPr>
          <w:rFonts w:hint="eastAsia"/>
          <w:rtl/>
        </w:rPr>
        <w:t>לנר</w:t>
      </w:r>
      <w:r w:rsidRPr="003772EC">
        <w:rPr>
          <w:rtl/>
        </w:rPr>
        <w:t xml:space="preserve">. </w:t>
      </w:r>
      <w:r w:rsidRPr="0018713E">
        <w:rPr>
          <w:rStyle w:val="afffff3"/>
          <w:rFonts w:hint="cs"/>
          <w:rtl/>
        </w:rPr>
        <w:t>עולא:</w:t>
      </w:r>
      <w:r w:rsidRPr="0018713E">
        <w:rPr>
          <w:rFonts w:ascii="Fb Fontext" w:hAnsi="Fb Fontext"/>
          <w:rtl/>
        </w:rPr>
        <w:t xml:space="preserve"> </w:t>
      </w:r>
      <w:r w:rsidRPr="0018713E">
        <w:rPr>
          <w:rFonts w:ascii="Fb Fontext" w:hAnsi="Fb Fontext" w:hint="cs"/>
          <w:rtl/>
        </w:rPr>
        <w:t xml:space="preserve">לא </w:t>
      </w:r>
      <w:r w:rsidR="008E5476" w:rsidRPr="0018713E">
        <w:rPr>
          <w:rFonts w:ascii="Fb Fontext" w:hAnsi="Fb Fontext" w:hint="cs"/>
          <w:rtl/>
        </w:rPr>
        <w:t>הבחין בזה</w:t>
      </w:r>
      <w:r w:rsidR="0018713E">
        <w:rPr>
          <w:rFonts w:ascii="Fb Fontext" w:hAnsi="Fb Fontext" w:hint="cs"/>
          <w:rtl/>
        </w:rPr>
        <w:t>,</w:t>
      </w:r>
      <w:r w:rsidR="0018713E" w:rsidRPr="0018713E">
        <w:rPr>
          <w:rStyle w:val="afffff3"/>
          <w:rFonts w:hint="cs"/>
          <w:rtl/>
        </w:rPr>
        <w:t xml:space="preserve"> אר"י</w:t>
      </w:r>
      <w:r w:rsidR="0018713E" w:rsidRPr="0018713E">
        <w:rPr>
          <w:rFonts w:hint="cs"/>
          <w:rtl/>
        </w:rPr>
        <w:t>:</w:t>
      </w:r>
      <w:r w:rsidR="0018713E" w:rsidRPr="003772EC">
        <w:rPr>
          <w:rtl/>
        </w:rPr>
        <w:t xml:space="preserve"> </w:t>
      </w:r>
      <w:r w:rsidR="0018713E" w:rsidRPr="003772EC">
        <w:rPr>
          <w:rFonts w:hint="eastAsia"/>
          <w:rtl/>
        </w:rPr>
        <w:t>הר</w:t>
      </w:r>
      <w:r w:rsidR="0018713E" w:rsidRPr="003772EC">
        <w:rPr>
          <w:rtl/>
        </w:rPr>
        <w:t>"</w:t>
      </w:r>
      <w:r w:rsidR="0018713E" w:rsidRPr="003772EC">
        <w:rPr>
          <w:rFonts w:hint="eastAsia"/>
          <w:rtl/>
        </w:rPr>
        <w:t>ז</w:t>
      </w:r>
      <w:r w:rsidR="0018713E" w:rsidRPr="003772EC">
        <w:rPr>
          <w:rtl/>
        </w:rPr>
        <w:t xml:space="preserve"> </w:t>
      </w:r>
      <w:r w:rsidR="0018713E" w:rsidRPr="003772EC">
        <w:rPr>
          <w:rFonts w:hint="eastAsia"/>
          <w:rtl/>
        </w:rPr>
        <w:t>מכבה</w:t>
      </w:r>
      <w:r w:rsidR="0018713E" w:rsidRPr="0018713E">
        <w:rPr>
          <w:rFonts w:hint="cs"/>
          <w:rtl/>
        </w:rPr>
        <w:t>,</w:t>
      </w:r>
      <w:r w:rsidR="0018713E" w:rsidRPr="003772EC">
        <w:rPr>
          <w:rtl/>
        </w:rPr>
        <w:t xml:space="preserve"> </w:t>
      </w:r>
      <w:r w:rsidR="009A6510" w:rsidRPr="0018713E">
        <w:rPr>
          <w:rFonts w:ascii="Fb Fontext" w:hAnsi="Fb Fontext" w:hint="cs"/>
          <w:rtl/>
        </w:rPr>
        <w:t xml:space="preserve"> </w:t>
      </w:r>
    </w:p>
    <w:p w14:paraId="740AB1AC" w14:textId="3510C684" w:rsidR="00047E2C" w:rsidRPr="00047E2C" w:rsidRDefault="00047E2C" w:rsidP="00080C99">
      <w:pPr>
        <w:rPr>
          <w:rtl/>
        </w:rPr>
      </w:pPr>
      <w:r w:rsidRPr="00BF5D1E">
        <w:rPr>
          <w:rFonts w:cs="PFT_Frank" w:hint="cs"/>
          <w:b/>
          <w:bCs/>
          <w:szCs w:val="14"/>
          <w:rtl/>
        </w:rPr>
        <w:t>הנותן שמן בנר בשבת</w:t>
      </w:r>
      <w:r w:rsidR="009A6510">
        <w:rPr>
          <w:rFonts w:hint="cs"/>
          <w:rtl/>
        </w:rPr>
        <w:t>,</w:t>
      </w:r>
      <w:r w:rsidRPr="00047E2C">
        <w:rPr>
          <w:rFonts w:hint="cs"/>
          <w:rtl/>
        </w:rPr>
        <w:t xml:space="preserve"> </w:t>
      </w:r>
      <w:r w:rsidR="009A6510">
        <w:rPr>
          <w:rFonts w:hint="cs"/>
          <w:rtl/>
        </w:rPr>
        <w:t>-</w:t>
      </w:r>
      <w:r w:rsidRPr="00047E2C">
        <w:rPr>
          <w:rFonts w:hint="cs"/>
          <w:rtl/>
        </w:rPr>
        <w:t xml:space="preserve">חייב </w:t>
      </w:r>
      <w:r w:rsidR="005B3653">
        <w:rPr>
          <w:rFonts w:hint="cs"/>
          <w:rtl/>
        </w:rPr>
        <w:t>-</w:t>
      </w:r>
      <w:r w:rsidRPr="00047E2C">
        <w:rPr>
          <w:rFonts w:hint="cs"/>
          <w:rtl/>
        </w:rPr>
        <w:t>מבעיר</w:t>
      </w:r>
      <w:r w:rsidR="009A6510">
        <w:rPr>
          <w:rFonts w:hint="cs"/>
          <w:rtl/>
        </w:rPr>
        <w:t>,</w:t>
      </w:r>
      <w:r w:rsidRPr="00047E2C">
        <w:rPr>
          <w:rFonts w:hint="cs"/>
          <w:rtl/>
        </w:rPr>
        <w:t xml:space="preserve"> </w:t>
      </w:r>
      <w:r w:rsidRPr="00BF5D1E">
        <w:rPr>
          <w:rFonts w:cs="PFT_Frank" w:hint="cs"/>
          <w:b/>
          <w:bCs/>
          <w:szCs w:val="14"/>
          <w:rtl/>
        </w:rPr>
        <w:t>והמסתפק</w:t>
      </w:r>
      <w:r w:rsidRPr="00047E2C">
        <w:rPr>
          <w:rFonts w:hint="cs"/>
          <w:rtl/>
        </w:rPr>
        <w:t xml:space="preserve"> חייב </w:t>
      </w:r>
      <w:r w:rsidR="005B3653">
        <w:rPr>
          <w:rFonts w:hint="cs"/>
          <w:rtl/>
        </w:rPr>
        <w:t>-</w:t>
      </w:r>
      <w:r w:rsidRPr="00047E2C">
        <w:rPr>
          <w:rFonts w:hint="cs"/>
          <w:rtl/>
        </w:rPr>
        <w:t xml:space="preserve">מכבה </w:t>
      </w:r>
    </w:p>
    <w:p w14:paraId="07AE20F9" w14:textId="77777777" w:rsidR="005B3653" w:rsidRPr="005B3653" w:rsidRDefault="00183BFF" w:rsidP="005B3653">
      <w:pPr>
        <w:pStyle w:val="36"/>
        <w:framePr w:wrap="notBeside"/>
        <w:rPr>
          <w:rtl/>
        </w:rPr>
      </w:pPr>
      <w:r w:rsidRPr="005B3653">
        <w:rPr>
          <w:rFonts w:hint="cs"/>
          <w:rtl/>
        </w:rPr>
        <w:t>ר</w:t>
      </w:r>
      <w:r w:rsidRPr="005B3653">
        <w:rPr>
          <w:rtl/>
        </w:rPr>
        <w:t>ב:</w:t>
      </w:r>
    </w:p>
    <w:p w14:paraId="594F1BC7" w14:textId="59FF3CCA" w:rsidR="00183BFF" w:rsidRDefault="00183BFF" w:rsidP="00901B50">
      <w:pPr>
        <w:spacing w:after="60"/>
        <w:rPr>
          <w:rtl/>
        </w:rPr>
      </w:pPr>
      <w:r w:rsidRPr="00047E2C">
        <w:rPr>
          <w:rFonts w:hint="cs"/>
          <w:rtl/>
        </w:rPr>
        <w:t>לנקות הפתילה מהפחם מותר</w:t>
      </w:r>
      <w:r w:rsidRPr="00047E2C">
        <w:rPr>
          <w:rtl/>
        </w:rPr>
        <w:t>.</w:t>
      </w:r>
    </w:p>
    <w:p w14:paraId="249F638C" w14:textId="28699150" w:rsidR="00901B50" w:rsidRPr="00901B50" w:rsidRDefault="00047E2C" w:rsidP="00901B50">
      <w:pPr>
        <w:pStyle w:val="36"/>
        <w:framePr w:wrap="notBeside"/>
        <w:rPr>
          <w:rtl/>
        </w:rPr>
      </w:pPr>
      <w:r w:rsidRPr="00901B50">
        <w:rPr>
          <w:rFonts w:hint="cs"/>
          <w:rtl/>
        </w:rPr>
        <w:t>א.</w:t>
      </w:r>
      <w:r w:rsidR="00C81AE6">
        <w:rPr>
          <w:rFonts w:hint="cs"/>
          <w:rtl/>
        </w:rPr>
        <w:t xml:space="preserve">    </w:t>
      </w:r>
      <w:r w:rsidRPr="00901B50">
        <w:rPr>
          <w:rFonts w:hint="cs"/>
          <w:rtl/>
        </w:rPr>
        <w:t xml:space="preserve"> אביי</w:t>
      </w:r>
      <w:r w:rsidR="00A73171" w:rsidRPr="00901B50">
        <w:rPr>
          <w:rFonts w:hint="cs"/>
          <w:rtl/>
        </w:rPr>
        <w:t>:</w:t>
      </w:r>
    </w:p>
    <w:p w14:paraId="7C7B7E1F" w14:textId="34E23C12" w:rsidR="00183BFF" w:rsidRPr="003772EC" w:rsidRDefault="00183BFF" w:rsidP="004D4BFD">
      <w:pPr>
        <w:pStyle w:val="afffffe"/>
        <w:spacing w:before="0"/>
        <w:rPr>
          <w:spacing w:val="-4"/>
          <w:rtl/>
        </w:rPr>
      </w:pPr>
      <w:r w:rsidRPr="00BF5D1E">
        <w:rPr>
          <w:rFonts w:cs="PFT_Frank" w:hint="eastAsia"/>
          <w:b/>
          <w:bCs/>
          <w:spacing w:val="-2"/>
          <w:szCs w:val="14"/>
          <w:rtl/>
        </w:rPr>
        <w:t>אסור</w:t>
      </w:r>
      <w:r w:rsidRPr="00BF5D1E">
        <w:rPr>
          <w:rFonts w:cs="PFT_Frank"/>
          <w:b/>
          <w:bCs/>
          <w:spacing w:val="-2"/>
          <w:szCs w:val="14"/>
          <w:rtl/>
        </w:rPr>
        <w:t xml:space="preserve"> </w:t>
      </w:r>
      <w:r w:rsidRPr="00BF5D1E">
        <w:rPr>
          <w:rFonts w:cs="PFT_Frank" w:hint="eastAsia"/>
          <w:b/>
          <w:bCs/>
          <w:spacing w:val="-2"/>
          <w:szCs w:val="14"/>
          <w:rtl/>
        </w:rPr>
        <w:t>לכבות</w:t>
      </w:r>
      <w:r w:rsidRPr="00BF5D1E">
        <w:rPr>
          <w:rFonts w:cs="PFT_Frank"/>
          <w:b/>
          <w:bCs/>
          <w:spacing w:val="-2"/>
          <w:szCs w:val="14"/>
          <w:rtl/>
        </w:rPr>
        <w:t xml:space="preserve"> </w:t>
      </w:r>
      <w:r w:rsidRPr="00BF5D1E">
        <w:rPr>
          <w:rFonts w:cs="PFT_Frank" w:hint="eastAsia"/>
          <w:b/>
          <w:bCs/>
          <w:spacing w:val="-2"/>
          <w:szCs w:val="14"/>
          <w:rtl/>
        </w:rPr>
        <w:t>הנר</w:t>
      </w:r>
      <w:r w:rsidRPr="00BF5D1E">
        <w:rPr>
          <w:rFonts w:cs="PFT_Frank"/>
          <w:b/>
          <w:bCs/>
          <w:spacing w:val="-2"/>
          <w:szCs w:val="14"/>
          <w:rtl/>
        </w:rPr>
        <w:t xml:space="preserve"> </w:t>
      </w:r>
      <w:r w:rsidRPr="00BF5D1E">
        <w:rPr>
          <w:rFonts w:cs="PFT_Frank" w:hint="eastAsia"/>
          <w:b/>
          <w:bCs/>
          <w:spacing w:val="-2"/>
          <w:szCs w:val="14"/>
          <w:rtl/>
        </w:rPr>
        <w:t>מפני</w:t>
      </w:r>
      <w:r w:rsidRPr="00BF5D1E">
        <w:rPr>
          <w:rFonts w:cs="PFT_Frank"/>
          <w:b/>
          <w:bCs/>
          <w:spacing w:val="-2"/>
          <w:szCs w:val="14"/>
          <w:rtl/>
        </w:rPr>
        <w:t xml:space="preserve"> </w:t>
      </w:r>
      <w:r w:rsidRPr="00BF5D1E">
        <w:rPr>
          <w:rFonts w:cs="PFT_Frank" w:hint="eastAsia"/>
          <w:b/>
          <w:bCs/>
          <w:spacing w:val="-2"/>
          <w:szCs w:val="14"/>
          <w:rtl/>
        </w:rPr>
        <w:t>תשמיש</w:t>
      </w:r>
      <w:r w:rsidRPr="00A73171">
        <w:rPr>
          <w:rFonts w:hint="cs"/>
          <w:spacing w:val="-2"/>
          <w:rtl/>
        </w:rPr>
        <w:t>,</w:t>
      </w:r>
      <w:r w:rsidRPr="003772EC">
        <w:rPr>
          <w:spacing w:val="-2"/>
          <w:rtl/>
        </w:rPr>
        <w:t xml:space="preserve"> </w:t>
      </w:r>
      <w:r w:rsidRPr="003772EC">
        <w:rPr>
          <w:rFonts w:hint="eastAsia"/>
          <w:spacing w:val="-2"/>
          <w:rtl/>
        </w:rPr>
        <w:t>ואפי</w:t>
      </w:r>
      <w:r w:rsidRPr="003772EC">
        <w:rPr>
          <w:spacing w:val="-2"/>
          <w:rtl/>
        </w:rPr>
        <w:t xml:space="preserve">' </w:t>
      </w:r>
      <w:r w:rsidRPr="003772EC">
        <w:rPr>
          <w:rFonts w:hint="eastAsia"/>
          <w:spacing w:val="-2"/>
          <w:rtl/>
        </w:rPr>
        <w:t>באין</w:t>
      </w:r>
      <w:r w:rsidRPr="003772EC">
        <w:rPr>
          <w:spacing w:val="-2"/>
          <w:rtl/>
        </w:rPr>
        <w:t xml:space="preserve"> </w:t>
      </w:r>
      <w:r w:rsidRPr="003772EC">
        <w:rPr>
          <w:rFonts w:hint="eastAsia"/>
          <w:spacing w:val="-2"/>
          <w:rtl/>
        </w:rPr>
        <w:t>לו</w:t>
      </w:r>
      <w:r w:rsidRPr="003772EC">
        <w:rPr>
          <w:spacing w:val="-2"/>
          <w:rtl/>
        </w:rPr>
        <w:t xml:space="preserve"> </w:t>
      </w:r>
      <w:r w:rsidRPr="003772EC">
        <w:rPr>
          <w:rFonts w:hint="eastAsia"/>
          <w:spacing w:val="-2"/>
          <w:rtl/>
        </w:rPr>
        <w:t>בית</w:t>
      </w:r>
      <w:r w:rsidRPr="003772EC">
        <w:rPr>
          <w:spacing w:val="-2"/>
          <w:rtl/>
        </w:rPr>
        <w:t xml:space="preserve"> </w:t>
      </w:r>
      <w:r w:rsidRPr="003772EC">
        <w:rPr>
          <w:rFonts w:hint="eastAsia"/>
          <w:spacing w:val="-2"/>
          <w:rtl/>
        </w:rPr>
        <w:t>אחר</w:t>
      </w:r>
      <w:r w:rsidR="004D4BFD">
        <w:rPr>
          <w:rFonts w:hint="cs"/>
          <w:rtl/>
        </w:rPr>
        <w:t xml:space="preserve"> </w:t>
      </w:r>
      <w:r w:rsidR="00A73171">
        <w:rPr>
          <w:rFonts w:hint="cs"/>
          <w:rtl/>
        </w:rPr>
        <w:t>או מחיצה או כלי לכפות</w:t>
      </w:r>
      <w:r w:rsidRPr="003772EC">
        <w:rPr>
          <w:spacing w:val="-4"/>
          <w:rtl/>
        </w:rPr>
        <w:t xml:space="preserve"> </w:t>
      </w:r>
      <w:r w:rsidRPr="003772EC">
        <w:rPr>
          <w:rFonts w:hint="eastAsia"/>
          <w:spacing w:val="-4"/>
          <w:rtl/>
        </w:rPr>
        <w:t>עליו</w:t>
      </w:r>
      <w:r w:rsidR="004D4BFD">
        <w:rPr>
          <w:rFonts w:hint="cs"/>
          <w:spacing w:val="-4"/>
          <w:rtl/>
        </w:rPr>
        <w:t xml:space="preserve"> </w:t>
      </w:r>
      <w:r w:rsidR="009A6510">
        <w:rPr>
          <w:rFonts w:hint="cs"/>
          <w:spacing w:val="-4"/>
          <w:rtl/>
        </w:rPr>
        <w:t>-</w:t>
      </w:r>
      <w:r w:rsidRPr="003772EC">
        <w:rPr>
          <w:spacing w:val="-4"/>
          <w:rtl/>
        </w:rPr>
        <w:t xml:space="preserve"> </w:t>
      </w:r>
      <w:r w:rsidRPr="003772EC">
        <w:rPr>
          <w:rStyle w:val="afffff3"/>
          <w:rFonts w:hint="eastAsia"/>
          <w:rtl/>
        </w:rPr>
        <w:t>כרבנן</w:t>
      </w:r>
      <w:r w:rsidRPr="003772EC">
        <w:rPr>
          <w:spacing w:val="-4"/>
          <w:rtl/>
        </w:rPr>
        <w:t>.</w:t>
      </w:r>
    </w:p>
    <w:p w14:paraId="6FA8E3FB" w14:textId="77777777" w:rsidR="004D4BFD" w:rsidRPr="004D4BFD" w:rsidRDefault="00183BFF" w:rsidP="004D4BFD">
      <w:pPr>
        <w:pStyle w:val="36"/>
        <w:framePr w:wrap="notBeside"/>
        <w:rPr>
          <w:rtl/>
        </w:rPr>
      </w:pPr>
      <w:r w:rsidRPr="004D4BFD">
        <w:rPr>
          <w:rFonts w:hint="eastAsia"/>
          <w:rtl/>
        </w:rPr>
        <w:t>והך</w:t>
      </w:r>
    </w:p>
    <w:p w14:paraId="0856C3A8" w14:textId="2A4B7596" w:rsidR="00C97886" w:rsidRPr="00C97886" w:rsidRDefault="00183BFF" w:rsidP="00C97886">
      <w:pPr>
        <w:rPr>
          <w:rStyle w:val="afffff7"/>
          <w:rFonts w:ascii="BA Fontov Regular" w:hAnsi="BA Fontov Regular" w:cs="FrankRuehl"/>
          <w:b w:val="0"/>
          <w:bCs w:val="0"/>
          <w:sz w:val="18"/>
          <w:szCs w:val="18"/>
          <w:rtl/>
        </w:rPr>
      </w:pPr>
      <w:r w:rsidRPr="00C97886">
        <w:rPr>
          <w:rFonts w:hint="eastAsia"/>
          <w:rtl/>
        </w:rPr>
        <w:t>ד</w:t>
      </w:r>
      <w:r w:rsidR="009A6510" w:rsidRPr="00C97886">
        <w:rPr>
          <w:rtl/>
        </w:rPr>
        <w:t xml:space="preserve">אין מכבין </w:t>
      </w:r>
      <w:r w:rsidRPr="00C97886">
        <w:rPr>
          <w:rtl/>
        </w:rPr>
        <w:t>ה</w:t>
      </w:r>
      <w:r w:rsidRPr="00C97886">
        <w:rPr>
          <w:rFonts w:hint="eastAsia"/>
          <w:rtl/>
        </w:rPr>
        <w:t>עץ</w:t>
      </w:r>
      <w:r w:rsidRPr="00C97886">
        <w:rPr>
          <w:rtl/>
        </w:rPr>
        <w:t xml:space="preserve"> כדי לחוס עליה, ואם בשביל שלא יתעשן הבית או הקדרה מותר </w:t>
      </w:r>
      <w:r w:rsidR="00C97886">
        <w:rPr>
          <w:rFonts w:hint="cs"/>
          <w:rtl/>
        </w:rPr>
        <w:t>-</w:t>
      </w:r>
      <w:r w:rsidRPr="00392931">
        <w:rPr>
          <w:rtl/>
        </w:rPr>
        <w:t xml:space="preserve"> </w:t>
      </w:r>
      <w:r w:rsidRPr="003772EC">
        <w:rPr>
          <w:rStyle w:val="afffff3"/>
          <w:rFonts w:hint="eastAsia"/>
          <w:rtl/>
        </w:rPr>
        <w:t>כר</w:t>
      </w:r>
      <w:r w:rsidRPr="003772EC">
        <w:rPr>
          <w:rStyle w:val="afffff3"/>
          <w:rtl/>
        </w:rPr>
        <w:t>"</w:t>
      </w:r>
      <w:r w:rsidRPr="003772EC">
        <w:rPr>
          <w:rStyle w:val="afffff3"/>
          <w:rFonts w:hint="eastAsia"/>
          <w:rtl/>
        </w:rPr>
        <w:t>י</w:t>
      </w:r>
      <w:r w:rsidRPr="003772EC">
        <w:rPr>
          <w:rStyle w:val="afffff3"/>
          <w:rtl/>
        </w:rPr>
        <w:t>.</w:t>
      </w:r>
    </w:p>
    <w:p w14:paraId="577707E0" w14:textId="49D3416E" w:rsidR="00C97886" w:rsidRPr="00C97886" w:rsidRDefault="00047E2C" w:rsidP="00C97886">
      <w:pPr>
        <w:pStyle w:val="36"/>
        <w:framePr w:wrap="notBeside"/>
        <w:rPr>
          <w:rtl/>
        </w:rPr>
      </w:pPr>
      <w:r w:rsidRPr="00C97886">
        <w:rPr>
          <w:rFonts w:hint="cs"/>
          <w:rtl/>
        </w:rPr>
        <w:t>ב.</w:t>
      </w:r>
      <w:r w:rsidR="00C81AE6">
        <w:rPr>
          <w:rFonts w:hint="cs"/>
          <w:rtl/>
        </w:rPr>
        <w:t xml:space="preserve">     </w:t>
      </w:r>
      <w:r w:rsidRPr="00C97886">
        <w:rPr>
          <w:rFonts w:hint="cs"/>
          <w:rtl/>
        </w:rPr>
        <w:t xml:space="preserve"> </w:t>
      </w:r>
      <w:r w:rsidR="00183BFF" w:rsidRPr="00C97886">
        <w:rPr>
          <w:rFonts w:hint="cs"/>
          <w:rtl/>
        </w:rPr>
        <w:t>רבה</w:t>
      </w:r>
      <w:r w:rsidRPr="00C97886">
        <w:rPr>
          <w:rFonts w:hint="cs"/>
          <w:rtl/>
        </w:rPr>
        <w:t>:</w:t>
      </w:r>
    </w:p>
    <w:p w14:paraId="416E6014" w14:textId="4DC8EA2D" w:rsidR="00A73171" w:rsidRPr="00A73171" w:rsidRDefault="00047E2C" w:rsidP="00A73171">
      <w:pPr>
        <w:rPr>
          <w:spacing w:val="-2"/>
        </w:rPr>
      </w:pPr>
      <w:r w:rsidRPr="00C97886">
        <w:rPr>
          <w:rFonts w:hint="cs"/>
          <w:rtl/>
        </w:rPr>
        <w:t>מותר</w:t>
      </w:r>
      <w:r w:rsidR="00183BFF" w:rsidRPr="00C97886">
        <w:rPr>
          <w:rFonts w:hint="cs"/>
          <w:rtl/>
        </w:rPr>
        <w:t xml:space="preserve"> </w:t>
      </w:r>
      <w:r w:rsidR="00183BFF" w:rsidRPr="00BF5D1E">
        <w:rPr>
          <w:rFonts w:cs="PFT_Frank" w:hint="cs"/>
          <w:b/>
          <w:bCs/>
          <w:szCs w:val="14"/>
          <w:rtl/>
        </w:rPr>
        <w:t xml:space="preserve">לכבות </w:t>
      </w:r>
      <w:r w:rsidR="00A73171" w:rsidRPr="00BF5D1E">
        <w:rPr>
          <w:rFonts w:cs="PFT_Frank" w:hint="cs"/>
          <w:b/>
          <w:bCs/>
          <w:szCs w:val="14"/>
          <w:rtl/>
        </w:rPr>
        <w:t>אש</w:t>
      </w:r>
      <w:r w:rsidR="00183BFF" w:rsidRPr="00BF5D1E">
        <w:rPr>
          <w:rFonts w:cs="PFT_Frank" w:hint="cs"/>
          <w:b/>
          <w:bCs/>
          <w:szCs w:val="14"/>
          <w:rtl/>
        </w:rPr>
        <w:t xml:space="preserve"> ביו</w:t>
      </w:r>
      <w:r w:rsidR="00183BFF" w:rsidRPr="00BF5D1E">
        <w:rPr>
          <w:rFonts w:cs="PFT_Frank"/>
          <w:b/>
          <w:bCs/>
          <w:szCs w:val="14"/>
          <w:rtl/>
        </w:rPr>
        <w:t>"</w:t>
      </w:r>
      <w:r w:rsidR="00183BFF" w:rsidRPr="00BF5D1E">
        <w:rPr>
          <w:rFonts w:cs="PFT_Frank" w:hint="cs"/>
          <w:b/>
          <w:bCs/>
          <w:szCs w:val="14"/>
          <w:rtl/>
        </w:rPr>
        <w:t>ט ב</w:t>
      </w:r>
      <w:r w:rsidR="00A73171" w:rsidRPr="00BF5D1E">
        <w:rPr>
          <w:rFonts w:cs="PFT_Frank" w:hint="cs"/>
          <w:b/>
          <w:bCs/>
          <w:szCs w:val="14"/>
          <w:rtl/>
        </w:rPr>
        <w:t>פקו''נ</w:t>
      </w:r>
      <w:r w:rsidR="00A73171" w:rsidRPr="00C97886">
        <w:rPr>
          <w:rFonts w:hint="cs"/>
          <w:rtl/>
        </w:rPr>
        <w:t xml:space="preserve"> ולא באיבוד ממון -</w:t>
      </w:r>
      <w:r w:rsidR="00A73171" w:rsidRPr="00A73171">
        <w:rPr>
          <w:rStyle w:val="afffff3"/>
          <w:rFonts w:hint="cs"/>
          <w:spacing w:val="-2"/>
          <w:rtl/>
        </w:rPr>
        <w:t>כרבנן</w:t>
      </w:r>
    </w:p>
    <w:p w14:paraId="17BD51A9" w14:textId="154C01AA" w:rsidR="00C97886" w:rsidRPr="00C97886" w:rsidRDefault="00047E2C" w:rsidP="00C97886">
      <w:pPr>
        <w:pStyle w:val="36"/>
        <w:framePr w:wrap="notBeside"/>
        <w:rPr>
          <w:rtl/>
        </w:rPr>
      </w:pPr>
      <w:r w:rsidRPr="00C97886">
        <w:rPr>
          <w:rFonts w:hint="cs"/>
          <w:rtl/>
        </w:rPr>
        <w:t xml:space="preserve">ג. </w:t>
      </w:r>
      <w:r w:rsidR="00C81AE6">
        <w:rPr>
          <w:rFonts w:hint="cs"/>
          <w:rtl/>
        </w:rPr>
        <w:t xml:space="preserve"> </w:t>
      </w:r>
      <w:r w:rsidR="00183BFF" w:rsidRPr="00C97886">
        <w:rPr>
          <w:rtl/>
        </w:rPr>
        <w:t xml:space="preserve">אמימר: </w:t>
      </w:r>
    </w:p>
    <w:p w14:paraId="4268B1E9" w14:textId="0CD554BB" w:rsidR="00183BFF" w:rsidRDefault="00C97886" w:rsidP="009479EB">
      <w:pPr>
        <w:spacing w:after="60"/>
        <w:rPr>
          <w:rtl/>
        </w:rPr>
      </w:pPr>
      <w:r w:rsidRPr="008C4FE6">
        <w:rPr>
          <w:rFonts w:hint="cs"/>
          <w:spacing w:val="-2"/>
          <w:rtl/>
        </w:rPr>
        <w:t>מ</w:t>
      </w:r>
      <w:r w:rsidR="00183BFF" w:rsidRPr="008C4FE6">
        <w:rPr>
          <w:rFonts w:hint="cs"/>
          <w:spacing w:val="-2"/>
          <w:rtl/>
        </w:rPr>
        <w:t xml:space="preserve">ותר </w:t>
      </w:r>
      <w:r w:rsidR="00183BFF" w:rsidRPr="00BF5D1E">
        <w:rPr>
          <w:rFonts w:cs="PFT_Frank"/>
          <w:b/>
          <w:bCs/>
          <w:spacing w:val="-2"/>
          <w:szCs w:val="14"/>
          <w:rtl/>
        </w:rPr>
        <w:t>לכחול עין ביו"ט</w:t>
      </w:r>
      <w:r w:rsidR="00467A8C" w:rsidRPr="00BF5D1E">
        <w:rPr>
          <w:rFonts w:cs="PFT_Frank" w:hint="cs"/>
          <w:b/>
          <w:bCs/>
          <w:spacing w:val="-2"/>
          <w:szCs w:val="14"/>
          <w:rtl/>
        </w:rPr>
        <w:t>,</w:t>
      </w:r>
      <w:r w:rsidR="00183BFF" w:rsidRPr="008C4FE6">
        <w:rPr>
          <w:spacing w:val="-2"/>
          <w:rtl/>
        </w:rPr>
        <w:t xml:space="preserve"> </w:t>
      </w:r>
      <w:r w:rsidRPr="008C4FE6">
        <w:rPr>
          <w:rFonts w:hint="cs"/>
          <w:spacing w:val="-2"/>
          <w:rtl/>
        </w:rPr>
        <w:t>כש</w:t>
      </w:r>
      <w:r w:rsidR="00183BFF" w:rsidRPr="008C4FE6">
        <w:rPr>
          <w:rFonts w:hint="cs"/>
          <w:spacing w:val="-2"/>
          <w:rtl/>
        </w:rPr>
        <w:t>יש</w:t>
      </w:r>
      <w:r w:rsidR="00183BFF" w:rsidRPr="008C4FE6">
        <w:rPr>
          <w:spacing w:val="-2"/>
          <w:rtl/>
        </w:rPr>
        <w:t xml:space="preserve"> סכנה</w:t>
      </w:r>
      <w:r w:rsidR="00183BFF" w:rsidRPr="008C4FE6">
        <w:rPr>
          <w:rFonts w:ascii="Fb Fontext" w:hAnsi="Fb Fontext"/>
          <w:spacing w:val="-2"/>
          <w:rtl/>
        </w:rPr>
        <w:t>,</w:t>
      </w:r>
      <w:r w:rsidR="00183BFF" w:rsidRPr="003772EC">
        <w:rPr>
          <w:rFonts w:ascii="Fb Fontext" w:hAnsi="Fb Fontext"/>
          <w:spacing w:val="-4"/>
          <w:rtl/>
        </w:rPr>
        <w:t xml:space="preserve"> </w:t>
      </w:r>
      <w:r w:rsidR="00183BFF" w:rsidRPr="003772EC">
        <w:rPr>
          <w:rStyle w:val="afffffc"/>
          <w:spacing w:val="-4"/>
          <w:rtl/>
        </w:rPr>
        <w:t xml:space="preserve">תחילת ריר, </w:t>
      </w:r>
      <w:r w:rsidR="00183BFF" w:rsidRPr="003772EC">
        <w:rPr>
          <w:rStyle w:val="afffffc"/>
          <w:rFonts w:hint="eastAsia"/>
          <w:spacing w:val="-4"/>
          <w:rtl/>
        </w:rPr>
        <w:t>קוץ</w:t>
      </w:r>
      <w:r w:rsidR="00183BFF" w:rsidRPr="003772EC">
        <w:rPr>
          <w:rStyle w:val="afffffc"/>
          <w:spacing w:val="-4"/>
          <w:rtl/>
        </w:rPr>
        <w:t>, ד</w:t>
      </w:r>
      <w:r w:rsidR="00183BFF" w:rsidRPr="003772EC">
        <w:rPr>
          <w:rStyle w:val="afffffc"/>
          <w:rFonts w:hint="eastAsia"/>
          <w:spacing w:val="-4"/>
          <w:rtl/>
        </w:rPr>
        <w:t>ם</w:t>
      </w:r>
      <w:r w:rsidR="00183BFF" w:rsidRPr="00A73171">
        <w:rPr>
          <w:rStyle w:val="afffffc"/>
          <w:spacing w:val="-4"/>
          <w:rtl/>
        </w:rPr>
        <w:t>,</w:t>
      </w:r>
      <w:r w:rsidR="00183BFF" w:rsidRPr="00A73171">
        <w:rPr>
          <w:rStyle w:val="afffffc"/>
          <w:rtl/>
        </w:rPr>
        <w:t xml:space="preserve"> </w:t>
      </w:r>
      <w:r w:rsidR="00183BFF" w:rsidRPr="00A73171">
        <w:rPr>
          <w:rStyle w:val="afffffc"/>
          <w:spacing w:val="-6"/>
          <w:rtl/>
        </w:rPr>
        <w:t>דמע</w:t>
      </w:r>
      <w:r w:rsidR="00183BFF" w:rsidRPr="00A73171">
        <w:rPr>
          <w:rStyle w:val="afffffc"/>
          <w:rFonts w:hint="cs"/>
          <w:spacing w:val="-6"/>
          <w:rtl/>
        </w:rPr>
        <w:t>ה</w:t>
      </w:r>
      <w:r w:rsidR="00047E2C" w:rsidRPr="00A73171">
        <w:rPr>
          <w:rStyle w:val="afffffc"/>
          <w:spacing w:val="-6"/>
          <w:rtl/>
        </w:rPr>
        <w:t>, קדחת</w:t>
      </w:r>
      <w:r w:rsidR="00183BFF" w:rsidRPr="003772EC">
        <w:rPr>
          <w:rStyle w:val="afffffc"/>
          <w:spacing w:val="-6"/>
          <w:rtl/>
        </w:rPr>
        <w:t>.</w:t>
      </w:r>
      <w:r w:rsidR="00A73171" w:rsidRPr="00A73171">
        <w:rPr>
          <w:rFonts w:hint="cs"/>
          <w:spacing w:val="-6"/>
          <w:rtl/>
        </w:rPr>
        <w:t xml:space="preserve"> </w:t>
      </w:r>
      <w:r w:rsidR="00047E2C" w:rsidRPr="00A73171">
        <w:rPr>
          <w:rFonts w:hint="cs"/>
          <w:spacing w:val="-6"/>
          <w:rtl/>
        </w:rPr>
        <w:t>אבל</w:t>
      </w:r>
      <w:r w:rsidR="00A73171" w:rsidRPr="00A73171">
        <w:rPr>
          <w:rFonts w:hint="cs"/>
          <w:spacing w:val="-6"/>
          <w:rtl/>
        </w:rPr>
        <w:t xml:space="preserve"> בקרוב לריפוי </w:t>
      </w:r>
      <w:r w:rsidR="00183BFF" w:rsidRPr="009479EB">
        <w:rPr>
          <w:rStyle w:val="afffffc"/>
          <w:rFonts w:hint="cs"/>
          <w:rtl/>
        </w:rPr>
        <w:t xml:space="preserve">סוף </w:t>
      </w:r>
      <w:r w:rsidR="00A73171" w:rsidRPr="009479EB">
        <w:rPr>
          <w:rStyle w:val="afffffc"/>
          <w:rFonts w:hint="cs"/>
          <w:rtl/>
        </w:rPr>
        <w:t>חולי</w:t>
      </w:r>
      <w:r w:rsidR="00183BFF" w:rsidRPr="009479EB">
        <w:rPr>
          <w:rStyle w:val="afffffc"/>
          <w:rtl/>
        </w:rPr>
        <w:t xml:space="preserve">, </w:t>
      </w:r>
      <w:r w:rsidR="00047E2C" w:rsidRPr="009479EB">
        <w:rPr>
          <w:rStyle w:val="afffffc"/>
          <w:rFonts w:hint="cs"/>
          <w:rtl/>
        </w:rPr>
        <w:t>ו</w:t>
      </w:r>
      <w:r w:rsidR="00467A8C" w:rsidRPr="009479EB">
        <w:rPr>
          <w:rStyle w:val="afffffc"/>
          <w:rFonts w:hint="cs"/>
          <w:rtl/>
        </w:rPr>
        <w:t>לחזק הראייה</w:t>
      </w:r>
      <w:r w:rsidR="00183BFF" w:rsidRPr="009479EB">
        <w:rPr>
          <w:rStyle w:val="afffffc"/>
          <w:rtl/>
        </w:rPr>
        <w:t xml:space="preserve"> </w:t>
      </w:r>
      <w:r w:rsidR="00A73171" w:rsidRPr="009479EB">
        <w:rPr>
          <w:rStyle w:val="afffffc"/>
          <w:rFonts w:hint="cs"/>
          <w:rtl/>
        </w:rPr>
        <w:t>-</w:t>
      </w:r>
      <w:r w:rsidR="00183BFF" w:rsidRPr="00A73171">
        <w:rPr>
          <w:spacing w:val="-6"/>
          <w:rtl/>
        </w:rPr>
        <w:t xml:space="preserve"> אסור.</w:t>
      </w:r>
      <w:r w:rsidR="00A73171" w:rsidRPr="00A73171">
        <w:rPr>
          <w:rFonts w:hint="cs"/>
          <w:spacing w:val="-6"/>
          <w:rtl/>
        </w:rPr>
        <w:t xml:space="preserve"> </w:t>
      </w:r>
      <w:r w:rsidR="00A73171" w:rsidRPr="009479EB">
        <w:rPr>
          <w:rStyle w:val="afffff3"/>
          <w:rFonts w:hint="cs"/>
          <w:rtl/>
        </w:rPr>
        <w:t>כרבנן</w:t>
      </w:r>
      <w:r w:rsidR="00A73171" w:rsidRPr="00A73171">
        <w:rPr>
          <w:rFonts w:hint="cs"/>
          <w:spacing w:val="-6"/>
          <w:rtl/>
        </w:rPr>
        <w:t xml:space="preserve"> </w:t>
      </w:r>
    </w:p>
    <w:p w14:paraId="0F89CFB6" w14:textId="77777777" w:rsidR="009479EB" w:rsidRPr="009479EB" w:rsidRDefault="00183BFF" w:rsidP="009479EB">
      <w:pPr>
        <w:pStyle w:val="36"/>
        <w:framePr w:wrap="notBeside"/>
        <w:rPr>
          <w:rtl/>
        </w:rPr>
      </w:pPr>
      <w:r w:rsidRPr="009479EB">
        <w:rPr>
          <w:rtl/>
        </w:rPr>
        <w:t>אמימר</w:t>
      </w:r>
      <w:r w:rsidR="00A73171" w:rsidRPr="009479EB">
        <w:rPr>
          <w:rFonts w:hint="cs"/>
          <w:rtl/>
        </w:rPr>
        <w:t>:</w:t>
      </w:r>
      <w:r w:rsidRPr="009479EB">
        <w:rPr>
          <w:rtl/>
        </w:rPr>
        <w:t xml:space="preserve"> </w:t>
      </w:r>
    </w:p>
    <w:p w14:paraId="457E1EE5" w14:textId="6A056754" w:rsidR="00A73171" w:rsidRPr="00A73171" w:rsidRDefault="009479EB" w:rsidP="009479EB">
      <w:pPr>
        <w:pStyle w:val="afffffe"/>
        <w:spacing w:before="0"/>
        <w:rPr>
          <w:spacing w:val="-2"/>
          <w:rtl/>
        </w:rPr>
      </w:pPr>
      <w:r>
        <w:rPr>
          <w:rFonts w:hint="cs"/>
          <w:spacing w:val="-2"/>
          <w:rtl/>
        </w:rPr>
        <w:t>ה</w:t>
      </w:r>
      <w:r w:rsidR="00183BFF" w:rsidRPr="00A73171">
        <w:rPr>
          <w:rFonts w:hint="cs"/>
          <w:spacing w:val="-2"/>
          <w:rtl/>
        </w:rPr>
        <w:t>תיר</w:t>
      </w:r>
      <w:r w:rsidR="00183BFF" w:rsidRPr="00A73171">
        <w:rPr>
          <w:spacing w:val="-2"/>
          <w:rtl/>
        </w:rPr>
        <w:t xml:space="preserve"> </w:t>
      </w:r>
      <w:r w:rsidR="00183BFF" w:rsidRPr="00BF5D1E">
        <w:rPr>
          <w:rFonts w:cs="PFT_Frank"/>
          <w:b/>
          <w:bCs/>
          <w:spacing w:val="-2"/>
          <w:szCs w:val="14"/>
          <w:rtl/>
        </w:rPr>
        <w:t>לכח</w:t>
      </w:r>
      <w:r w:rsidR="00047E2C" w:rsidRPr="00BF5D1E">
        <w:rPr>
          <w:rFonts w:cs="PFT_Frank" w:hint="cs"/>
          <w:b/>
          <w:bCs/>
          <w:spacing w:val="-2"/>
          <w:szCs w:val="14"/>
          <w:rtl/>
        </w:rPr>
        <w:t>ו</w:t>
      </w:r>
      <w:r w:rsidR="00183BFF" w:rsidRPr="00BF5D1E">
        <w:rPr>
          <w:rFonts w:cs="PFT_Frank"/>
          <w:b/>
          <w:bCs/>
          <w:spacing w:val="-2"/>
          <w:szCs w:val="14"/>
          <w:rtl/>
        </w:rPr>
        <w:t>ל עי</w:t>
      </w:r>
      <w:r w:rsidR="00183BFF" w:rsidRPr="00BF5D1E">
        <w:rPr>
          <w:rFonts w:cs="PFT_Frank" w:hint="cs"/>
          <w:b/>
          <w:bCs/>
          <w:spacing w:val="-2"/>
          <w:szCs w:val="14"/>
          <w:rtl/>
        </w:rPr>
        <w:t>ן</w:t>
      </w:r>
      <w:r w:rsidR="00183BFF" w:rsidRPr="00BF5D1E">
        <w:rPr>
          <w:rFonts w:cs="PFT_Frank"/>
          <w:b/>
          <w:bCs/>
          <w:spacing w:val="-2"/>
          <w:szCs w:val="14"/>
          <w:rtl/>
        </w:rPr>
        <w:t xml:space="preserve"> מנכרי בשבת</w:t>
      </w:r>
      <w:r w:rsidR="00183BFF" w:rsidRPr="00A73171">
        <w:rPr>
          <w:spacing w:val="-2"/>
          <w:rtl/>
        </w:rPr>
        <w:t>.</w:t>
      </w:r>
      <w:r w:rsidR="00183BFF" w:rsidRPr="00A73171">
        <w:rPr>
          <w:rFonts w:hint="cs"/>
          <w:spacing w:val="-2"/>
          <w:rtl/>
        </w:rPr>
        <w:t xml:space="preserve"> </w:t>
      </w:r>
      <w:r w:rsidR="00183BFF" w:rsidRPr="00A73171">
        <w:rPr>
          <w:rStyle w:val="afffff3"/>
          <w:rFonts w:hint="cs"/>
          <w:spacing w:val="-2"/>
          <w:rtl/>
        </w:rPr>
        <w:t>וא</w:t>
      </w:r>
      <w:r w:rsidR="00183BFF" w:rsidRPr="00A73171">
        <w:rPr>
          <w:rStyle w:val="afffff3"/>
          <w:spacing w:val="-2"/>
          <w:rtl/>
        </w:rPr>
        <w:t>"</w:t>
      </w:r>
      <w:r w:rsidR="00183BFF" w:rsidRPr="00A73171">
        <w:rPr>
          <w:rStyle w:val="afffff3"/>
          <w:rFonts w:hint="cs"/>
          <w:spacing w:val="-2"/>
          <w:rtl/>
        </w:rPr>
        <w:t>ד</w:t>
      </w:r>
      <w:r w:rsidR="00183BFF" w:rsidRPr="00A73171">
        <w:rPr>
          <w:rFonts w:hint="cs"/>
          <w:spacing w:val="-2"/>
          <w:rtl/>
        </w:rPr>
        <w:t xml:space="preserve"> </w:t>
      </w:r>
      <w:r w:rsidR="00183BFF" w:rsidRPr="00E90FA2">
        <w:rPr>
          <w:rFonts w:hint="cs"/>
          <w:rtl/>
        </w:rPr>
        <w:t>הוא עצמו עשה כן</w:t>
      </w:r>
      <w:r w:rsidR="00183BFF" w:rsidRPr="00A73171">
        <w:rPr>
          <w:rFonts w:hint="cs"/>
          <w:spacing w:val="-2"/>
          <w:rtl/>
        </w:rPr>
        <w:t>.</w:t>
      </w:r>
      <w:r w:rsidR="00047E2C" w:rsidRPr="00A73171">
        <w:rPr>
          <w:rFonts w:hint="cs"/>
          <w:spacing w:val="-2"/>
          <w:rtl/>
        </w:rPr>
        <w:t xml:space="preserve"> </w:t>
      </w:r>
    </w:p>
    <w:p w14:paraId="12741C93" w14:textId="039A810A" w:rsidR="00183BFF" w:rsidRDefault="00743F11" w:rsidP="00743F11">
      <w:pPr>
        <w:rPr>
          <w:rtl/>
        </w:rPr>
      </w:pPr>
      <w:r>
        <w:rPr>
          <w:rFonts w:hint="cs"/>
          <w:rtl/>
        </w:rPr>
        <w:t>ש</w:t>
      </w:r>
      <w:r w:rsidR="00183BFF" w:rsidRPr="00392931">
        <w:rPr>
          <w:rtl/>
        </w:rPr>
        <w:t xml:space="preserve">כל צרכי חולה עושין על ידי נכרי בשבת, </w:t>
      </w:r>
    </w:p>
    <w:p w14:paraId="200AB964" w14:textId="77777777" w:rsidR="00743F11" w:rsidRPr="00743F11" w:rsidRDefault="00183BFF" w:rsidP="00743F11">
      <w:pPr>
        <w:pStyle w:val="36"/>
        <w:framePr w:wrap="notBeside"/>
        <w:rPr>
          <w:rtl/>
        </w:rPr>
      </w:pPr>
      <w:r w:rsidRPr="00743F11">
        <w:rPr>
          <w:rtl/>
        </w:rPr>
        <w:t>וא</w:t>
      </w:r>
      <w:r w:rsidRPr="00743F11">
        <w:rPr>
          <w:rFonts w:hint="eastAsia"/>
          <w:rtl/>
        </w:rPr>
        <w:t>ר</w:t>
      </w:r>
      <w:r w:rsidRPr="00743F11">
        <w:rPr>
          <w:rtl/>
        </w:rPr>
        <w:t>"</w:t>
      </w:r>
      <w:r w:rsidRPr="00743F11">
        <w:rPr>
          <w:rFonts w:hint="eastAsia"/>
          <w:rtl/>
        </w:rPr>
        <w:t>המ</w:t>
      </w:r>
      <w:r w:rsidRPr="00743F11">
        <w:rPr>
          <w:rFonts w:hint="cs"/>
          <w:rtl/>
        </w:rPr>
        <w:t>:</w:t>
      </w:r>
    </w:p>
    <w:p w14:paraId="0B78DDAA" w14:textId="43EA1088" w:rsidR="00183BFF" w:rsidRPr="00392931" w:rsidRDefault="00183BFF" w:rsidP="00183BFF">
      <w:pPr>
        <w:rPr>
          <w:rtl/>
        </w:rPr>
      </w:pPr>
      <w:r w:rsidRPr="00392931">
        <w:rPr>
          <w:rFonts w:hint="eastAsia"/>
          <w:rtl/>
        </w:rPr>
        <w:t>ד</w:t>
      </w:r>
      <w:r w:rsidRPr="00392931">
        <w:rPr>
          <w:rtl/>
        </w:rPr>
        <w:t>כל דבר שאין בו סכנה אומר לנכרי ועושה.</w:t>
      </w:r>
    </w:p>
    <w:p w14:paraId="58A9179E" w14:textId="77777777" w:rsidR="009C6001" w:rsidRPr="009C6001" w:rsidRDefault="00047E2C" w:rsidP="009C6001">
      <w:pPr>
        <w:pStyle w:val="36"/>
        <w:framePr w:wrap="notBeside"/>
        <w:rPr>
          <w:rtl/>
        </w:rPr>
      </w:pPr>
      <w:r w:rsidRPr="009C6001">
        <w:rPr>
          <w:rFonts w:hint="cs"/>
          <w:rtl/>
        </w:rPr>
        <w:t>והקשה ר</w:t>
      </w:r>
      <w:r w:rsidR="005933DE" w:rsidRPr="009C6001">
        <w:rPr>
          <w:rtl/>
        </w:rPr>
        <w:t>"</w:t>
      </w:r>
      <w:r w:rsidRPr="009C6001">
        <w:rPr>
          <w:rFonts w:hint="cs"/>
          <w:rtl/>
        </w:rPr>
        <w:t>א:</w:t>
      </w:r>
    </w:p>
    <w:p w14:paraId="45400FFB" w14:textId="474BB98F" w:rsidR="00183BFF" w:rsidRPr="00392931" w:rsidRDefault="00047E2C" w:rsidP="00E90FA2">
      <w:pPr>
        <w:spacing w:after="60"/>
        <w:rPr>
          <w:rtl/>
        </w:rPr>
      </w:pPr>
      <w:r w:rsidRPr="009C6001">
        <w:rPr>
          <w:rFonts w:hint="cs"/>
          <w:rtl/>
        </w:rPr>
        <w:t>ד</w:t>
      </w:r>
      <w:r w:rsidR="00183BFF" w:rsidRPr="009C6001">
        <w:rPr>
          <w:rtl/>
        </w:rPr>
        <w:t xml:space="preserve">מר </w:t>
      </w:r>
      <w:r w:rsidR="009C6001">
        <w:rPr>
          <w:rFonts w:hint="cs"/>
          <w:rtl/>
        </w:rPr>
        <w:t>סייעו</w:t>
      </w:r>
      <w:r w:rsidR="00183BFF" w:rsidRPr="009C6001">
        <w:rPr>
          <w:rtl/>
        </w:rPr>
        <w:t>, דעמיץ ופתח</w:t>
      </w:r>
      <w:r w:rsidR="00183BFF" w:rsidRPr="009C6001">
        <w:rPr>
          <w:rFonts w:hint="cs"/>
          <w:rtl/>
        </w:rPr>
        <w:t>,</w:t>
      </w:r>
      <w:r w:rsidR="00183BFF" w:rsidRPr="009C6001">
        <w:rPr>
          <w:rtl/>
        </w:rPr>
        <w:t xml:space="preserve"> </w:t>
      </w:r>
      <w:r w:rsidRPr="00E90FA2">
        <w:rPr>
          <w:rStyle w:val="afffff3"/>
          <w:rFonts w:hint="cs"/>
          <w:rtl/>
        </w:rPr>
        <w:t>ואין לומר</w:t>
      </w:r>
      <w:r w:rsidR="00E90FA2">
        <w:rPr>
          <w:rStyle w:val="afffff3"/>
          <w:rFonts w:hint="cs"/>
          <w:rtl/>
        </w:rPr>
        <w:t xml:space="preserve">: </w:t>
      </w:r>
      <w:r w:rsidR="00E90FA2">
        <w:rPr>
          <w:rFonts w:ascii="Fb Fontext" w:hAnsi="Fb Fontext" w:hint="cs"/>
          <w:spacing w:val="-2"/>
          <w:sz w:val="20"/>
          <w:rtl/>
        </w:rPr>
        <w:t xml:space="preserve"> </w:t>
      </w:r>
      <w:r w:rsidR="00183BFF" w:rsidRPr="003772EC">
        <w:rPr>
          <w:rFonts w:ascii="Fb Fontext" w:hAnsi="Fb Fontext" w:hint="eastAsia"/>
          <w:spacing w:val="-2"/>
          <w:sz w:val="20"/>
          <w:rtl/>
        </w:rPr>
        <w:t>מסייע</w:t>
      </w:r>
      <w:r w:rsidR="00183BFF" w:rsidRPr="003772EC">
        <w:rPr>
          <w:rFonts w:ascii="Fb Fontext" w:hAnsi="Fb Fontext"/>
          <w:spacing w:val="-2"/>
          <w:sz w:val="20"/>
          <w:rtl/>
        </w:rPr>
        <w:t xml:space="preserve"> </w:t>
      </w:r>
      <w:r w:rsidR="00183BFF" w:rsidRPr="003772EC">
        <w:rPr>
          <w:rFonts w:ascii="Fb Fontext" w:hAnsi="Fb Fontext" w:hint="eastAsia"/>
          <w:spacing w:val="-2"/>
          <w:sz w:val="20"/>
          <w:rtl/>
        </w:rPr>
        <w:t>אין</w:t>
      </w:r>
      <w:r w:rsidR="00183BFF" w:rsidRPr="003772EC">
        <w:rPr>
          <w:rFonts w:ascii="Fb Fontext" w:hAnsi="Fb Fontext"/>
          <w:spacing w:val="-2"/>
          <w:sz w:val="20"/>
          <w:rtl/>
        </w:rPr>
        <w:t xml:space="preserve"> </w:t>
      </w:r>
      <w:r w:rsidR="00183BFF" w:rsidRPr="003772EC">
        <w:rPr>
          <w:rFonts w:ascii="Fb Fontext" w:hAnsi="Fb Fontext" w:hint="eastAsia"/>
          <w:spacing w:val="-2"/>
          <w:sz w:val="20"/>
          <w:rtl/>
        </w:rPr>
        <w:t>בו</w:t>
      </w:r>
      <w:r w:rsidR="00183BFF" w:rsidRPr="003772EC">
        <w:rPr>
          <w:rFonts w:ascii="Fb Fontext" w:hAnsi="Fb Fontext"/>
          <w:spacing w:val="-2"/>
          <w:sz w:val="20"/>
          <w:rtl/>
        </w:rPr>
        <w:t xml:space="preserve"> </w:t>
      </w:r>
      <w:r w:rsidR="00183BFF" w:rsidRPr="003772EC">
        <w:rPr>
          <w:rFonts w:ascii="Fb Fontext" w:hAnsi="Fb Fontext" w:hint="eastAsia"/>
          <w:spacing w:val="-2"/>
          <w:sz w:val="20"/>
          <w:rtl/>
        </w:rPr>
        <w:t>ממש</w:t>
      </w:r>
      <w:r w:rsidR="00183BFF" w:rsidRPr="003772EC">
        <w:rPr>
          <w:rFonts w:ascii="Fb Fontext" w:hAnsi="Fb Fontext"/>
          <w:spacing w:val="-2"/>
          <w:sz w:val="20"/>
          <w:rtl/>
        </w:rPr>
        <w:t xml:space="preserve"> </w:t>
      </w:r>
      <w:r w:rsidR="00183BFF" w:rsidRPr="003772EC">
        <w:rPr>
          <w:rStyle w:val="afffff3"/>
          <w:rFonts w:hint="eastAsia"/>
          <w:rtl/>
        </w:rPr>
        <w:t>כר</w:t>
      </w:r>
      <w:r w:rsidR="00183BFF" w:rsidRPr="003772EC">
        <w:rPr>
          <w:rStyle w:val="afffff3"/>
          <w:rtl/>
        </w:rPr>
        <w:t>"</w:t>
      </w:r>
      <w:r w:rsidR="00183BFF" w:rsidRPr="003772EC">
        <w:rPr>
          <w:rStyle w:val="afffff3"/>
          <w:rFonts w:hint="eastAsia"/>
          <w:rtl/>
        </w:rPr>
        <w:t>ז</w:t>
      </w:r>
      <w:r w:rsidR="00183BFF" w:rsidRPr="003772EC">
        <w:rPr>
          <w:rFonts w:ascii="Fb Fontext" w:hAnsi="Fb Fontext"/>
          <w:spacing w:val="-2"/>
          <w:sz w:val="20"/>
          <w:rtl/>
        </w:rPr>
        <w:t>.</w:t>
      </w:r>
    </w:p>
    <w:p w14:paraId="16EA125A" w14:textId="77777777" w:rsidR="00E90FA2" w:rsidRPr="00E90FA2" w:rsidRDefault="00183BFF" w:rsidP="00E90FA2">
      <w:pPr>
        <w:pStyle w:val="36"/>
        <w:framePr w:wrap="notBeside"/>
        <w:rPr>
          <w:rtl/>
        </w:rPr>
      </w:pPr>
      <w:r w:rsidRPr="00E90FA2">
        <w:rPr>
          <w:rtl/>
        </w:rPr>
        <w:t>אמימר</w:t>
      </w:r>
      <w:r w:rsidR="00A73171" w:rsidRPr="00E90FA2">
        <w:rPr>
          <w:rFonts w:hint="cs"/>
          <w:rtl/>
        </w:rPr>
        <w:t>:</w:t>
      </w:r>
    </w:p>
    <w:p w14:paraId="45B1FD0E" w14:textId="231E3D26" w:rsidR="00183BFF" w:rsidRPr="006F178A" w:rsidRDefault="00183BFF" w:rsidP="00E90FA2">
      <w:pPr>
        <w:pStyle w:val="afffffe"/>
        <w:spacing w:before="0"/>
        <w:rPr>
          <w:rtl/>
        </w:rPr>
      </w:pPr>
      <w:r>
        <w:rPr>
          <w:rFonts w:hint="cs"/>
          <w:rtl/>
        </w:rPr>
        <w:t>התיר</w:t>
      </w:r>
      <w:r w:rsidRPr="006F178A">
        <w:rPr>
          <w:rtl/>
        </w:rPr>
        <w:t xml:space="preserve"> </w:t>
      </w:r>
      <w:r w:rsidRPr="00BF5D1E">
        <w:rPr>
          <w:rFonts w:cs="PFT_Frank"/>
          <w:b/>
          <w:bCs/>
          <w:szCs w:val="14"/>
          <w:rtl/>
        </w:rPr>
        <w:t>לכח</w:t>
      </w:r>
      <w:r w:rsidR="00047E2C" w:rsidRPr="00BF5D1E">
        <w:rPr>
          <w:rFonts w:cs="PFT_Frank" w:hint="cs"/>
          <w:b/>
          <w:bCs/>
          <w:szCs w:val="14"/>
          <w:rtl/>
        </w:rPr>
        <w:t>ו</w:t>
      </w:r>
      <w:r w:rsidRPr="00BF5D1E">
        <w:rPr>
          <w:rFonts w:cs="PFT_Frank"/>
          <w:b/>
          <w:bCs/>
          <w:szCs w:val="14"/>
          <w:rtl/>
        </w:rPr>
        <w:t>ל עי</w:t>
      </w:r>
      <w:r w:rsidRPr="00BF5D1E">
        <w:rPr>
          <w:rFonts w:cs="PFT_Frank" w:hint="cs"/>
          <w:b/>
          <w:bCs/>
          <w:szCs w:val="14"/>
          <w:rtl/>
        </w:rPr>
        <w:t>ן</w:t>
      </w:r>
      <w:r w:rsidRPr="00BF5D1E">
        <w:rPr>
          <w:rFonts w:cs="PFT_Frank"/>
          <w:b/>
          <w:bCs/>
          <w:szCs w:val="14"/>
          <w:rtl/>
        </w:rPr>
        <w:t xml:space="preserve"> ביו"ט שני של ראש השנה</w:t>
      </w:r>
      <w:r w:rsidRPr="006F178A">
        <w:rPr>
          <w:rtl/>
        </w:rPr>
        <w:t>.</w:t>
      </w:r>
    </w:p>
    <w:p w14:paraId="2BCBDBD4" w14:textId="77777777" w:rsidR="00E90FA2" w:rsidRPr="00E90FA2" w:rsidRDefault="00183BFF" w:rsidP="00E90FA2">
      <w:pPr>
        <w:pStyle w:val="36"/>
        <w:framePr w:wrap="notBeside"/>
        <w:rPr>
          <w:rtl/>
        </w:rPr>
      </w:pPr>
      <w:r w:rsidRPr="00E90FA2">
        <w:rPr>
          <w:rFonts w:hint="cs"/>
          <w:rtl/>
        </w:rPr>
        <w:t>וא</w:t>
      </w:r>
      <w:r w:rsidR="00A73171" w:rsidRPr="00E90FA2">
        <w:rPr>
          <w:rFonts w:hint="cs"/>
          <w:rtl/>
        </w:rPr>
        <w:t xml:space="preserve">פי' </w:t>
      </w:r>
      <w:r w:rsidR="00690AB7" w:rsidRPr="00E90FA2">
        <w:rPr>
          <w:rFonts w:hint="cs"/>
          <w:rtl/>
        </w:rPr>
        <w:t>ד</w:t>
      </w:r>
      <w:r w:rsidR="00A73171" w:rsidRPr="00E90FA2">
        <w:rPr>
          <w:rFonts w:hint="cs"/>
          <w:rtl/>
        </w:rPr>
        <w:t>ל</w:t>
      </w:r>
      <w:r w:rsidR="00690AB7" w:rsidRPr="00E90FA2">
        <w:rPr>
          <w:rFonts w:hint="cs"/>
          <w:rtl/>
        </w:rPr>
        <w:t>ר</w:t>
      </w:r>
      <w:r w:rsidRPr="00E90FA2">
        <w:rPr>
          <w:rFonts w:hint="cs"/>
          <w:rtl/>
        </w:rPr>
        <w:t>בא</w:t>
      </w:r>
      <w:r w:rsidR="00A73171" w:rsidRPr="00E90FA2">
        <w:rPr>
          <w:rFonts w:hint="cs"/>
          <w:rtl/>
        </w:rPr>
        <w:t>:</w:t>
      </w:r>
    </w:p>
    <w:p w14:paraId="5845D900" w14:textId="46BFEF0E" w:rsidR="00183BFF" w:rsidRPr="00A73171" w:rsidRDefault="00A73171" w:rsidP="00A73171">
      <w:pPr>
        <w:rPr>
          <w:spacing w:val="-2"/>
          <w:rtl/>
        </w:rPr>
      </w:pPr>
      <w:r w:rsidRPr="00A73171">
        <w:rPr>
          <w:rFonts w:hint="cs"/>
          <w:spacing w:val="-2"/>
          <w:rtl/>
        </w:rPr>
        <w:t xml:space="preserve">רק </w:t>
      </w:r>
      <w:r w:rsidR="00183BFF" w:rsidRPr="00A73171">
        <w:rPr>
          <w:rFonts w:hint="cs"/>
          <w:spacing w:val="-2"/>
          <w:rtl/>
        </w:rPr>
        <w:t>במת ביו</w:t>
      </w:r>
      <w:r w:rsidR="00183BFF" w:rsidRPr="00A73171">
        <w:rPr>
          <w:spacing w:val="-2"/>
          <w:rtl/>
        </w:rPr>
        <w:t>"</w:t>
      </w:r>
      <w:r w:rsidR="00183BFF" w:rsidRPr="00A73171">
        <w:rPr>
          <w:rFonts w:hint="cs"/>
          <w:spacing w:val="-2"/>
          <w:rtl/>
        </w:rPr>
        <w:t>ט שני יתעסקו ישראל,</w:t>
      </w:r>
      <w:r w:rsidRPr="00A73171">
        <w:rPr>
          <w:rFonts w:hint="cs"/>
          <w:spacing w:val="-2"/>
          <w:rtl/>
        </w:rPr>
        <w:t xml:space="preserve"> </w:t>
      </w:r>
      <w:r w:rsidR="00183BFF" w:rsidRPr="00A73171">
        <w:rPr>
          <w:rFonts w:hint="cs"/>
          <w:spacing w:val="-2"/>
          <w:rtl/>
        </w:rPr>
        <w:t>משא</w:t>
      </w:r>
      <w:r w:rsidR="00183BFF" w:rsidRPr="00A73171">
        <w:rPr>
          <w:spacing w:val="-2"/>
          <w:rtl/>
        </w:rPr>
        <w:t>"</w:t>
      </w:r>
      <w:r w:rsidR="00183BFF" w:rsidRPr="00A73171">
        <w:rPr>
          <w:rFonts w:hint="cs"/>
          <w:spacing w:val="-2"/>
          <w:rtl/>
        </w:rPr>
        <w:t>כ בביצה.</w:t>
      </w:r>
    </w:p>
    <w:p w14:paraId="3795778D" w14:textId="77777777">
      <w:pPr>
        <w:pStyle w:val="afff2"/>
        <w:framePr w:wrap="around"/>
        <w:rPr>
          <w:ins w:id="92141" w:author="Claude" w:date="2026-10-12T12:00:00Z"/>
          <w:rtl/>
        </w:rPr>
      </w:pPr>
      <w:ins w:id="92142" w:author="Claude" w:date="2026-10-12T12:00:00Z">
        <w:r>
          <w:rPr>
            <w:rFonts w:hint="cs"/>
            <w:rtl/>
          </w:rPr>
          <w:t>כב:</w:t>
        </w:r>
      </w:ins>
    </w:p>
    <w:p w14:paraId="6F55DD44" w14:textId="77777777" w:rsidR="00CB217C" w:rsidRPr="00CB217C" w:rsidRDefault="00183BFF" w:rsidP="00CB217C">
      <w:pPr>
        <w:pStyle w:val="36"/>
        <w:framePr w:wrap="notBeside"/>
        <w:rPr>
          <w:rtl/>
        </w:rPr>
      </w:pPr>
      <w:r w:rsidRPr="00CB217C">
        <w:rPr>
          <w:rFonts w:hint="eastAsia"/>
          <w:rtl/>
        </w:rPr>
        <w:t>אמימר</w:t>
      </w:r>
      <w:r w:rsidR="00A73171" w:rsidRPr="00CB217C">
        <w:rPr>
          <w:rFonts w:hint="cs"/>
          <w:rtl/>
        </w:rPr>
        <w:t xml:space="preserve"> ס''ל</w:t>
      </w:r>
      <w:r w:rsidRPr="00CB217C">
        <w:rPr>
          <w:rtl/>
        </w:rPr>
        <w:t xml:space="preserve"> כנהרדעי</w:t>
      </w:r>
      <w:r w:rsidR="00A73171" w:rsidRPr="00CB217C">
        <w:rPr>
          <w:rFonts w:hint="cs"/>
          <w:rtl/>
        </w:rPr>
        <w:t>:</w:t>
      </w:r>
    </w:p>
    <w:p w14:paraId="0AA2C9D1" w14:textId="563D1DC1" w:rsidR="00183BFF" w:rsidRPr="003772EC" w:rsidRDefault="00A73171" w:rsidP="00A73171">
      <w:pPr>
        <w:rPr>
          <w:rStyle w:val="afffffc"/>
          <w:rtl/>
        </w:rPr>
      </w:pPr>
      <w:r>
        <w:rPr>
          <w:rFonts w:hint="cs"/>
          <w:spacing w:val="-4"/>
          <w:rtl/>
        </w:rPr>
        <w:t>ד</w:t>
      </w:r>
      <w:r w:rsidR="00183BFF" w:rsidRPr="003772EC">
        <w:rPr>
          <w:spacing w:val="-4"/>
          <w:rtl/>
        </w:rPr>
        <w:t xml:space="preserve">אף בביצה. </w:t>
      </w:r>
      <w:r>
        <w:rPr>
          <w:rStyle w:val="afffffc"/>
          <w:rtl/>
        </w:rPr>
        <w:t>ולא חי</w:t>
      </w:r>
      <w:r>
        <w:rPr>
          <w:rStyle w:val="afffffc"/>
          <w:rFonts w:hint="cs"/>
          <w:rtl/>
        </w:rPr>
        <w:t>י</w:t>
      </w:r>
      <w:r>
        <w:rPr>
          <w:rStyle w:val="afffffc"/>
          <w:rtl/>
        </w:rPr>
        <w:t>ש</w:t>
      </w:r>
      <w:r w:rsidR="00183BFF" w:rsidRPr="003772EC">
        <w:rPr>
          <w:rStyle w:val="afffffc"/>
          <w:rtl/>
        </w:rPr>
        <w:t xml:space="preserve"> לעיבור אלול דל</w:t>
      </w:r>
      <w:r>
        <w:rPr>
          <w:rStyle w:val="afffffc"/>
          <w:rFonts w:hint="cs"/>
          <w:rtl/>
        </w:rPr>
        <w:t>א</w:t>
      </w:r>
      <w:r w:rsidR="00183BFF" w:rsidRPr="003772EC">
        <w:rPr>
          <w:rStyle w:val="afffffc"/>
          <w:rtl/>
        </w:rPr>
        <w:t xml:space="preserve"> מצינו כן מימות עזרא</w:t>
      </w:r>
      <w:r w:rsidRPr="00A73171">
        <w:rPr>
          <w:rStyle w:val="afffffc"/>
          <w:rFonts w:hint="cs"/>
          <w:rtl/>
        </w:rPr>
        <w:t>,</w:t>
      </w:r>
      <w:r w:rsidR="00183BFF" w:rsidRPr="003772EC">
        <w:rPr>
          <w:rStyle w:val="afffffc"/>
          <w:rtl/>
        </w:rPr>
        <w:t xml:space="preserve"> </w:t>
      </w:r>
    </w:p>
    <w:p w14:paraId="22251139" w14:textId="14837D19" w:rsidR="00183BFF" w:rsidRPr="006F178A" w:rsidRDefault="00B35974" w:rsidP="00B35974">
      <w:pPr>
        <w:pStyle w:val="afff0"/>
        <w:rPr>
          <w:del w:id="90066" w:author="מנוע עיצוב" w:date="2026-10-08T11:01:28Z"/>
          <w:rtl/>
        </w:rPr>
      </w:pPr>
      <w:del w:id="90065" w:author="מנוע עיצוב" w:date="2026-10-08T11:01:28Z">
        <w:r>
          <w:rPr>
            <w:rFonts w:ascii="BA TM • Vilna Extra-Bold" w:hAnsi="BA TM • Vilna Extra-Bold" w:hint="cs"/>
            <w:rtl/>
          </w:rPr>
          <w:delText xml:space="preserve">****</w:delText>
        </w:r>
      </w:del>
    </w:p>
    <w:p w14:paraId="03127753" w14:textId="77777777" w:rsidR="00183BFF" w:rsidRPr="00C4622C" w:rsidRDefault="00183BFF" w:rsidP="00A73171">
      <w:pPr>
        <w:pStyle w:val="affff0"/>
        <w:rPr>
          <w:sz w:val="18"/>
          <w:rtl/>
        </w:rPr>
      </w:pPr>
      <w:ins w:id="9804" w:author="מספור קטעי משנה" w:date="2026-10-06T10:03:25Z">
        <w:r>
          <w:rPr>
            <w:rStyle w:val="MisparKeta"/>
          </w:rPr>
          <w:t xml:space="preserve">א. </w:t>
        </w:r>
      </w:ins>
      <w:r w:rsidRPr="00C4622C">
        <w:rPr>
          <w:rtl/>
          <w:rPrChange w:id="40030" w:author="Claude" w:date="2026-10-06T13:34:26Z">
            <w:rPr>
              <w:sz w:val="18"/>
              <w:rtl/>
            </w:rPr>
          </w:rPrChange>
        </w:rPr>
        <w:lastRenderedPageBreak/>
        <w:t>ואין אופין פתין גריצין אלא רקיקין.</w:t>
      </w:r>
    </w:p>
    <w:p w14:paraId="767866CB" w14:textId="30D06621" w:rsidR="00183BFF" w:rsidRPr="006F178A" w:rsidRDefault="00183BFF" w:rsidP="00183BFF">
      <w:pPr>
        <w:rPr>
          <w:rtl/>
        </w:rPr>
      </w:pPr>
      <w:r w:rsidRPr="00F129F8">
        <w:rPr>
          <w:rStyle w:val="afffff3"/>
          <w:rFonts w:hint="cs"/>
          <w:rtl/>
        </w:rPr>
        <w:t>ל</w:t>
      </w:r>
      <w:r w:rsidRPr="00F129F8">
        <w:rPr>
          <w:rStyle w:val="afffff3"/>
          <w:rtl/>
        </w:rPr>
        <w:t>ב"ש:</w:t>
      </w:r>
      <w:r w:rsidRPr="006F178A">
        <w:rPr>
          <w:rFonts w:ascii="Fb Fontext" w:hAnsi="Fb Fontext"/>
          <w:rtl/>
        </w:rPr>
        <w:t xml:space="preserve"> אין אופין פת עבה בפסח, </w:t>
      </w:r>
      <w:r w:rsidR="00C81AE6">
        <w:rPr>
          <w:rFonts w:ascii="Fb Fontext" w:hAnsi="Fb Fontext"/>
          <w:rtl/>
        </w:rPr>
        <w:tab/>
      </w:r>
      <w:r w:rsidR="00C81AE6">
        <w:rPr>
          <w:rFonts w:ascii="Fb Fontext" w:hAnsi="Fb Fontext"/>
          <w:rtl/>
        </w:rPr>
        <w:tab/>
      </w:r>
      <w:r w:rsidRPr="00F129F8">
        <w:rPr>
          <w:rStyle w:val="afffff3"/>
          <w:rtl/>
        </w:rPr>
        <w:t xml:space="preserve">וב"ה </w:t>
      </w:r>
      <w:r w:rsidRPr="006F178A">
        <w:rPr>
          <w:rFonts w:ascii="Fb Fontext" w:hAnsi="Fb Fontext"/>
          <w:rtl/>
        </w:rPr>
        <w:t>מתירין.</w:t>
      </w:r>
      <w:r w:rsidRPr="006F178A">
        <w:rPr>
          <w:rFonts w:ascii="Fb Fontext" w:hAnsi="Fb Fontext" w:hint="cs"/>
          <w:rtl/>
        </w:rPr>
        <w:t xml:space="preserve">  </w:t>
      </w:r>
    </w:p>
    <w:p w14:paraId="27C6747E" w14:textId="77777777" w:rsidR="00E65387" w:rsidRDefault="00183BFF" w:rsidP="00E65387">
      <w:pPr>
        <w:pStyle w:val="afffff8"/>
        <w:rPr>
          <w:rtl/>
        </w:rPr>
      </w:pPr>
      <w:r w:rsidRPr="00F129F8">
        <w:rPr>
          <w:rtl/>
        </w:rPr>
        <w:t>פת עבה</w:t>
      </w:r>
      <w:r w:rsidRPr="00F129F8">
        <w:rPr>
          <w:rFonts w:hint="cs"/>
          <w:rtl/>
        </w:rPr>
        <w:t xml:space="preserve"> </w:t>
      </w:r>
    </w:p>
    <w:p w14:paraId="52EF86F9" w14:textId="77777777" w:rsidR="00E65387" w:rsidRPr="00E65387" w:rsidRDefault="00E65387" w:rsidP="00E65387">
      <w:pPr>
        <w:pStyle w:val="36"/>
        <w:framePr w:wrap="notBeside"/>
        <w:rPr>
          <w:rtl/>
        </w:rPr>
      </w:pPr>
      <w:r w:rsidRPr="00E65387">
        <w:rPr>
          <w:rFonts w:hint="cs"/>
          <w:rtl/>
        </w:rPr>
        <w:t xml:space="preserve">א. </w:t>
      </w:r>
      <w:r w:rsidR="00183BFF" w:rsidRPr="00E65387">
        <w:rPr>
          <w:rFonts w:hint="cs"/>
          <w:rtl/>
        </w:rPr>
        <w:t>ר</w:t>
      </w:r>
      <w:r w:rsidR="00183BFF" w:rsidRPr="00E65387">
        <w:rPr>
          <w:rtl/>
        </w:rPr>
        <w:t>"</w:t>
      </w:r>
      <w:r w:rsidR="00183BFF" w:rsidRPr="00E65387">
        <w:rPr>
          <w:rFonts w:hint="cs"/>
          <w:rtl/>
        </w:rPr>
        <w:t>ה</w:t>
      </w:r>
      <w:r w:rsidR="00183BFF" w:rsidRPr="00E65387">
        <w:rPr>
          <w:rtl/>
        </w:rPr>
        <w:t xml:space="preserve">: </w:t>
      </w:r>
    </w:p>
    <w:p w14:paraId="040C6A12" w14:textId="250FB29E" w:rsidR="00183BFF" w:rsidRPr="006F178A" w:rsidRDefault="00E65387" w:rsidP="00B41370">
      <w:pPr>
        <w:rPr>
          <w:rtl/>
        </w:rPr>
      </w:pPr>
      <w:r>
        <w:rPr>
          <w:rFonts w:ascii="Fb Fontext" w:hAnsi="Fb Fontext" w:hint="cs"/>
          <w:rtl/>
        </w:rPr>
        <w:t>ט</w:t>
      </w:r>
      <w:r w:rsidR="00183BFF" w:rsidRPr="00F129F8">
        <w:rPr>
          <w:rFonts w:ascii="Fb Fontext" w:hAnsi="Fb Fontext"/>
          <w:rtl/>
        </w:rPr>
        <w:t>פח, שכן מצינו בלחם הפנים טפח.</w:t>
      </w:r>
    </w:p>
    <w:p w14:paraId="344C88BF" w14:textId="77777777" w:rsidR="00E65387" w:rsidRPr="00E65387" w:rsidRDefault="00183BFF" w:rsidP="00E65387">
      <w:pPr>
        <w:pStyle w:val="36"/>
        <w:framePr w:wrap="notBeside"/>
        <w:rPr>
          <w:rtl/>
        </w:rPr>
      </w:pPr>
      <w:r w:rsidRPr="00E65387">
        <w:rPr>
          <w:rFonts w:hint="cs"/>
          <w:rtl/>
        </w:rPr>
        <w:t>רב יוסף</w:t>
      </w:r>
      <w:r w:rsidR="00BF0870" w:rsidRPr="00E65387">
        <w:rPr>
          <w:rFonts w:hint="cs"/>
          <w:rtl/>
        </w:rPr>
        <w:t xml:space="preserve">: </w:t>
      </w:r>
    </w:p>
    <w:p w14:paraId="6B4DE35E" w14:textId="02BB6421" w:rsidR="00183BFF" w:rsidRPr="00447587" w:rsidRDefault="00447587" w:rsidP="00BF0870">
      <w:pPr>
        <w:rPr>
          <w:rtl/>
        </w:rPr>
      </w:pPr>
      <w:r w:rsidRPr="00447587">
        <w:rPr>
          <w:rFonts w:hint="cs"/>
          <w:rtl/>
        </w:rPr>
        <w:t>ר</w:t>
      </w:r>
      <w:r w:rsidR="00BF0870" w:rsidRPr="00447587">
        <w:rPr>
          <w:rFonts w:hint="cs"/>
          <w:rtl/>
        </w:rPr>
        <w:t>ק</w:t>
      </w:r>
      <w:r w:rsidR="00183BFF" w:rsidRPr="00447587">
        <w:rPr>
          <w:rFonts w:hint="cs"/>
          <w:rtl/>
        </w:rPr>
        <w:t xml:space="preserve"> בזריזין, בפת עמלה, בעצים יבשים, בתנור </w:t>
      </w:r>
      <w:r w:rsidR="00BF0870" w:rsidRPr="00447587">
        <w:rPr>
          <w:rFonts w:hint="cs"/>
          <w:rtl/>
        </w:rPr>
        <w:t xml:space="preserve">מתכת </w:t>
      </w:r>
      <w:r w:rsidR="00183BFF" w:rsidRPr="00447587">
        <w:rPr>
          <w:rFonts w:hint="cs"/>
          <w:rtl/>
        </w:rPr>
        <w:t>חם.</w:t>
      </w:r>
    </w:p>
    <w:p w14:paraId="5A8EC1D8" w14:textId="77777777" w:rsidR="00E65387" w:rsidRPr="00E65387" w:rsidRDefault="00183BFF" w:rsidP="00E65387">
      <w:pPr>
        <w:pStyle w:val="36"/>
        <w:framePr w:wrap="notBeside"/>
        <w:rPr>
          <w:rtl/>
        </w:rPr>
      </w:pPr>
      <w:r w:rsidRPr="00E65387">
        <w:rPr>
          <w:rFonts w:hint="cs"/>
          <w:rtl/>
        </w:rPr>
        <w:t>ב</w:t>
      </w:r>
      <w:r w:rsidR="00B41370" w:rsidRPr="00E65387">
        <w:rPr>
          <w:rFonts w:hint="cs"/>
          <w:rtl/>
        </w:rPr>
        <w:t>.</w:t>
      </w:r>
      <w:r w:rsidRPr="00E65387">
        <w:rPr>
          <w:rFonts w:hint="cs"/>
          <w:rtl/>
        </w:rPr>
        <w:t xml:space="preserve"> אלא כרב: </w:t>
      </w:r>
    </w:p>
    <w:p w14:paraId="26187B25" w14:textId="756B9ECA" w:rsidR="00183BFF" w:rsidRPr="00EE6043" w:rsidRDefault="00183BFF" w:rsidP="00BF0870">
      <w:pPr>
        <w:rPr>
          <w:rStyle w:val="afffd"/>
          <w:rFonts w:ascii="Fb Fontext" w:hAnsi="Fb Fontext" w:cs="PFT_Frank"/>
          <w:b/>
          <w:szCs w:val="14"/>
          <w:rtl/>
        </w:rPr>
      </w:pPr>
      <w:r w:rsidRPr="006F178A">
        <w:rPr>
          <w:rFonts w:hint="cs"/>
          <w:rtl/>
        </w:rPr>
        <w:t>פת עבה היינו פת מרובה</w:t>
      </w:r>
      <w:r w:rsidRPr="00BF0870">
        <w:rPr>
          <w:rFonts w:hint="cs"/>
          <w:rtl/>
        </w:rPr>
        <w:t>.</w:t>
      </w:r>
      <w:r w:rsidR="00BF0870" w:rsidRPr="00BF0870">
        <w:rPr>
          <w:rFonts w:hint="cs"/>
          <w:rtl/>
        </w:rPr>
        <w:t xml:space="preserve"> </w:t>
      </w:r>
      <w:r w:rsidR="00BF0870" w:rsidRPr="00BF0870">
        <w:rPr>
          <w:rStyle w:val="afffff3"/>
          <w:rFonts w:hint="cs"/>
          <w:rtl/>
        </w:rPr>
        <w:t>א''ד</w:t>
      </w:r>
      <w:r w:rsidR="00BF0870" w:rsidRPr="00BF0870">
        <w:rPr>
          <w:rFonts w:hint="cs"/>
          <w:rtl/>
        </w:rPr>
        <w:t xml:space="preserve"> שגודלת בלישתה</w:t>
      </w:r>
    </w:p>
    <w:p w14:paraId="15505442" w14:textId="77777777" w:rsidR="00447587" w:rsidRPr="00447587" w:rsidRDefault="00183BFF" w:rsidP="00447587">
      <w:pPr>
        <w:pStyle w:val="36"/>
        <w:framePr w:wrap="notBeside"/>
        <w:rPr>
          <w:rtl/>
        </w:rPr>
      </w:pPr>
      <w:r w:rsidRPr="00447587">
        <w:rPr>
          <w:rtl/>
        </w:rPr>
        <w:t>א"</w:t>
      </w:r>
      <w:r w:rsidRPr="00447587">
        <w:rPr>
          <w:rFonts w:hint="cs"/>
          <w:rtl/>
        </w:rPr>
        <w:t>נ</w:t>
      </w:r>
    </w:p>
    <w:p w14:paraId="143906CC" w14:textId="5E090818" w:rsidR="00183BFF" w:rsidRPr="006F178A" w:rsidRDefault="00183BFF" w:rsidP="00183BFF">
      <w:pPr>
        <w:rPr>
          <w:rtl/>
        </w:rPr>
      </w:pPr>
      <w:r>
        <w:rPr>
          <w:rFonts w:hint="cs"/>
          <w:rtl/>
        </w:rPr>
        <w:t>במקום התנא ל</w:t>
      </w:r>
      <w:r w:rsidRPr="006F178A">
        <w:rPr>
          <w:rtl/>
        </w:rPr>
        <w:t>פת מרובה</w:t>
      </w:r>
      <w:r>
        <w:rPr>
          <w:rFonts w:hint="cs"/>
          <w:rtl/>
        </w:rPr>
        <w:t xml:space="preserve">, קראו </w:t>
      </w:r>
      <w:r w:rsidRPr="006F178A">
        <w:rPr>
          <w:rtl/>
        </w:rPr>
        <w:t>פת עבה.</w:t>
      </w:r>
    </w:p>
    <w:p w14:paraId="6AC6771B" w14:textId="77777777" w:rsidR="00183BFF" w:rsidRDefault="00183BFF" w:rsidP="00BF0870">
      <w:pPr>
        <w:rPr>
          <w:spacing w:val="-6"/>
          <w:rtl/>
        </w:rPr>
      </w:pPr>
      <w:r w:rsidRPr="00BF0870">
        <w:rPr>
          <w:rFonts w:hint="cs"/>
          <w:spacing w:val="-6"/>
          <w:rtl/>
        </w:rPr>
        <w:t>ואפי' שאר יו</w:t>
      </w:r>
      <w:r w:rsidRPr="00BF0870">
        <w:rPr>
          <w:spacing w:val="-6"/>
          <w:rtl/>
        </w:rPr>
        <w:t>"</w:t>
      </w:r>
      <w:r w:rsidRPr="00BF0870">
        <w:rPr>
          <w:rFonts w:hint="cs"/>
          <w:spacing w:val="-6"/>
          <w:rtl/>
        </w:rPr>
        <w:t xml:space="preserve">ט, </w:t>
      </w:r>
      <w:r w:rsidRPr="00BF0870">
        <w:rPr>
          <w:spacing w:val="-6"/>
          <w:rtl/>
        </w:rPr>
        <w:t>ותנא ביו"ט  דפסח קאי.</w:t>
      </w:r>
      <w:r w:rsidRPr="00BF0870">
        <w:rPr>
          <w:rFonts w:hint="cs"/>
          <w:spacing w:val="-6"/>
          <w:rtl/>
        </w:rPr>
        <w:t xml:space="preserve"> </w:t>
      </w:r>
      <w:r w:rsidRPr="00BF0870">
        <w:rPr>
          <w:rStyle w:val="afffff3"/>
          <w:rFonts w:hint="cs"/>
          <w:spacing w:val="-6"/>
          <w:rtl/>
        </w:rPr>
        <w:t>ותנ</w:t>
      </w:r>
      <w:r w:rsidRPr="00BF0870">
        <w:rPr>
          <w:rStyle w:val="afffff3"/>
          <w:spacing w:val="-6"/>
          <w:rtl/>
        </w:rPr>
        <w:t>"</w:t>
      </w:r>
      <w:r w:rsidRPr="00BF0870">
        <w:rPr>
          <w:rStyle w:val="afffff3"/>
          <w:rFonts w:hint="cs"/>
          <w:spacing w:val="-6"/>
          <w:rtl/>
        </w:rPr>
        <w:t>ה</w:t>
      </w:r>
      <w:r w:rsidRPr="00BF0870">
        <w:rPr>
          <w:rFonts w:hint="cs"/>
          <w:spacing w:val="-6"/>
          <w:rtl/>
        </w:rPr>
        <w:t xml:space="preserve"> ד</w:t>
      </w:r>
      <w:r w:rsidR="00B41370" w:rsidRPr="00BF0870">
        <w:rPr>
          <w:rFonts w:hint="cs"/>
          <w:spacing w:val="-6"/>
          <w:rtl/>
        </w:rPr>
        <w:t>חלקו</w:t>
      </w:r>
      <w:r w:rsidRPr="00BF0870">
        <w:rPr>
          <w:rFonts w:hint="cs"/>
          <w:spacing w:val="-6"/>
          <w:rtl/>
        </w:rPr>
        <w:t xml:space="preserve"> בפת מרובה.</w:t>
      </w:r>
    </w:p>
    <w:p w14:paraId="133EFC87" w14:textId="788CB1BF" w:rsidR="00B426B8" w:rsidRPr="00BF0870" w:rsidRDefault="00B426B8" w:rsidP="00B426B8">
      <w:pPr>
        <w:pStyle w:val="afff0"/>
        <w:rPr>
          <w:rtl/>
        </w:rPr>
      </w:pPr>
      <w:r>
        <w:rPr>
          <w:rFonts w:hint="cs"/>
          <w:rtl/>
        </w:rPr>
        <w:t>****</w:t>
      </w:r>
    </w:p>
    <w:p>
      <w:pPr>
        <w:pStyle w:val="MishnaBatzad"/>
        <w:rPr>
          <w:ins w:id="20045" w:author="קלוד" w:date="2026-10-06T10:08:13Z"/>
        </w:rPr>
      </w:pPr>
      <w:ins w:id="20044" w:author="קלוד" w:date="2026-10-06T10:08:13Z">
        <w:r>
          <w:t xml:space="preserve">משנה ו</w:t>
        </w:r>
      </w:ins>
    </w:p>
    <w:p w14:paraId="5AD42D16" w14:textId="34525BEF" w:rsidR="00183BFF" w:rsidRPr="006F178A" w:rsidRDefault="00BF0870" w:rsidP="00B426B8">
      <w:pPr>
        <w:pStyle w:val="afff8"/>
        <w:spacing w:before="120"/>
        <w:rPr>
          <w:rtl/>
        </w:rPr>
        <w:pPrChange w:id="90018" w:author="קלוד" w:date="2026-10-08T12:08:16Z">
          <w:pPr>
            <w:pStyle w:val="afff8"/>
          </w:pPr>
        </w:pPrChange>
      </w:pPr>
      <w:r w:rsidRPr="00BF0870">
        <w:rPr>
          <w:rStyle w:val="afffff1"/>
          <w:rFonts w:hint="cs"/>
          <w:rtl/>
        </w:rPr>
        <w:t>ר"ג:</w:t>
      </w:r>
      <w:r>
        <w:rPr>
          <w:rFonts w:hint="cs"/>
          <w:rtl/>
        </w:rPr>
        <w:t xml:space="preserve"> </w:t>
      </w:r>
      <w:r w:rsidR="00183BFF" w:rsidRPr="006F178A">
        <w:rPr>
          <w:rtl/>
        </w:rPr>
        <w:t>אף אמר שלשה דברים להקל:</w:t>
      </w:r>
      <w:r>
        <w:rPr>
          <w:rFonts w:hint="cs"/>
          <w:rtl/>
        </w:rPr>
        <w:t xml:space="preserve"> </w:t>
      </w:r>
      <w:r w:rsidR="00B426B8">
        <w:rPr>
          <w:rtl/>
        </w:rPr>
        <w:tab/>
      </w:r>
      <w:r w:rsidRPr="00BF0870">
        <w:rPr>
          <w:rStyle w:val="afffff1"/>
          <w:rFonts w:hint="cs"/>
          <w:rtl/>
        </w:rPr>
        <w:t>וחכמים</w:t>
      </w:r>
      <w:r>
        <w:rPr>
          <w:rStyle w:val="afffff1"/>
          <w:rFonts w:hint="cs"/>
          <w:rtl/>
        </w:rPr>
        <w:t>:</w:t>
      </w:r>
      <w:r>
        <w:rPr>
          <w:rFonts w:hint="cs"/>
          <w:rtl/>
        </w:rPr>
        <w:t xml:space="preserve"> אסרו.</w:t>
      </w:r>
    </w:p>
    <w:p w14:paraId="18D27C96" w14:textId="77777777" w:rsidR="00183BFF" w:rsidRDefault="00080C99" w:rsidP="00183BFF">
      <w:pPr>
        <w:pStyle w:val="afff8"/>
        <w:rPr>
          <w:rtl/>
        </w:rPr>
      </w:pPr>
      <w:r>
        <w:rPr>
          <w:rFonts w:hint="cs"/>
          <w:rtl/>
        </w:rPr>
        <w:t xml:space="preserve"> </w:t>
      </w:r>
      <w:r>
        <w:rPr>
          <w:rFonts w:hint="cs"/>
          <w:rtl/>
        </w:rPr>
        <w:tab/>
      </w:r>
      <w:r w:rsidR="0018713E">
        <w:rPr>
          <w:rtl/>
        </w:rPr>
        <w:tab/>
      </w:r>
      <w:r w:rsidR="0018713E">
        <w:rPr>
          <w:rtl/>
        </w:rPr>
        <w:tab/>
      </w:r>
      <w:r w:rsidR="0018713E">
        <w:rPr>
          <w:rtl/>
        </w:rPr>
        <w:tab/>
      </w:r>
      <w:r w:rsidR="00183BFF" w:rsidRPr="00392931">
        <w:rPr>
          <w:rtl/>
        </w:rPr>
        <w:t xml:space="preserve">מכבדין בית המטות, </w:t>
      </w:r>
    </w:p>
    <w:p w14:paraId="5E0246EE" w14:textId="77777777" w:rsidR="00183BFF" w:rsidRDefault="00080C99" w:rsidP="00183BFF">
      <w:pPr>
        <w:pStyle w:val="afff8"/>
        <w:rPr>
          <w:rtl/>
        </w:rPr>
      </w:pPr>
      <w:r>
        <w:rPr>
          <w:rFonts w:hint="cs"/>
          <w:rtl/>
        </w:rPr>
        <w:t xml:space="preserve"> </w:t>
      </w:r>
      <w:r>
        <w:rPr>
          <w:rFonts w:hint="cs"/>
          <w:rtl/>
        </w:rPr>
        <w:tab/>
      </w:r>
      <w:r w:rsidR="0018713E">
        <w:rPr>
          <w:rtl/>
        </w:rPr>
        <w:tab/>
      </w:r>
      <w:r w:rsidR="0018713E">
        <w:rPr>
          <w:rtl/>
        </w:rPr>
        <w:tab/>
      </w:r>
      <w:r w:rsidR="0018713E">
        <w:rPr>
          <w:rtl/>
        </w:rPr>
        <w:tab/>
      </w:r>
      <w:r w:rsidR="00183BFF" w:rsidRPr="00392931">
        <w:rPr>
          <w:rtl/>
        </w:rPr>
        <w:t xml:space="preserve">ומניחין את המוגמר ביו"ט, </w:t>
      </w:r>
    </w:p>
    <w:p w14:paraId="1867FA65" w14:textId="77777777" w:rsidR="00183BFF" w:rsidRPr="009C1970" w:rsidRDefault="00080C99" w:rsidP="00A41132">
      <w:pPr>
        <w:pStyle w:val="afff8"/>
        <w:spacing w:after="60" w:line="220" w:lineRule="exact"/>
        <w:rPr>
          <w:rtl/>
        </w:rPr>
      </w:pPr>
      <w:r>
        <w:rPr>
          <w:rFonts w:hint="cs"/>
          <w:rtl/>
        </w:rPr>
        <w:t xml:space="preserve"> </w:t>
      </w:r>
      <w:r>
        <w:rPr>
          <w:rFonts w:hint="cs"/>
          <w:rtl/>
        </w:rPr>
        <w:tab/>
      </w:r>
      <w:r w:rsidR="0018713E">
        <w:rPr>
          <w:rtl/>
        </w:rPr>
        <w:tab/>
      </w:r>
      <w:r w:rsidR="0018713E">
        <w:rPr>
          <w:rtl/>
        </w:rPr>
        <w:tab/>
      </w:r>
      <w:r w:rsidR="0018713E">
        <w:rPr>
          <w:rtl/>
        </w:rPr>
        <w:tab/>
      </w:r>
      <w:r w:rsidR="00183BFF" w:rsidRPr="00392931">
        <w:rPr>
          <w:rtl/>
        </w:rPr>
        <w:t>ועושין גדי מקולס בלילי פסחים.</w:t>
      </w:r>
    </w:p>
    <w:p w14:paraId="70992371" w14:textId="77777777" w:rsidR="00A41132" w:rsidRPr="00A41132" w:rsidRDefault="003E76FF" w:rsidP="00A41132">
      <w:pPr>
        <w:pStyle w:val="36"/>
        <w:framePr w:wrap="notBeside"/>
        <w:rPr>
          <w:rtl/>
        </w:rPr>
      </w:pPr>
      <w:r w:rsidRPr="00A41132">
        <w:rPr>
          <w:rFonts w:hint="cs"/>
          <w:rtl/>
        </w:rPr>
        <w:t xml:space="preserve">א. </w:t>
      </w:r>
      <w:r w:rsidR="00183BFF" w:rsidRPr="00A41132">
        <w:rPr>
          <w:rtl/>
        </w:rPr>
        <w:t>ר"</w:t>
      </w:r>
      <w:r w:rsidR="00183BFF" w:rsidRPr="00A41132">
        <w:rPr>
          <w:rFonts w:hint="cs"/>
          <w:rtl/>
        </w:rPr>
        <w:t>א</w:t>
      </w:r>
      <w:r w:rsidR="00183BFF" w:rsidRPr="00A41132">
        <w:rPr>
          <w:rtl/>
        </w:rPr>
        <w:t>:</w:t>
      </w:r>
    </w:p>
    <w:p w14:paraId="67FDB7AD" w14:textId="01BA7832" w:rsidR="00183BFF" w:rsidRPr="006F178A" w:rsidRDefault="00183BFF" w:rsidP="00A41132">
      <w:pPr>
        <w:pStyle w:val="afffffe"/>
        <w:spacing w:before="0"/>
        <w:rPr>
          <w:rtl/>
        </w:rPr>
      </w:pPr>
      <w:r w:rsidRPr="00D977D1">
        <w:rPr>
          <w:rFonts w:cs="PFT_Frank"/>
          <w:b/>
          <w:bCs/>
          <w:szCs w:val="14"/>
          <w:rtl/>
        </w:rPr>
        <w:t>מחלוקת</w:t>
      </w:r>
      <w:r w:rsidRPr="006F178A">
        <w:rPr>
          <w:rtl/>
        </w:rPr>
        <w:t xml:space="preserve"> לגמר, אבל להריח </w:t>
      </w:r>
      <w:r w:rsidR="0018713E" w:rsidRPr="00D977D1">
        <w:rPr>
          <w:rFonts w:cs="PFT_Frank" w:hint="cs"/>
          <w:b/>
          <w:bCs/>
          <w:szCs w:val="14"/>
          <w:rtl/>
        </w:rPr>
        <w:t>לכו''ע</w:t>
      </w:r>
      <w:r w:rsidR="0018713E">
        <w:rPr>
          <w:rFonts w:hint="cs"/>
          <w:rtl/>
        </w:rPr>
        <w:t xml:space="preserve"> </w:t>
      </w:r>
      <w:r w:rsidRPr="006F178A">
        <w:rPr>
          <w:rtl/>
        </w:rPr>
        <w:t>מותר.</w:t>
      </w:r>
    </w:p>
    <w:p w14:paraId="54D2B29E" w14:textId="57F44481" w:rsidR="005579D4" w:rsidRPr="005579D4" w:rsidRDefault="00183BFF" w:rsidP="005579D4">
      <w:pPr>
        <w:rPr>
          <w:rStyle w:val="afffff3"/>
          <w:rFonts w:cs="FrankRuehl"/>
          <w:spacing w:val="-2"/>
          <w:szCs w:val="18"/>
          <w:rtl/>
        </w:rPr>
      </w:pPr>
      <w:r w:rsidRPr="00B874A5">
        <w:rPr>
          <w:rFonts w:hint="cs"/>
          <w:spacing w:val="-2"/>
          <w:rtl/>
        </w:rPr>
        <w:t>והא ד</w:t>
      </w:r>
      <w:r w:rsidRPr="00B874A5">
        <w:rPr>
          <w:spacing w:val="-2"/>
          <w:rtl/>
        </w:rPr>
        <w:t xml:space="preserve">אין מכבדין בית המטות ביו"ט, </w:t>
      </w:r>
      <w:r w:rsidRPr="00B874A5">
        <w:rPr>
          <w:rStyle w:val="afffff3"/>
          <w:spacing w:val="-2"/>
          <w:rtl/>
        </w:rPr>
        <w:t>ושל בית</w:t>
      </w:r>
      <w:r w:rsidRPr="00B874A5">
        <w:rPr>
          <w:spacing w:val="-2"/>
          <w:rtl/>
        </w:rPr>
        <w:t xml:space="preserve"> </w:t>
      </w:r>
      <w:r w:rsidRPr="00B874A5">
        <w:rPr>
          <w:rStyle w:val="afffff3"/>
          <w:spacing w:val="-2"/>
          <w:rtl/>
        </w:rPr>
        <w:t>ר"</w:t>
      </w:r>
      <w:r w:rsidRPr="00B874A5">
        <w:rPr>
          <w:rStyle w:val="afffff3"/>
          <w:rFonts w:hint="cs"/>
          <w:spacing w:val="-2"/>
          <w:rtl/>
        </w:rPr>
        <w:t>ג</w:t>
      </w:r>
      <w:r w:rsidRPr="00B874A5">
        <w:rPr>
          <w:rStyle w:val="afffff3"/>
          <w:spacing w:val="-2"/>
          <w:rtl/>
        </w:rPr>
        <w:t xml:space="preserve"> </w:t>
      </w:r>
      <w:r w:rsidRPr="00B874A5">
        <w:rPr>
          <w:spacing w:val="-2"/>
          <w:rtl/>
        </w:rPr>
        <w:t>מכבדין.</w:t>
      </w:r>
    </w:p>
    <w:p w14:paraId="5291C5EE" w14:textId="77777777" w:rsidR="005579D4" w:rsidRPr="005579D4" w:rsidRDefault="00183BFF" w:rsidP="005579D4">
      <w:pPr>
        <w:pStyle w:val="36"/>
        <w:framePr w:wrap="notBeside"/>
        <w:rPr>
          <w:rtl/>
        </w:rPr>
      </w:pPr>
      <w:r w:rsidRPr="005579D4">
        <w:rPr>
          <w:rtl/>
        </w:rPr>
        <w:t>ר</w:t>
      </w:r>
      <w:r w:rsidRPr="005579D4">
        <w:rPr>
          <w:rFonts w:hint="cs"/>
          <w:rtl/>
        </w:rPr>
        <w:t>אב</w:t>
      </w:r>
      <w:r w:rsidRPr="005579D4">
        <w:rPr>
          <w:rtl/>
        </w:rPr>
        <w:t>"</w:t>
      </w:r>
      <w:r w:rsidRPr="005579D4">
        <w:rPr>
          <w:rFonts w:hint="cs"/>
          <w:rtl/>
        </w:rPr>
        <w:t>צ</w:t>
      </w:r>
      <w:r w:rsidRPr="005579D4">
        <w:rPr>
          <w:rtl/>
        </w:rPr>
        <w:t>:</w:t>
      </w:r>
    </w:p>
    <w:p w14:paraId="530F295B" w14:textId="5CDA09D4" w:rsidR="00BB5A63" w:rsidRDefault="00183BFF" w:rsidP="00BB5A63">
      <w:pPr>
        <w:rPr>
          <w:rStyle w:val="afffff3"/>
          <w:rtl/>
        </w:rPr>
      </w:pPr>
      <w:r w:rsidRPr="00BB5A63">
        <w:rPr>
          <w:rStyle w:val="afffff3"/>
          <w:rtl/>
        </w:rPr>
        <w:t xml:space="preserve">פעמים הרבה נכנסתי אחר אבא לבית </w:t>
      </w:r>
      <w:r w:rsidRPr="00BB5A63">
        <w:rPr>
          <w:rStyle w:val="afffff3"/>
          <w:rFonts w:hint="cs"/>
          <w:rtl/>
        </w:rPr>
        <w:t>ר"ג</w:t>
      </w:r>
      <w:r w:rsidRPr="00BB5A63">
        <w:rPr>
          <w:rStyle w:val="afffff3"/>
          <w:rtl/>
        </w:rPr>
        <w:t>,</w:t>
      </w:r>
      <w:r w:rsidRPr="006D69DD">
        <w:rPr>
          <w:rtl/>
        </w:rPr>
        <w:t xml:space="preserve"> ולא </w:t>
      </w:r>
      <w:r w:rsidR="006D69DD" w:rsidRPr="006D69DD">
        <w:rPr>
          <w:rFonts w:hint="cs"/>
          <w:rtl/>
        </w:rPr>
        <w:t>כיבדו</w:t>
      </w:r>
      <w:r w:rsidRPr="006D69DD">
        <w:rPr>
          <w:rtl/>
        </w:rPr>
        <w:t xml:space="preserve"> בית המטות ביו"ט, </w:t>
      </w:r>
      <w:r w:rsidR="003E76FF" w:rsidRPr="006D69DD">
        <w:rPr>
          <w:rFonts w:hint="cs"/>
          <w:rtl/>
        </w:rPr>
        <w:t xml:space="preserve">אלא </w:t>
      </w:r>
      <w:r w:rsidR="006D69DD" w:rsidRPr="006D69DD">
        <w:rPr>
          <w:rFonts w:hint="cs"/>
          <w:rtl/>
        </w:rPr>
        <w:t>פרסו</w:t>
      </w:r>
      <w:r w:rsidRPr="006D69DD">
        <w:rPr>
          <w:rtl/>
        </w:rPr>
        <w:t xml:space="preserve"> עליהם סדינין.</w:t>
      </w:r>
      <w:r w:rsidRPr="006D69DD">
        <w:rPr>
          <w:rFonts w:hint="cs"/>
          <w:rtl/>
        </w:rPr>
        <w:t xml:space="preserve"> </w:t>
      </w:r>
      <w:r w:rsidR="003E76FF" w:rsidRPr="006D69DD">
        <w:rPr>
          <w:rFonts w:hint="cs"/>
          <w:rtl/>
        </w:rPr>
        <w:t>ו</w:t>
      </w:r>
      <w:r w:rsidRPr="006D69DD">
        <w:rPr>
          <w:rtl/>
        </w:rPr>
        <w:t xml:space="preserve">למחר </w:t>
      </w:r>
      <w:r w:rsidRPr="006D69DD">
        <w:rPr>
          <w:spacing w:val="-2"/>
          <w:rtl/>
        </w:rPr>
        <w:t>כש</w:t>
      </w:r>
      <w:r w:rsidR="006D69DD" w:rsidRPr="006D69DD">
        <w:rPr>
          <w:rFonts w:hint="cs"/>
          <w:spacing w:val="-2"/>
          <w:rtl/>
        </w:rPr>
        <w:t>ה</w:t>
      </w:r>
      <w:r w:rsidRPr="006D69DD">
        <w:rPr>
          <w:spacing w:val="-2"/>
          <w:rtl/>
        </w:rPr>
        <w:t>אורחים</w:t>
      </w:r>
      <w:r w:rsidR="006D69DD" w:rsidRPr="006D69DD">
        <w:rPr>
          <w:rFonts w:hint="cs"/>
          <w:spacing w:val="-2"/>
          <w:rtl/>
        </w:rPr>
        <w:t xml:space="preserve"> </w:t>
      </w:r>
      <w:r w:rsidR="006D69DD" w:rsidRPr="007A5B91">
        <w:rPr>
          <w:rFonts w:hint="cs"/>
          <w:rtl/>
        </w:rPr>
        <w:t xml:space="preserve">נכנסו, סילקו </w:t>
      </w:r>
      <w:r w:rsidR="003E76FF" w:rsidRPr="007A5B91">
        <w:rPr>
          <w:rtl/>
        </w:rPr>
        <w:t>הסדינין</w:t>
      </w:r>
      <w:r w:rsidRPr="007A5B91">
        <w:rPr>
          <w:rFonts w:hint="cs"/>
          <w:rtl/>
        </w:rPr>
        <w:t xml:space="preserve"> </w:t>
      </w:r>
      <w:r w:rsidRPr="007A5B91">
        <w:rPr>
          <w:rtl/>
        </w:rPr>
        <w:t>ונמצא הבית מתכבד מאליו</w:t>
      </w:r>
      <w:r w:rsidRPr="006D69DD">
        <w:rPr>
          <w:spacing w:val="-2"/>
          <w:rtl/>
        </w:rPr>
        <w:t>.</w:t>
      </w:r>
      <w:r w:rsidR="00BB5A63">
        <w:rPr>
          <w:rFonts w:hint="cs"/>
          <w:spacing w:val="-2"/>
          <w:rtl/>
        </w:rPr>
        <w:t xml:space="preserve"> </w:t>
      </w:r>
      <w:r w:rsidRPr="00BB5A63">
        <w:rPr>
          <w:rStyle w:val="afffff3"/>
          <w:rtl/>
        </w:rPr>
        <w:t>א"</w:t>
      </w:r>
      <w:r w:rsidRPr="00BB5A63">
        <w:rPr>
          <w:rStyle w:val="afffff3"/>
          <w:rFonts w:hint="cs"/>
          <w:rtl/>
        </w:rPr>
        <w:t>ל</w:t>
      </w:r>
      <w:r w:rsidRPr="00BB5A63">
        <w:rPr>
          <w:rStyle w:val="afffff3"/>
          <w:rtl/>
        </w:rPr>
        <w:t>:</w:t>
      </w:r>
      <w:r w:rsidR="00BB5A63">
        <w:rPr>
          <w:rFonts w:hint="cs"/>
          <w:rtl/>
        </w:rPr>
        <w:t xml:space="preserve"> </w:t>
      </w:r>
      <w:r w:rsidR="00BF0870">
        <w:rPr>
          <w:rFonts w:hint="cs"/>
          <w:rtl/>
        </w:rPr>
        <w:t>א"כ</w:t>
      </w:r>
      <w:r w:rsidRPr="006F178A">
        <w:rPr>
          <w:rtl/>
        </w:rPr>
        <w:t xml:space="preserve"> אף בשבת מותר</w:t>
      </w:r>
      <w:r w:rsidR="00BB5A63">
        <w:rPr>
          <w:rFonts w:hint="cs"/>
          <w:rtl/>
        </w:rPr>
        <w:t xml:space="preserve">. </w:t>
      </w:r>
    </w:p>
    <w:p w14:paraId="19AEA8C7" w14:textId="77777777" w:rsidR="0065183D" w:rsidRPr="0065183D" w:rsidRDefault="00BF0870" w:rsidP="0065183D">
      <w:pPr>
        <w:pStyle w:val="36"/>
        <w:framePr w:wrap="notBeside"/>
        <w:rPr>
          <w:rtl/>
        </w:rPr>
      </w:pPr>
      <w:r w:rsidRPr="0065183D">
        <w:rPr>
          <w:rFonts w:hint="cs"/>
          <w:rtl/>
        </w:rPr>
        <w:t>ב</w:t>
      </w:r>
      <w:r w:rsidR="00183BFF" w:rsidRPr="0065183D">
        <w:rPr>
          <w:rtl/>
        </w:rPr>
        <w:t>.</w:t>
      </w:r>
      <w:r w:rsidRPr="0065183D">
        <w:rPr>
          <w:rFonts w:hint="cs"/>
          <w:rtl/>
        </w:rPr>
        <w:t xml:space="preserve"> </w:t>
      </w:r>
    </w:p>
    <w:p w14:paraId="7DCE10C6" w14:textId="519AB464" w:rsidR="007E07FE" w:rsidRDefault="0065183D" w:rsidP="00BB5A63">
      <w:pPr>
        <w:rPr>
          <w:rStyle w:val="afffff3"/>
          <w:rtl/>
        </w:rPr>
      </w:pPr>
      <w:r w:rsidRPr="0065183D">
        <w:rPr>
          <w:rFonts w:hint="cs"/>
          <w:rtl/>
        </w:rPr>
        <w:t>ל</w:t>
      </w:r>
      <w:r w:rsidR="00183BFF" w:rsidRPr="0065183D">
        <w:rPr>
          <w:rtl/>
        </w:rPr>
        <w:t>א היו מניחין את המוגמר ביו"ט</w:t>
      </w:r>
      <w:r w:rsidR="00BB5A63" w:rsidRPr="0065183D">
        <w:rPr>
          <w:rFonts w:hint="cs"/>
          <w:rtl/>
        </w:rPr>
        <w:t xml:space="preserve"> </w:t>
      </w:r>
      <w:r w:rsidR="00183BFF" w:rsidRPr="0065183D">
        <w:rPr>
          <w:rtl/>
        </w:rPr>
        <w:t>אלא מביאין ערדסקאות של ברזל</w:t>
      </w:r>
      <w:r w:rsidR="003E76FF" w:rsidRPr="0065183D">
        <w:rPr>
          <w:rFonts w:hint="cs"/>
          <w:rtl/>
        </w:rPr>
        <w:t>,</w:t>
      </w:r>
      <w:r w:rsidR="00183BFF" w:rsidRPr="0065183D">
        <w:rPr>
          <w:rtl/>
        </w:rPr>
        <w:t xml:space="preserve"> </w:t>
      </w:r>
      <w:r w:rsidR="003E76FF" w:rsidRPr="0065183D">
        <w:rPr>
          <w:rtl/>
        </w:rPr>
        <w:t>ופוקקין נקביהן מ</w:t>
      </w:r>
      <w:r w:rsidR="003E76FF" w:rsidRPr="0065183D">
        <w:rPr>
          <w:rFonts w:hint="cs"/>
          <w:rtl/>
        </w:rPr>
        <w:t>ע</w:t>
      </w:r>
      <w:r w:rsidR="00183BFF" w:rsidRPr="0065183D">
        <w:rPr>
          <w:rtl/>
        </w:rPr>
        <w:t>יו"ט</w:t>
      </w:r>
      <w:r w:rsidR="00183BFF" w:rsidRPr="0065183D">
        <w:rPr>
          <w:rFonts w:hint="cs"/>
          <w:rtl/>
        </w:rPr>
        <w:t xml:space="preserve">, </w:t>
      </w:r>
      <w:r w:rsidR="00183BFF" w:rsidRPr="0065183D">
        <w:rPr>
          <w:rtl/>
        </w:rPr>
        <w:t xml:space="preserve">למחר כשאורחים נכנסין </w:t>
      </w:r>
      <w:r w:rsidR="00183BFF" w:rsidRPr="006F178A">
        <w:rPr>
          <w:rtl/>
        </w:rPr>
        <w:t xml:space="preserve">פותחין את נקביהן, </w:t>
      </w:r>
      <w:r w:rsidR="00BB5A63">
        <w:rPr>
          <w:rStyle w:val="afffff3"/>
          <w:rtl/>
        </w:rPr>
        <w:tab/>
      </w:r>
      <w:r w:rsidR="00183BFF" w:rsidRPr="00BB5A63">
        <w:rPr>
          <w:rStyle w:val="afffff3"/>
          <w:rFonts w:hint="cs"/>
          <w:rtl/>
        </w:rPr>
        <w:t>א</w:t>
      </w:r>
      <w:r w:rsidR="00183BFF" w:rsidRPr="00BB5A63">
        <w:rPr>
          <w:rStyle w:val="afffff3"/>
          <w:rtl/>
        </w:rPr>
        <w:t>"</w:t>
      </w:r>
      <w:r w:rsidR="00183BFF" w:rsidRPr="00BB5A63">
        <w:rPr>
          <w:rStyle w:val="afffff3"/>
          <w:rFonts w:hint="cs"/>
          <w:rtl/>
        </w:rPr>
        <w:t>ל</w:t>
      </w:r>
      <w:r w:rsidR="00183BFF" w:rsidRPr="00BB5A63">
        <w:rPr>
          <w:rStyle w:val="afffff3"/>
          <w:rtl/>
        </w:rPr>
        <w:t>:</w:t>
      </w:r>
      <w:r w:rsidR="00BB5A63">
        <w:rPr>
          <w:rStyle w:val="afffff3"/>
          <w:rFonts w:hint="cs"/>
          <w:rtl/>
        </w:rPr>
        <w:t xml:space="preserve"> </w:t>
      </w:r>
      <w:r w:rsidR="00BF0870" w:rsidRPr="007E07FE">
        <w:rPr>
          <w:rFonts w:hint="cs"/>
          <w:rtl/>
        </w:rPr>
        <w:t>א''כ</w:t>
      </w:r>
      <w:r w:rsidR="00183BFF" w:rsidRPr="007E07FE">
        <w:rPr>
          <w:rtl/>
        </w:rPr>
        <w:t xml:space="preserve"> אף בשבת מותר.</w:t>
      </w:r>
      <w:r w:rsidR="006D69DD" w:rsidRPr="007E07FE">
        <w:rPr>
          <w:rFonts w:hint="cs"/>
          <w:rtl/>
        </w:rPr>
        <w:t xml:space="preserve"> </w:t>
      </w:r>
    </w:p>
    <w:p w14:paraId="47F52539" w14:textId="77777777" w:rsidR="007E07FE" w:rsidRPr="007E07FE" w:rsidRDefault="00183BFF" w:rsidP="007E07FE">
      <w:pPr>
        <w:pStyle w:val="36"/>
        <w:framePr w:wrap="notBeside"/>
        <w:rPr>
          <w:rtl/>
        </w:rPr>
      </w:pPr>
      <w:r w:rsidRPr="007E07FE">
        <w:rPr>
          <w:rFonts w:hint="cs"/>
          <w:rtl/>
        </w:rPr>
        <w:t>אלא</w:t>
      </w:r>
    </w:p>
    <w:p w14:paraId="2D9A5273" w14:textId="7B077CD6" w:rsidR="00183BFF" w:rsidRPr="00BF5D1E" w:rsidRDefault="00183BFF" w:rsidP="007E07FE">
      <w:pPr>
        <w:spacing w:after="60"/>
        <w:rPr>
          <w:rFonts w:cs="PFT_Frank"/>
          <w:b/>
          <w:bCs/>
          <w:szCs w:val="14"/>
          <w:rtl/>
        </w:rPr>
      </w:pPr>
      <w:r w:rsidRPr="00BF5D1E">
        <w:rPr>
          <w:rFonts w:cs="PFT_Frank"/>
          <w:b/>
          <w:bCs/>
          <w:szCs w:val="14"/>
          <w:rtl/>
        </w:rPr>
        <w:t>מחלוקת להריח, אבל לגמר</w:t>
      </w:r>
      <w:r w:rsidR="006D69DD" w:rsidRPr="00BF5D1E">
        <w:rPr>
          <w:rFonts w:cs="PFT_Frank"/>
          <w:b/>
          <w:bCs/>
          <w:szCs w:val="14"/>
          <w:rtl/>
        </w:rPr>
        <w:t xml:space="preserve"> אסור</w:t>
      </w:r>
      <w:r w:rsidR="007E07FE" w:rsidRPr="00BF5D1E">
        <w:rPr>
          <w:rFonts w:cs="PFT_Frank" w:hint="cs"/>
          <w:b/>
          <w:bCs/>
          <w:szCs w:val="14"/>
          <w:rtl/>
        </w:rPr>
        <w:t>.</w:t>
      </w:r>
    </w:p>
    <w:p w14:paraId="08F25AB0" w14:textId="235E6BE9" w:rsidR="007E07FE" w:rsidRPr="007E07FE" w:rsidRDefault="007E07FE" w:rsidP="007E07FE">
      <w:pPr>
        <w:pStyle w:val="afffff8"/>
        <w:rPr>
          <w:rtl/>
        </w:rPr>
        <w:pPrChange w:id="90015" w:author="קלוד" w:date="2026-10-08T12:07:40Z">
          <w:pPr>
            <w:pStyle w:val="afff0"/>
          </w:pPr>
        </w:pPrChange>
      </w:pPr>
      <w:del w:id="90013" w:author="קלוד" w:date="2026-10-08T12:07:40Z">
        <w:r>
          <w:rPr>
            <w:rFonts w:hint="cs"/>
            <w:rtl/>
          </w:rPr>
          <w:delText xml:space="preserve">***</w:delText>
        </w:r>
      </w:del>
      <w:ins w:id="90014" w:author="קלוד" w:date="2026-10-08T12:07:40Z">
        <w:r>
          <w:rPr>
            <w:color w:val="7B3F00"/>
          </w:rPr>
          <w:t xml:space="preserve">עישון פירות על גחלת</w:t>
        </w:r>
      </w:ins>
    </w:p>
    <w:p w14:paraId="1459C46C" w14:textId="77777777" w:rsidR="00183BFF" w:rsidRPr="006F178A" w:rsidRDefault="00183BFF" w:rsidP="00183BFF">
      <w:pPr>
        <w:rPr>
          <w:rtl/>
        </w:rPr>
      </w:pPr>
      <w:r w:rsidRPr="005756D3">
        <w:rPr>
          <w:rStyle w:val="afffff9"/>
          <w:rtl/>
        </w:rPr>
        <w:t>לעשן</w:t>
      </w:r>
      <w:r w:rsidRPr="005756D3">
        <w:rPr>
          <w:rStyle w:val="afffff9"/>
          <w:rFonts w:hint="cs"/>
          <w:rtl/>
        </w:rPr>
        <w:t xml:space="preserve"> פירות</w:t>
      </w:r>
      <w:r w:rsidRPr="00D159D1">
        <w:rPr>
          <w:rStyle w:val="afffd"/>
          <w:rFonts w:ascii="Fb Fontext" w:hAnsi="Fb Fontext" w:cs="PFT_Frank" w:hint="cs"/>
          <w:szCs w:val="14"/>
          <w:rtl/>
        </w:rPr>
        <w:t xml:space="preserve"> </w:t>
      </w:r>
      <w:r w:rsidRPr="006F178A">
        <w:rPr>
          <w:rFonts w:ascii="Fb Fontext" w:hAnsi="Fb Fontext" w:hint="cs"/>
          <w:rtl/>
        </w:rPr>
        <w:t>-</w:t>
      </w:r>
      <w:r w:rsidRPr="006F178A">
        <w:rPr>
          <w:rFonts w:ascii="Fb Fontext" w:hAnsi="Fb Fontext"/>
          <w:rtl/>
        </w:rPr>
        <w:t xml:space="preserve"> </w:t>
      </w:r>
      <w:r w:rsidRPr="00553082">
        <w:rPr>
          <w:rStyle w:val="afffff3"/>
          <w:rFonts w:hint="cs"/>
          <w:rtl/>
        </w:rPr>
        <w:t>רב</w:t>
      </w:r>
      <w:r w:rsidRPr="00553082">
        <w:rPr>
          <w:rStyle w:val="afffff3"/>
          <w:rtl/>
        </w:rPr>
        <w:t>:</w:t>
      </w:r>
      <w:r w:rsidRPr="006F178A">
        <w:rPr>
          <w:rFonts w:ascii="Fb Fontext" w:hAnsi="Fb Fontext"/>
          <w:rtl/>
        </w:rPr>
        <w:t xml:space="preserve"> אסור, </w:t>
      </w:r>
      <w:r w:rsidRPr="00553082">
        <w:rPr>
          <w:rStyle w:val="afffff3"/>
          <w:rtl/>
        </w:rPr>
        <w:t xml:space="preserve">שמואל: </w:t>
      </w:r>
      <w:r w:rsidRPr="006F178A">
        <w:rPr>
          <w:rFonts w:ascii="Fb Fontext" w:hAnsi="Fb Fontext"/>
          <w:rtl/>
        </w:rPr>
        <w:t>מותר.</w:t>
      </w:r>
    </w:p>
    <w:p w14:paraId="514B7B7B" w14:textId="77777777" w:rsidR="0065183D" w:rsidRPr="0065183D" w:rsidRDefault="00183BFF" w:rsidP="0065183D">
      <w:pPr>
        <w:pStyle w:val="36"/>
        <w:framePr w:wrap="notBeside"/>
        <w:rPr>
          <w:rtl/>
        </w:rPr>
      </w:pPr>
      <w:r w:rsidRPr="0065183D">
        <w:rPr>
          <w:rFonts w:hint="cs"/>
          <w:rtl/>
        </w:rPr>
        <w:t>ר</w:t>
      </w:r>
      <w:r w:rsidRPr="0065183D">
        <w:rPr>
          <w:rtl/>
        </w:rPr>
        <w:t>"</w:t>
      </w:r>
      <w:r w:rsidRPr="0065183D">
        <w:rPr>
          <w:rFonts w:hint="cs"/>
          <w:rtl/>
        </w:rPr>
        <w:t>ה</w:t>
      </w:r>
      <w:r w:rsidR="00BF0870" w:rsidRPr="0065183D">
        <w:rPr>
          <w:rFonts w:hint="cs"/>
          <w:rtl/>
        </w:rPr>
        <w:t>:</w:t>
      </w:r>
      <w:r w:rsidRPr="0065183D">
        <w:rPr>
          <w:rFonts w:hint="cs"/>
          <w:rtl/>
        </w:rPr>
        <w:t xml:space="preserve"> רב</w:t>
      </w:r>
    </w:p>
    <w:p w14:paraId="52D11104" w14:textId="5D8C7B35" w:rsidR="00183BFF" w:rsidRPr="006F178A" w:rsidRDefault="005756D3" w:rsidP="00183BFF">
      <w:pPr>
        <w:rPr>
          <w:rtl/>
        </w:rPr>
      </w:pPr>
      <w:r>
        <w:rPr>
          <w:rFonts w:hint="cs"/>
          <w:rtl/>
        </w:rPr>
        <w:t>ש</w:t>
      </w:r>
      <w:r w:rsidR="00183BFF">
        <w:rPr>
          <w:rtl/>
        </w:rPr>
        <w:t>אס</w:t>
      </w:r>
      <w:r w:rsidR="00183BFF" w:rsidRPr="006F178A">
        <w:rPr>
          <w:rtl/>
        </w:rPr>
        <w:t xml:space="preserve">ר, </w:t>
      </w:r>
      <w:r w:rsidR="00183BFF">
        <w:rPr>
          <w:rFonts w:hint="cs"/>
          <w:rtl/>
        </w:rPr>
        <w:t>ד</w:t>
      </w:r>
      <w:r w:rsidR="00183BFF" w:rsidRPr="006F178A">
        <w:rPr>
          <w:rtl/>
        </w:rPr>
        <w:t>תחלתו מכבה וסופו מבעיר.</w:t>
      </w:r>
    </w:p>
    <w:p w14:paraId="2BCF2DB6" w14:textId="77777777" w:rsidR="005756D3" w:rsidRPr="005756D3" w:rsidRDefault="00183BFF" w:rsidP="005756D3">
      <w:pPr>
        <w:pStyle w:val="36"/>
        <w:framePr w:wrap="notBeside"/>
        <w:rPr>
          <w:rtl/>
        </w:rPr>
      </w:pPr>
      <w:r w:rsidRPr="005756D3">
        <w:rPr>
          <w:rFonts w:hint="cs"/>
          <w:rtl/>
        </w:rPr>
        <w:t xml:space="preserve"> </w:t>
      </w:r>
      <w:r w:rsidRPr="005756D3">
        <w:rPr>
          <w:rtl/>
        </w:rPr>
        <w:t>ר"</w:t>
      </w:r>
      <w:r w:rsidRPr="005756D3">
        <w:rPr>
          <w:rFonts w:hint="cs"/>
          <w:rtl/>
        </w:rPr>
        <w:t xml:space="preserve">י: </w:t>
      </w:r>
    </w:p>
    <w:p w14:paraId="39869F9E" w14:textId="1AE706D8" w:rsidR="00183BFF" w:rsidRDefault="005756D3" w:rsidP="00183BFF">
      <w:pPr>
        <w:rPr>
          <w:rtl/>
        </w:rPr>
      </w:pPr>
      <w:r>
        <w:rPr>
          <w:rFonts w:hint="cs"/>
          <w:rtl/>
        </w:rPr>
        <w:t>ע</w:t>
      </w:r>
      <w:r w:rsidR="00183BFF" w:rsidRPr="006F178A">
        <w:rPr>
          <w:rtl/>
        </w:rPr>
        <w:t>"</w:t>
      </w:r>
      <w:r w:rsidR="00183BFF" w:rsidRPr="006F178A">
        <w:rPr>
          <w:rFonts w:hint="cs"/>
          <w:rtl/>
        </w:rPr>
        <w:t xml:space="preserve">ג </w:t>
      </w:r>
      <w:r w:rsidR="00183BFF" w:rsidRPr="006F178A">
        <w:rPr>
          <w:rtl/>
        </w:rPr>
        <w:t xml:space="preserve">גחלת - אסור, </w:t>
      </w:r>
      <w:r w:rsidR="00183BFF" w:rsidRPr="006F178A">
        <w:rPr>
          <w:rFonts w:hint="cs"/>
          <w:rtl/>
        </w:rPr>
        <w:t>ע</w:t>
      </w:r>
      <w:r w:rsidR="00183BFF" w:rsidRPr="006F178A">
        <w:rPr>
          <w:rtl/>
        </w:rPr>
        <w:t>"</w:t>
      </w:r>
      <w:r w:rsidR="00183BFF" w:rsidRPr="006F178A">
        <w:rPr>
          <w:rFonts w:hint="cs"/>
          <w:rtl/>
        </w:rPr>
        <w:t xml:space="preserve">ג </w:t>
      </w:r>
      <w:r w:rsidR="00183BFF" w:rsidRPr="006F178A">
        <w:rPr>
          <w:rtl/>
        </w:rPr>
        <w:t>חרס - מותר.</w:t>
      </w:r>
    </w:p>
    <w:p w14:paraId="7CA65014" w14:textId="77777777" w:rsidR="00183BFF" w:rsidRPr="006F178A" w:rsidRDefault="00183BFF" w:rsidP="00183BFF">
      <w:pPr>
        <w:pStyle w:val="afff2"/>
        <w:framePr w:wrap="around"/>
        <w:rPr>
          <w:rtl/>
        </w:rPr>
      </w:pPr>
      <w:r>
        <w:rPr>
          <w:rFonts w:hint="cs"/>
          <w:rtl/>
        </w:rPr>
        <w:t>כג.</w:t>
      </w:r>
    </w:p>
    <w:p w14:paraId="4912E056" w14:textId="77777777" w:rsidR="005756D3" w:rsidRPr="005756D3" w:rsidRDefault="00183BFF" w:rsidP="005756D3">
      <w:pPr>
        <w:pStyle w:val="36"/>
        <w:framePr w:wrap="notBeside"/>
        <w:rPr>
          <w:rtl/>
        </w:rPr>
      </w:pPr>
      <w:r w:rsidRPr="005756D3">
        <w:rPr>
          <w:rtl/>
        </w:rPr>
        <w:t>ורבה:</w:t>
      </w:r>
    </w:p>
    <w:p w14:paraId="135B0DBF" w14:textId="7A636C55" w:rsidR="00183BFF" w:rsidRPr="006F178A" w:rsidRDefault="00183BFF" w:rsidP="00840E64">
      <w:pPr>
        <w:spacing w:after="60"/>
        <w:rPr>
          <w:rtl/>
        </w:rPr>
      </w:pPr>
      <w:r w:rsidRPr="006F178A">
        <w:rPr>
          <w:rtl/>
        </w:rPr>
        <w:t>ע"</w:t>
      </w:r>
      <w:r w:rsidRPr="006F178A">
        <w:rPr>
          <w:rFonts w:hint="cs"/>
          <w:rtl/>
        </w:rPr>
        <w:t xml:space="preserve">ג </w:t>
      </w:r>
      <w:r>
        <w:rPr>
          <w:rtl/>
        </w:rPr>
        <w:t xml:space="preserve">חרס </w:t>
      </w:r>
      <w:r w:rsidR="005756D3">
        <w:rPr>
          <w:rFonts w:hint="cs"/>
          <w:rtl/>
        </w:rPr>
        <w:t>גם</w:t>
      </w:r>
      <w:r>
        <w:rPr>
          <w:rtl/>
        </w:rPr>
        <w:t xml:space="preserve"> אסור, </w:t>
      </w:r>
      <w:r w:rsidR="003E76FF">
        <w:rPr>
          <w:rFonts w:hint="cs"/>
          <w:rtl/>
        </w:rPr>
        <w:t>ש</w:t>
      </w:r>
      <w:r>
        <w:rPr>
          <w:rtl/>
        </w:rPr>
        <w:t>מוליד ריח</w:t>
      </w:r>
      <w:r w:rsidRPr="006F178A">
        <w:rPr>
          <w:rtl/>
        </w:rPr>
        <w:t>.</w:t>
      </w:r>
    </w:p>
    <w:p w14:paraId="615BF615" w14:textId="77777777" w:rsidR="009D7EFF" w:rsidRPr="009D7EFF" w:rsidRDefault="00183BFF" w:rsidP="009D7EFF">
      <w:pPr>
        <w:pStyle w:val="36"/>
        <w:framePr w:wrap="notBeside"/>
        <w:rPr>
          <w:rtl/>
        </w:rPr>
      </w:pPr>
      <w:r w:rsidRPr="009D7EFF">
        <w:rPr>
          <w:rtl/>
        </w:rPr>
        <w:lastRenderedPageBreak/>
        <w:t>רבה ורב יוסף</w:t>
      </w:r>
    </w:p>
    <w:p w14:paraId="272B233E" w14:textId="433AC530" w:rsidR="00183BFF" w:rsidRPr="009D7EFF" w:rsidRDefault="00183BFF" w:rsidP="00C51556">
      <w:pPr>
        <w:rPr>
          <w:rtl/>
        </w:rPr>
      </w:pPr>
      <w:r w:rsidRPr="00840E64">
        <w:rPr>
          <w:rFonts w:hint="cs"/>
          <w:rtl/>
        </w:rPr>
        <w:t>לכפות כוס על בגדים לריח טוב אסור, דמוליד ריח</w:t>
      </w:r>
      <w:r w:rsidRPr="009D7EFF">
        <w:rPr>
          <w:rFonts w:hint="cs"/>
          <w:rtl/>
        </w:rPr>
        <w:t>.</w:t>
      </w:r>
    </w:p>
    <w:p w14:paraId="735084E2" w14:textId="77777777" w:rsidR="009D7EFF" w:rsidRPr="009D7EFF" w:rsidRDefault="00183BFF" w:rsidP="009D7EFF">
      <w:pPr>
        <w:pStyle w:val="36"/>
        <w:framePr w:wrap="notBeside"/>
        <w:rPr>
          <w:rtl/>
        </w:rPr>
      </w:pPr>
      <w:r w:rsidRPr="009D7EFF">
        <w:rPr>
          <w:rFonts w:hint="cs"/>
          <w:rtl/>
        </w:rPr>
        <w:t>והך</w:t>
      </w:r>
    </w:p>
    <w:p w14:paraId="3CF3C69C" w14:textId="28D265E4" w:rsidR="00183BFF" w:rsidRPr="006F178A" w:rsidRDefault="00183BFF" w:rsidP="003E76FF">
      <w:pPr>
        <w:rPr>
          <w:rtl/>
        </w:rPr>
      </w:pPr>
      <w:r w:rsidRPr="006F178A">
        <w:rPr>
          <w:rFonts w:hint="cs"/>
          <w:rtl/>
        </w:rPr>
        <w:t>ד</w:t>
      </w:r>
      <w:r w:rsidRPr="006F178A">
        <w:rPr>
          <w:rtl/>
        </w:rPr>
        <w:t xml:space="preserve">ממוללו ומריח בו, </w:t>
      </w:r>
      <w:r w:rsidR="003E76FF">
        <w:rPr>
          <w:rFonts w:hint="cs"/>
          <w:rtl/>
        </w:rPr>
        <w:t xml:space="preserve">- </w:t>
      </w:r>
      <w:r w:rsidRPr="006F178A">
        <w:rPr>
          <w:rFonts w:hint="cs"/>
          <w:rtl/>
        </w:rPr>
        <w:t>הריח קיים והוא רק מוסיף.</w:t>
      </w:r>
    </w:p>
    <w:p w14:paraId="44D55502" w14:textId="77777777" w:rsidR="009D7EFF" w:rsidRPr="009D7EFF" w:rsidRDefault="00183BFF" w:rsidP="009D7EFF">
      <w:pPr>
        <w:pStyle w:val="36"/>
        <w:framePr w:wrap="notBeside"/>
        <w:rPr>
          <w:rtl/>
        </w:rPr>
      </w:pPr>
      <w:r w:rsidRPr="009D7EFF">
        <w:rPr>
          <w:rtl/>
        </w:rPr>
        <w:t>רבא:</w:t>
      </w:r>
    </w:p>
    <w:p w14:paraId="6F171447" w14:textId="7378DB55" w:rsidR="00183BFF" w:rsidRPr="006F178A" w:rsidRDefault="00183BFF" w:rsidP="00510701">
      <w:pPr>
        <w:spacing w:after="60"/>
        <w:rPr>
          <w:rtl/>
        </w:rPr>
      </w:pPr>
      <w:r w:rsidRPr="006F178A">
        <w:rPr>
          <w:rtl/>
        </w:rPr>
        <w:t>ע"</w:t>
      </w:r>
      <w:r w:rsidRPr="006F178A">
        <w:rPr>
          <w:rFonts w:hint="cs"/>
          <w:rtl/>
        </w:rPr>
        <w:t xml:space="preserve">ג </w:t>
      </w:r>
      <w:r w:rsidRPr="006F178A">
        <w:rPr>
          <w:rtl/>
        </w:rPr>
        <w:t xml:space="preserve">גחלת </w:t>
      </w:r>
      <w:r w:rsidR="009D7EFF">
        <w:rPr>
          <w:rFonts w:hint="cs"/>
          <w:rtl/>
        </w:rPr>
        <w:t>גם</w:t>
      </w:r>
      <w:r w:rsidRPr="006F178A">
        <w:rPr>
          <w:rtl/>
        </w:rPr>
        <w:t xml:space="preserve"> מותר, </w:t>
      </w:r>
      <w:r>
        <w:rPr>
          <w:rFonts w:hint="cs"/>
          <w:rtl/>
        </w:rPr>
        <w:t xml:space="preserve">כמו שמותר לצלות בשר. </w:t>
      </w:r>
    </w:p>
    <w:p w14:paraId="00FFA0A7" w14:textId="77777777" w:rsidR="00AB5BF8" w:rsidRPr="00AB5BF8" w:rsidRDefault="00183BFF" w:rsidP="00AB5BF8">
      <w:pPr>
        <w:pStyle w:val="36"/>
        <w:framePr w:wrap="notBeside"/>
        <w:rPr>
          <w:rtl/>
        </w:rPr>
      </w:pPr>
      <w:r w:rsidRPr="00AB5BF8">
        <w:rPr>
          <w:rtl/>
        </w:rPr>
        <w:t>דרש ר</w:t>
      </w:r>
      <w:r w:rsidRPr="00AB5BF8">
        <w:rPr>
          <w:rFonts w:hint="cs"/>
          <w:rtl/>
        </w:rPr>
        <w:t>"ג:</w:t>
      </w:r>
    </w:p>
    <w:p w14:paraId="6371DE2E" w14:textId="5599C386" w:rsidR="00183BFF" w:rsidRPr="003E76FF" w:rsidRDefault="00183BFF" w:rsidP="00BF0870">
      <w:pPr>
        <w:rPr>
          <w:rtl/>
        </w:rPr>
      </w:pPr>
      <w:r w:rsidRPr="003E76FF">
        <w:rPr>
          <w:rtl/>
        </w:rPr>
        <w:t>קטורא שרי</w:t>
      </w:r>
      <w:r w:rsidRPr="003E76FF">
        <w:rPr>
          <w:rFonts w:hint="cs"/>
          <w:rtl/>
        </w:rPr>
        <w:t>,</w:t>
      </w:r>
      <w:r w:rsidRPr="003E76FF">
        <w:rPr>
          <w:rtl/>
        </w:rPr>
        <w:t xml:space="preserve"> והיינו לעשן </w:t>
      </w:r>
      <w:r w:rsidRPr="003E76FF">
        <w:rPr>
          <w:rFonts w:hint="cs"/>
          <w:rtl/>
        </w:rPr>
        <w:t xml:space="preserve">פירות </w:t>
      </w:r>
      <w:r w:rsidR="003E76FF" w:rsidRPr="003E76FF">
        <w:rPr>
          <w:rFonts w:hint="cs"/>
          <w:rtl/>
        </w:rPr>
        <w:t>ש</w:t>
      </w:r>
      <w:r w:rsidRPr="003E76FF">
        <w:rPr>
          <w:rtl/>
        </w:rPr>
        <w:t>ד</w:t>
      </w:r>
      <w:r w:rsidRPr="003E76FF">
        <w:rPr>
          <w:rFonts w:hint="cs"/>
          <w:rtl/>
        </w:rPr>
        <w:t>ומה לצליית בשר</w:t>
      </w:r>
    </w:p>
    <w:p w14:paraId="22656441" w14:textId="516E5B8E" w:rsidR="00183BFF" w:rsidRPr="006F178A" w:rsidRDefault="00B35974" w:rsidP="00B35974">
      <w:pPr>
        <w:pStyle w:val="afff0"/>
        <w:rPr>
          <w:del w:id="90068" w:author="מנוע עיצוב" w:date="2026-10-08T11:01:28Z"/>
          <w:rtl/>
        </w:rPr>
      </w:pPr>
      <w:del w:id="90067" w:author="מנוע עיצוב" w:date="2026-10-08T11:01:28Z">
        <w:r>
          <w:rPr>
            <w:rFonts w:ascii="BA TM • Vilna Extra-Bold" w:hAnsi="BA TM • Vilna Extra-Bold" w:hint="cs"/>
            <w:rtl/>
          </w:rPr>
          <w:delText xml:space="preserve">****</w:delText>
        </w:r>
      </w:del>
    </w:p>
    <w:p w14:paraId="26C3C76A" w14:textId="77777777" w:rsidR="00183BFF" w:rsidRPr="00C4622C" w:rsidRDefault="00183BFF" w:rsidP="00183BFF">
      <w:pPr>
        <w:pStyle w:val="affff0"/>
        <w:rPr>
          <w:sz w:val="18"/>
          <w:rtl/>
        </w:rPr>
      </w:pPr>
      <w:ins w:id="9828" w:author="מספור קטעי משנה" w:date="2026-10-06T06:45:12Z">
        <w:r>
          <w:rPr>
            <w:rStyle w:val="MisparKeta"/>
          </w:rPr>
          <w:t xml:space="preserve">א. </w:t>
        </w:r>
      </w:ins>
      <w:r w:rsidRPr="00C4622C">
        <w:rPr>
          <w:rtl/>
          <w:rPrChange w:id="40031" w:author="Claude" w:date="2026-10-06T13:34:26Z">
            <w:rPr>
              <w:sz w:val="18"/>
              <w:rtl/>
            </w:rPr>
          </w:rPrChange>
        </w:rPr>
        <w:t>ועושין גדי מקולס.</w:t>
      </w:r>
    </w:p>
    <w:p w14:paraId="0ADBFD59" w14:textId="77777777" w:rsidR="00E87301" w:rsidRDefault="00A938D8" w:rsidP="00E87301">
      <w:pPr>
        <w:pStyle w:val="affffff0"/>
        <w:spacing w:after="0"/>
        <w:rPr>
          <w:rStyle w:val="afffff3"/>
          <w:rtl/>
        </w:rPr>
      </w:pPr>
      <w:r w:rsidRPr="00A938D8">
        <w:rPr>
          <w:rFonts w:hint="cs"/>
          <w:spacing w:val="-4"/>
          <w:rtl/>
        </w:rPr>
        <w:t>ת</w:t>
      </w:r>
      <w:r w:rsidR="00183BFF" w:rsidRPr="00A938D8">
        <w:rPr>
          <w:spacing w:val="-4"/>
          <w:rtl/>
        </w:rPr>
        <w:t>ודוס איש רומי הנהיג את בני רומי לאכול גדי</w:t>
      </w:r>
      <w:r w:rsidR="00183BFF" w:rsidRPr="00A938D8">
        <w:rPr>
          <w:rFonts w:hint="cs"/>
          <w:spacing w:val="-4"/>
          <w:rtl/>
        </w:rPr>
        <w:t xml:space="preserve"> </w:t>
      </w:r>
      <w:r w:rsidRPr="00A938D8">
        <w:rPr>
          <w:spacing w:val="-4"/>
          <w:rtl/>
        </w:rPr>
        <w:t>מקולס בליל פסח</w:t>
      </w:r>
      <w:r w:rsidR="00183BFF" w:rsidRPr="00A938D8">
        <w:rPr>
          <w:spacing w:val="-4"/>
          <w:rtl/>
        </w:rPr>
        <w:t>.</w:t>
      </w:r>
      <w:r w:rsidRPr="00A938D8">
        <w:rPr>
          <w:rStyle w:val="afffff3"/>
          <w:rFonts w:hint="cs"/>
          <w:rtl/>
        </w:rPr>
        <w:t xml:space="preserve"> </w:t>
      </w:r>
    </w:p>
    <w:p w14:paraId="0414EA71" w14:textId="77777777" w:rsidR="00E87301" w:rsidRPr="00E87301" w:rsidRDefault="00183BFF" w:rsidP="00E87301">
      <w:pPr>
        <w:pStyle w:val="36"/>
        <w:framePr w:wrap="notBeside"/>
        <w:rPr>
          <w:rtl/>
        </w:rPr>
      </w:pPr>
      <w:r w:rsidRPr="00E87301">
        <w:rPr>
          <w:rtl/>
        </w:rPr>
        <w:t>שלחו ל</w:t>
      </w:r>
      <w:r w:rsidRPr="00E87301">
        <w:rPr>
          <w:rFonts w:hint="cs"/>
          <w:rtl/>
        </w:rPr>
        <w:t>ו</w:t>
      </w:r>
      <w:r w:rsidRPr="00E87301">
        <w:rPr>
          <w:rtl/>
        </w:rPr>
        <w:t>:</w:t>
      </w:r>
    </w:p>
    <w:p w14:paraId="3FC5F105" w14:textId="7338A53D" w:rsidR="00183BFF" w:rsidRDefault="00183BFF" w:rsidP="00E87301">
      <w:pPr>
        <w:pStyle w:val="affffff0"/>
        <w:spacing w:after="0"/>
        <w:rPr>
          <w:spacing w:val="-4"/>
          <w:rtl/>
        </w:rPr>
      </w:pPr>
      <w:r w:rsidRPr="00A938D8">
        <w:rPr>
          <w:spacing w:val="-4"/>
          <w:rtl/>
        </w:rPr>
        <w:t xml:space="preserve">אלמלא </w:t>
      </w:r>
      <w:r w:rsidR="00A938D8" w:rsidRPr="00A938D8">
        <w:rPr>
          <w:rFonts w:hint="cs"/>
          <w:spacing w:val="-4"/>
          <w:rtl/>
        </w:rPr>
        <w:t>זה</w:t>
      </w:r>
      <w:r w:rsidRPr="00A938D8">
        <w:rPr>
          <w:spacing w:val="-4"/>
          <w:rtl/>
        </w:rPr>
        <w:t xml:space="preserve"> אתה </w:t>
      </w:r>
      <w:r w:rsidR="00A938D8" w:rsidRPr="00A938D8">
        <w:rPr>
          <w:rFonts w:hint="cs"/>
          <w:spacing w:val="-4"/>
          <w:rtl/>
        </w:rPr>
        <w:t>ננדך ש</w:t>
      </w:r>
      <w:r w:rsidRPr="00A938D8">
        <w:rPr>
          <w:spacing w:val="-4"/>
          <w:rtl/>
        </w:rPr>
        <w:t xml:space="preserve">אתה מאכיל </w:t>
      </w:r>
      <w:r w:rsidRPr="00A938D8">
        <w:rPr>
          <w:rFonts w:hint="eastAsia"/>
          <w:spacing w:val="-4"/>
          <w:rtl/>
        </w:rPr>
        <w:t>כעין</w:t>
      </w:r>
      <w:r w:rsidRPr="00A938D8">
        <w:rPr>
          <w:spacing w:val="-4"/>
          <w:rtl/>
        </w:rPr>
        <w:t xml:space="preserve"> קדשים בחוץ.</w:t>
      </w:r>
    </w:p>
    <w:p w14:paraId="0AFB9C67" w14:textId="1C850DDC" w:rsidR="00510701" w:rsidRPr="00A938D8" w:rsidRDefault="00510701" w:rsidP="00510701">
      <w:pPr>
        <w:pStyle w:val="afff0"/>
        <w:rPr>
          <w:rtl/>
        </w:rPr>
      </w:pPr>
      <w:r>
        <w:rPr>
          <w:rFonts w:hint="cs"/>
          <w:rtl/>
        </w:rPr>
        <w:t>****</w:t>
      </w:r>
    </w:p>
    <w:p>
      <w:pPr>
        <w:pStyle w:val="MishnaBatzad"/>
        <w:rPr>
          <w:ins w:id="20047" w:author="קלוד" w:date="2026-10-06T10:08:13Z"/>
        </w:rPr>
      </w:pPr>
      <w:ins w:id="20046" w:author="קלוד" w:date="2026-10-06T10:08:13Z">
        <w:r>
          <w:t xml:space="preserve">משנה ח</w:t>
        </w:r>
      </w:ins>
    </w:p>
    <w:p w14:paraId="27BC198B" w14:textId="77777777" w:rsidR="00183BFF" w:rsidRDefault="00183BFF" w:rsidP="00183BFF">
      <w:pPr>
        <w:pStyle w:val="afff8"/>
        <w:spacing w:before="120"/>
        <w:rPr>
          <w:rtl/>
        </w:rPr>
        <w:pPrChange w:id="90019" w:author="קלוד" w:date="2026-10-08T12:08:16Z">
          <w:pPr>
            <w:pStyle w:val="afff8"/>
          </w:pPr>
        </w:pPrChange>
      </w:pPr>
      <w:r w:rsidRPr="0047132E">
        <w:rPr>
          <w:rtl/>
        </w:rPr>
        <w:t xml:space="preserve">שלשה דברים </w:t>
      </w:r>
      <w:r w:rsidRPr="009B5353">
        <w:rPr>
          <w:rStyle w:val="afffff1"/>
          <w:rtl/>
        </w:rPr>
        <w:t>ר</w:t>
      </w:r>
      <w:r w:rsidRPr="009B5353">
        <w:rPr>
          <w:rStyle w:val="afffff1"/>
          <w:rFonts w:hint="eastAsia"/>
          <w:rtl/>
        </w:rPr>
        <w:t>אב</w:t>
      </w:r>
      <w:r w:rsidRPr="009B5353">
        <w:rPr>
          <w:rStyle w:val="afffff1"/>
          <w:rtl/>
        </w:rPr>
        <w:t>"</w:t>
      </w:r>
      <w:r w:rsidRPr="009B5353">
        <w:rPr>
          <w:rStyle w:val="afffff1"/>
          <w:rFonts w:hint="eastAsia"/>
          <w:rtl/>
        </w:rPr>
        <w:t>ע</w:t>
      </w:r>
      <w:r w:rsidRPr="0047132E">
        <w:rPr>
          <w:rtl/>
        </w:rPr>
        <w:t xml:space="preserve"> מתיר </w:t>
      </w:r>
      <w:r w:rsidRPr="009B5353">
        <w:rPr>
          <w:rStyle w:val="afffff1"/>
          <w:rtl/>
        </w:rPr>
        <w:t>וחכמים</w:t>
      </w:r>
      <w:r w:rsidRPr="0047132E">
        <w:rPr>
          <w:rtl/>
        </w:rPr>
        <w:t xml:space="preserve"> אוסרים: </w:t>
      </w:r>
    </w:p>
    <w:p w14:paraId="762CC355" w14:textId="77777777" w:rsidR="00183BFF" w:rsidRPr="0047132E" w:rsidRDefault="00080C99" w:rsidP="00183BFF">
      <w:pPr>
        <w:pStyle w:val="afff8"/>
        <w:rPr>
          <w:rtl/>
        </w:rPr>
      </w:pPr>
      <w:r>
        <w:rPr>
          <w:rFonts w:hint="cs"/>
          <w:rtl/>
        </w:rPr>
        <w:t xml:space="preserve"> </w:t>
      </w:r>
      <w:r>
        <w:rPr>
          <w:rFonts w:hint="cs"/>
          <w:rtl/>
        </w:rPr>
        <w:tab/>
      </w:r>
      <w:r w:rsidR="00183BFF" w:rsidRPr="0047132E">
        <w:rPr>
          <w:rtl/>
        </w:rPr>
        <w:t>פרתו יוצאה ברצועה שבין קרניה.</w:t>
      </w:r>
    </w:p>
    <w:p w14:paraId="2E4E8BEA" w14:textId="77777777" w:rsidR="00183BFF" w:rsidRDefault="00080C99" w:rsidP="00183BFF">
      <w:pPr>
        <w:pStyle w:val="afff8"/>
        <w:rPr>
          <w:rtl/>
        </w:rPr>
      </w:pPr>
      <w:r>
        <w:rPr>
          <w:rFonts w:hint="cs"/>
          <w:rtl/>
        </w:rPr>
        <w:t xml:space="preserve"> </w:t>
      </w:r>
      <w:r>
        <w:rPr>
          <w:rFonts w:hint="cs"/>
          <w:rtl/>
        </w:rPr>
        <w:tab/>
      </w:r>
      <w:r w:rsidR="00183BFF" w:rsidRPr="006F178A">
        <w:rPr>
          <w:rtl/>
        </w:rPr>
        <w:t xml:space="preserve">ומקרדין את הבהמה ביו"ט, </w:t>
      </w:r>
    </w:p>
    <w:p w14:paraId="165A698D" w14:textId="77777777" w:rsidR="00183BFF" w:rsidRPr="006F178A" w:rsidRDefault="00080C99" w:rsidP="00183BFF">
      <w:pPr>
        <w:pStyle w:val="afff8"/>
        <w:rPr>
          <w:rtl/>
        </w:rPr>
      </w:pPr>
      <w:r>
        <w:rPr>
          <w:rFonts w:hint="cs"/>
          <w:rtl/>
        </w:rPr>
        <w:t xml:space="preserve"> </w:t>
      </w:r>
      <w:r>
        <w:rPr>
          <w:rFonts w:hint="cs"/>
          <w:rtl/>
        </w:rPr>
        <w:tab/>
      </w:r>
      <w:r w:rsidR="00183BFF" w:rsidRPr="006F178A">
        <w:rPr>
          <w:rtl/>
        </w:rPr>
        <w:t>ושוחקין את הפלפלין ברחים שלהן.</w:t>
      </w:r>
    </w:p>
    <w:p w14:paraId="258FFC06" w14:textId="77777777" w:rsidR="00183BFF" w:rsidRPr="00A938D8" w:rsidRDefault="00183BFF" w:rsidP="00A938D8">
      <w:pPr>
        <w:pStyle w:val="afff8"/>
        <w:rPr>
          <w:spacing w:val="0"/>
          <w:rtl/>
        </w:rPr>
      </w:pPr>
      <w:r w:rsidRPr="00A938D8">
        <w:rPr>
          <w:rStyle w:val="afffff1"/>
          <w:spacing w:val="0"/>
          <w:rtl/>
        </w:rPr>
        <w:t>ר"</w:t>
      </w:r>
      <w:r w:rsidRPr="00A938D8">
        <w:rPr>
          <w:rStyle w:val="afffff1"/>
          <w:rFonts w:hint="cs"/>
          <w:spacing w:val="0"/>
          <w:rtl/>
        </w:rPr>
        <w:t>י</w:t>
      </w:r>
      <w:r w:rsidRPr="00A938D8">
        <w:rPr>
          <w:rStyle w:val="afffff1"/>
          <w:spacing w:val="0"/>
          <w:rtl/>
        </w:rPr>
        <w:t>:</w:t>
      </w:r>
      <w:r w:rsidRPr="00A938D8">
        <w:rPr>
          <w:spacing w:val="0"/>
          <w:rtl/>
        </w:rPr>
        <w:t xml:space="preserve"> אין מקרדין</w:t>
      </w:r>
      <w:r w:rsidR="00A938D8" w:rsidRPr="00A938D8">
        <w:rPr>
          <w:rFonts w:hint="cs"/>
          <w:spacing w:val="0"/>
          <w:rtl/>
        </w:rPr>
        <w:t xml:space="preserve"> </w:t>
      </w:r>
      <w:r w:rsidRPr="00A938D8">
        <w:rPr>
          <w:spacing w:val="0"/>
          <w:rtl/>
        </w:rPr>
        <w:t xml:space="preserve">הבהמה ביו"ט, </w:t>
      </w:r>
      <w:r w:rsidR="00A938D8" w:rsidRPr="00A938D8">
        <w:rPr>
          <w:spacing w:val="0"/>
          <w:rtl/>
        </w:rPr>
        <w:t>מפני שעושה חבורה, אבל מקרצפין</w:t>
      </w:r>
    </w:p>
    <w:p w14:paraId="1FC435B1" w14:textId="77777777" w:rsidR="00183BFF" w:rsidRPr="006F178A" w:rsidRDefault="00183BFF" w:rsidP="003E76FF">
      <w:pPr>
        <w:pStyle w:val="afff8"/>
        <w:rPr>
          <w:rtl/>
        </w:rPr>
      </w:pPr>
      <w:r w:rsidRPr="009B5353">
        <w:rPr>
          <w:rStyle w:val="afffff1"/>
          <w:rtl/>
        </w:rPr>
        <w:t>וחכ"</w:t>
      </w:r>
      <w:r w:rsidRPr="009B5353">
        <w:rPr>
          <w:rStyle w:val="afffff1"/>
          <w:rFonts w:hint="cs"/>
          <w:rtl/>
        </w:rPr>
        <w:t>א</w:t>
      </w:r>
      <w:r w:rsidRPr="009B5353">
        <w:rPr>
          <w:rStyle w:val="afffff1"/>
          <w:rtl/>
        </w:rPr>
        <w:t>:</w:t>
      </w:r>
      <w:r w:rsidRPr="006F178A">
        <w:rPr>
          <w:rtl/>
        </w:rPr>
        <w:t xml:space="preserve"> אין מקרדין, אף </w:t>
      </w:r>
      <w:r w:rsidR="003E76FF">
        <w:rPr>
          <w:rFonts w:hint="cs"/>
          <w:rtl/>
        </w:rPr>
        <w:t>אין</w:t>
      </w:r>
      <w:r w:rsidRPr="006F178A">
        <w:rPr>
          <w:rtl/>
        </w:rPr>
        <w:t xml:space="preserve"> מקרצפין.</w:t>
      </w:r>
    </w:p>
    <w:p w14:paraId="454C9407" w14:textId="77777777" w:rsidR="00A938D8" w:rsidRDefault="00A938D8" w:rsidP="00A938D8">
      <w:pPr>
        <w:pStyle w:val="afffffe"/>
        <w:rPr>
          <w:rtl/>
        </w:rPr>
      </w:pPr>
      <w:r>
        <w:rPr>
          <w:rFonts w:hint="cs"/>
          <w:rtl/>
        </w:rPr>
        <w:t xml:space="preserve">ואפי' </w:t>
      </w:r>
      <w:r w:rsidRPr="00A938D8">
        <w:rPr>
          <w:rStyle w:val="afffff3"/>
          <w:rFonts w:hint="cs"/>
          <w:rtl/>
        </w:rPr>
        <w:t>שראב''ע</w:t>
      </w:r>
      <w:r>
        <w:rPr>
          <w:rFonts w:hint="cs"/>
          <w:rtl/>
        </w:rPr>
        <w:t xml:space="preserve"> עישר מעדרו בכל שנה י''ג אלף עגלים, </w:t>
      </w:r>
    </w:p>
    <w:p w14:paraId="25D7AA62" w14:textId="77777777" w:rsidR="00A938D8" w:rsidRPr="00A938D8" w:rsidRDefault="00A938D8" w:rsidP="00A938D8">
      <w:pPr>
        <w:rPr>
          <w:spacing w:val="-4"/>
          <w:rtl/>
        </w:rPr>
      </w:pPr>
      <w:r w:rsidRPr="00A938D8">
        <w:rPr>
          <w:rFonts w:hint="cs"/>
          <w:spacing w:val="-4"/>
          <w:rtl/>
        </w:rPr>
        <w:t xml:space="preserve">לא שלו היתה אל של שכנתו ומתוך שלא מיחה בה נקראת על שמו </w:t>
      </w:r>
    </w:p>
    <w:p w14:paraId="5DB04346" w14:textId="53B0E91E" w:rsidR="00183BFF" w:rsidRPr="006F178A" w:rsidRDefault="00B35974" w:rsidP="00B35974">
      <w:pPr>
        <w:pStyle w:val="afff0"/>
        <w:rPr>
          <w:del w:id="90070" w:author="מנוע עיצוב" w:date="2026-10-08T11:01:28Z"/>
          <w:rtl/>
        </w:rPr>
      </w:pPr>
      <w:del w:id="90069" w:author="מנוע עיצוב" w:date="2026-10-08T11:01:28Z">
        <w:r>
          <w:rPr>
            <w:rFonts w:ascii="BA TM • Vilna Extra-Bold" w:hAnsi="BA TM • Vilna Extra-Bold" w:hint="cs"/>
            <w:rtl/>
          </w:rPr>
          <w:delText xml:space="preserve">****</w:delText>
        </w:r>
      </w:del>
    </w:p>
    <w:p w14:paraId="4E11ADD2" w14:textId="77777777" w:rsidR="00183BFF" w:rsidRPr="00C4622C" w:rsidRDefault="00183BFF" w:rsidP="00A938D8">
      <w:pPr>
        <w:pStyle w:val="affff0"/>
        <w:rPr>
          <w:sz w:val="18"/>
          <w:rtl/>
        </w:rPr>
      </w:pPr>
      <w:ins w:id="9830" w:author="מספור קטעי משנה" w:date="2026-10-06T06:45:12Z">
        <w:r>
          <w:rPr>
            <w:rStyle w:val="MisparKeta"/>
          </w:rPr>
          <w:t xml:space="preserve">ב. </w:t>
        </w:r>
      </w:ins>
      <w:r w:rsidRPr="00C4622C">
        <w:rPr>
          <w:rtl/>
          <w:rPrChange w:id="40032" w:author="Claude" w:date="2026-10-06T13:34:26Z">
            <w:rPr>
              <w:sz w:val="18"/>
              <w:rtl/>
            </w:rPr>
          </w:rPrChange>
        </w:rPr>
        <w:t>ומקרדין את הבהמה ביו"ט .</w:t>
      </w:r>
    </w:p>
    <w:p w14:paraId="17461F84" w14:textId="77777777" w:rsidR="00183BFF" w:rsidRPr="00A938D8" w:rsidRDefault="00183BFF" w:rsidP="00A938D8">
      <w:pPr>
        <w:rPr>
          <w:spacing w:val="-2"/>
          <w:rtl/>
        </w:rPr>
      </w:pPr>
      <w:r w:rsidRPr="00A938D8">
        <w:rPr>
          <w:rFonts w:ascii="Fb Fontext" w:hAnsi="Fb Fontext" w:cs="PFT_Frank"/>
          <w:b/>
          <w:bCs/>
          <w:spacing w:val="-2"/>
          <w:szCs w:val="14"/>
          <w:rtl/>
        </w:rPr>
        <w:t>קרוד</w:t>
      </w:r>
      <w:r w:rsidRPr="00A938D8">
        <w:rPr>
          <w:rFonts w:ascii="Fb Fontext" w:hAnsi="Fb Fontext"/>
          <w:spacing w:val="-2"/>
          <w:rtl/>
        </w:rPr>
        <w:t xml:space="preserve"> </w:t>
      </w:r>
      <w:r w:rsidR="006D69DD">
        <w:rPr>
          <w:rFonts w:ascii="Fb Fontext" w:hAnsi="Fb Fontext" w:hint="cs"/>
          <w:spacing w:val="-2"/>
          <w:rtl/>
        </w:rPr>
        <w:t>-</w:t>
      </w:r>
      <w:r w:rsidRPr="00A938D8">
        <w:rPr>
          <w:rFonts w:ascii="Fb Fontext" w:hAnsi="Fb Fontext"/>
          <w:spacing w:val="-2"/>
          <w:rtl/>
        </w:rPr>
        <w:t>קטנים</w:t>
      </w:r>
      <w:r w:rsidR="006D69DD">
        <w:rPr>
          <w:rFonts w:ascii="Fb Fontext" w:hAnsi="Fb Fontext" w:hint="cs"/>
          <w:spacing w:val="-2"/>
          <w:rtl/>
        </w:rPr>
        <w:t>,</w:t>
      </w:r>
      <w:r w:rsidRPr="00A938D8">
        <w:rPr>
          <w:rFonts w:ascii="Fb Fontext" w:hAnsi="Fb Fontext"/>
          <w:spacing w:val="-2"/>
          <w:rtl/>
        </w:rPr>
        <w:t xml:space="preserve"> ועושין חבורה.</w:t>
      </w:r>
      <w:r w:rsidR="00A938D8" w:rsidRPr="00A938D8">
        <w:rPr>
          <w:rFonts w:ascii="Fb Fontext" w:hAnsi="Fb Fontext" w:hint="cs"/>
          <w:spacing w:val="-2"/>
          <w:rtl/>
        </w:rPr>
        <w:t xml:space="preserve"> </w:t>
      </w:r>
      <w:r w:rsidRPr="00A938D8">
        <w:rPr>
          <w:rFonts w:cs="PFT_Frank"/>
          <w:b/>
          <w:bCs/>
          <w:spacing w:val="-2"/>
          <w:szCs w:val="14"/>
          <w:rtl/>
        </w:rPr>
        <w:t>קרצוף</w:t>
      </w:r>
      <w:r w:rsidRPr="00A938D8">
        <w:rPr>
          <w:spacing w:val="-2"/>
          <w:rtl/>
        </w:rPr>
        <w:t xml:space="preserve"> גדולים, ואין עושין חבורה.</w:t>
      </w:r>
    </w:p>
    <w:p w14:paraId="7833D6B4" w14:textId="77777777" w:rsidR="00183BFF" w:rsidRPr="00D977D1" w:rsidRDefault="00183BFF" w:rsidP="006D69DD">
      <w:pPr>
        <w:jc w:val="center"/>
        <w:rPr>
          <w:rFonts w:cs="PFT_Frank"/>
          <w:b/>
          <w:bCs/>
          <w:szCs w:val="14"/>
          <w:rtl/>
        </w:rPr>
      </w:pPr>
      <w:r w:rsidRPr="00D977D1">
        <w:rPr>
          <w:rFonts w:cs="PFT_Frank"/>
          <w:b/>
          <w:bCs/>
          <w:szCs w:val="14"/>
          <w:rtl/>
        </w:rPr>
        <w:t>ושלש מחלוקות בדבר:</w:t>
      </w:r>
    </w:p>
    <w:p w14:paraId="0D801555" w14:textId="77777777" w:rsidR="00F747FB" w:rsidRPr="00F747FB" w:rsidRDefault="00183BFF" w:rsidP="00F747FB">
      <w:pPr>
        <w:pStyle w:val="36"/>
        <w:framePr w:wrap="notBeside"/>
        <w:rPr>
          <w:rtl/>
        </w:rPr>
      </w:pPr>
      <w:r w:rsidRPr="00F747FB">
        <w:rPr>
          <w:rFonts w:hint="cs"/>
          <w:rtl/>
        </w:rPr>
        <w:t>דלר</w:t>
      </w:r>
      <w:r w:rsidRPr="00F747FB">
        <w:rPr>
          <w:rtl/>
        </w:rPr>
        <w:t>"</w:t>
      </w:r>
      <w:r w:rsidRPr="00F747FB">
        <w:rPr>
          <w:rFonts w:hint="cs"/>
          <w:rtl/>
        </w:rPr>
        <w:t>י</w:t>
      </w:r>
      <w:r w:rsidR="00170519" w:rsidRPr="00F747FB">
        <w:rPr>
          <w:rFonts w:hint="cs"/>
          <w:rtl/>
        </w:rPr>
        <w:t>:</w:t>
      </w:r>
    </w:p>
    <w:p w14:paraId="77C0A9BA" w14:textId="07EE4663" w:rsidR="00183BFF" w:rsidRPr="00FD56EE" w:rsidRDefault="00183BFF" w:rsidP="00F747FB">
      <w:pPr>
        <w:rPr>
          <w:rtl/>
        </w:rPr>
      </w:pPr>
      <w:r w:rsidRPr="00FD56EE">
        <w:rPr>
          <w:rtl/>
        </w:rPr>
        <w:t>דבר שאינו מתכוין אסור.</w:t>
      </w:r>
      <w:r w:rsidRPr="00FD56EE">
        <w:rPr>
          <w:rFonts w:hint="cs"/>
          <w:rtl/>
        </w:rPr>
        <w:t xml:space="preserve"> ולא גזרי' קרצוף אטו קרוד</w:t>
      </w:r>
      <w:r w:rsidRPr="00FD56EE">
        <w:rPr>
          <w:rtl/>
        </w:rPr>
        <w:t>.</w:t>
      </w:r>
    </w:p>
    <w:p w14:paraId="224E0DB1" w14:textId="77777777" w:rsidR="00F747FB" w:rsidRPr="00F747FB" w:rsidRDefault="003E76FF" w:rsidP="00F747FB">
      <w:pPr>
        <w:pStyle w:val="36"/>
        <w:framePr w:wrap="notBeside"/>
        <w:rPr>
          <w:rtl/>
        </w:rPr>
      </w:pPr>
      <w:r w:rsidRPr="00F747FB">
        <w:rPr>
          <w:rtl/>
        </w:rPr>
        <w:t>ורבנן</w:t>
      </w:r>
      <w:r w:rsidR="00183BFF" w:rsidRPr="00F747FB">
        <w:rPr>
          <w:rFonts w:hint="cs"/>
          <w:rtl/>
        </w:rPr>
        <w:t>:</w:t>
      </w:r>
    </w:p>
    <w:p w14:paraId="353C4BF7" w14:textId="789527BB" w:rsidR="00183BFF" w:rsidRPr="003E76FF" w:rsidRDefault="00183BFF" w:rsidP="00F747FB">
      <w:pPr>
        <w:rPr>
          <w:rtl/>
        </w:rPr>
      </w:pPr>
      <w:r w:rsidRPr="003E76FF">
        <w:rPr>
          <w:rFonts w:hint="cs"/>
          <w:rtl/>
        </w:rPr>
        <w:t>ד</w:t>
      </w:r>
      <w:r w:rsidRPr="003E76FF">
        <w:rPr>
          <w:rtl/>
        </w:rPr>
        <w:t>דבר שאינו מתכוין אסור, וגזרינן קרצוף אטו קרוד.</w:t>
      </w:r>
    </w:p>
    <w:p w14:paraId="271E1D56" w14:textId="77777777" w:rsidR="00F747FB" w:rsidRPr="00F747FB" w:rsidRDefault="00183BFF" w:rsidP="00F747FB">
      <w:pPr>
        <w:pStyle w:val="36"/>
        <w:framePr w:wrap="notBeside"/>
        <w:rPr>
          <w:rtl/>
        </w:rPr>
      </w:pPr>
      <w:r w:rsidRPr="00F747FB">
        <w:rPr>
          <w:rtl/>
        </w:rPr>
        <w:t>ור</w:t>
      </w:r>
      <w:r w:rsidRPr="00F747FB">
        <w:rPr>
          <w:rFonts w:hint="cs"/>
          <w:rtl/>
        </w:rPr>
        <w:t>אב</w:t>
      </w:r>
      <w:r w:rsidRPr="00F747FB">
        <w:rPr>
          <w:rtl/>
        </w:rPr>
        <w:t>"</w:t>
      </w:r>
      <w:r w:rsidRPr="00F747FB">
        <w:rPr>
          <w:rFonts w:hint="cs"/>
          <w:rtl/>
        </w:rPr>
        <w:t>ע כר</w:t>
      </w:r>
      <w:r w:rsidRPr="00F747FB">
        <w:rPr>
          <w:rtl/>
        </w:rPr>
        <w:t>"</w:t>
      </w:r>
      <w:r w:rsidRPr="00F747FB">
        <w:rPr>
          <w:rFonts w:hint="cs"/>
          <w:rtl/>
        </w:rPr>
        <w:t>ש:</w:t>
      </w:r>
    </w:p>
    <w:p w14:paraId="653B2542" w14:textId="4B9B9A96" w:rsidR="00183BFF" w:rsidRPr="006F178A" w:rsidRDefault="00183BFF" w:rsidP="00F747FB">
      <w:pPr>
        <w:rPr>
          <w:rtl/>
        </w:rPr>
      </w:pPr>
      <w:r w:rsidRPr="006F178A">
        <w:rPr>
          <w:rFonts w:ascii="Fb Fontext" w:hAnsi="Fb Fontext" w:hint="cs"/>
          <w:sz w:val="20"/>
          <w:rtl/>
        </w:rPr>
        <w:t>דד</w:t>
      </w:r>
      <w:r w:rsidRPr="006F178A">
        <w:rPr>
          <w:rFonts w:ascii="Fb Fontext" w:hAnsi="Fb Fontext"/>
          <w:sz w:val="20"/>
          <w:rtl/>
        </w:rPr>
        <w:t xml:space="preserve">בר שאינו מתכוין מותר, </w:t>
      </w:r>
      <w:r w:rsidR="003E76FF">
        <w:rPr>
          <w:rFonts w:ascii="Fb Fontext" w:hAnsi="Fb Fontext" w:hint="cs"/>
          <w:sz w:val="20"/>
          <w:rtl/>
        </w:rPr>
        <w:t>והכל</w:t>
      </w:r>
      <w:r w:rsidRPr="006F178A">
        <w:rPr>
          <w:rFonts w:ascii="Fb Fontext" w:hAnsi="Fb Fontext"/>
          <w:sz w:val="20"/>
          <w:rtl/>
        </w:rPr>
        <w:t xml:space="preserve"> שרי.</w:t>
      </w:r>
    </w:p>
    <w:p w14:paraId="68AA27DA" w14:textId="77777777" w:rsidR="00A05E1A" w:rsidRPr="00A05E1A" w:rsidRDefault="00183BFF" w:rsidP="00A05E1A">
      <w:pPr>
        <w:pStyle w:val="36"/>
        <w:framePr w:wrap="notBeside"/>
        <w:rPr>
          <w:rtl/>
        </w:rPr>
      </w:pPr>
      <w:r w:rsidRPr="00A05E1A">
        <w:rPr>
          <w:rFonts w:hint="cs"/>
          <w:rtl/>
        </w:rPr>
        <w:t>שמואל</w:t>
      </w:r>
      <w:r w:rsidRPr="00A05E1A">
        <w:rPr>
          <w:rtl/>
        </w:rPr>
        <w:t>:</w:t>
      </w:r>
    </w:p>
    <w:p w14:paraId="29114FB6" w14:textId="702CD063" w:rsidR="00183BFF" w:rsidRDefault="00183BFF" w:rsidP="00A05E1A">
      <w:pPr>
        <w:pStyle w:val="affffff0"/>
        <w:rPr>
          <w:rFonts w:ascii="Fb Fontext" w:hAnsi="Fb Fontext"/>
          <w:rtl/>
        </w:rPr>
      </w:pPr>
      <w:r w:rsidRPr="00DB198B">
        <w:rPr>
          <w:rFonts w:ascii="Fb Fontext" w:hAnsi="Fb Fontext"/>
          <w:rtl/>
        </w:rPr>
        <w:t xml:space="preserve">הלכה </w:t>
      </w:r>
      <w:r w:rsidRPr="00DB198B">
        <w:rPr>
          <w:rStyle w:val="afffff3"/>
          <w:rtl/>
        </w:rPr>
        <w:t>כר"</w:t>
      </w:r>
      <w:r w:rsidRPr="00DB198B">
        <w:rPr>
          <w:rStyle w:val="afffff3"/>
          <w:rFonts w:hint="cs"/>
          <w:rtl/>
        </w:rPr>
        <w:t xml:space="preserve">ש, </w:t>
      </w:r>
      <w:r w:rsidR="006D69DD" w:rsidRPr="006D69DD">
        <w:rPr>
          <w:rStyle w:val="afffff3"/>
          <w:rFonts w:hint="cs"/>
          <w:rtl/>
        </w:rPr>
        <w:t>א.</w:t>
      </w:r>
      <w:r w:rsidR="006D69DD">
        <w:rPr>
          <w:rFonts w:hint="cs"/>
          <w:rtl/>
        </w:rPr>
        <w:t xml:space="preserve"> </w:t>
      </w:r>
      <w:r w:rsidRPr="00DB198B">
        <w:rPr>
          <w:rFonts w:hint="cs"/>
          <w:rtl/>
        </w:rPr>
        <w:t>דס</w:t>
      </w:r>
      <w:r w:rsidR="0001190A">
        <w:rPr>
          <w:rtl/>
        </w:rPr>
        <w:t>"</w:t>
      </w:r>
      <w:r w:rsidRPr="00DB198B">
        <w:rPr>
          <w:rFonts w:hint="cs"/>
          <w:rtl/>
        </w:rPr>
        <w:t xml:space="preserve">ל כמותו, </w:t>
      </w:r>
      <w:r w:rsidR="006D69DD" w:rsidRPr="006D69DD">
        <w:rPr>
          <w:rStyle w:val="afffff3"/>
          <w:rFonts w:hint="cs"/>
          <w:rtl/>
        </w:rPr>
        <w:t>ב.</w:t>
      </w:r>
      <w:r w:rsidRPr="00DB198B">
        <w:rPr>
          <w:rStyle w:val="afffff3"/>
          <w:rFonts w:hint="cs"/>
          <w:rtl/>
        </w:rPr>
        <w:t xml:space="preserve"> </w:t>
      </w:r>
      <w:r w:rsidRPr="00A938D8">
        <w:rPr>
          <w:rStyle w:val="afffff3"/>
          <w:rFonts w:hint="cs"/>
          <w:rtl/>
        </w:rPr>
        <w:t>ש</w:t>
      </w:r>
      <w:r w:rsidRPr="00DB198B">
        <w:rPr>
          <w:rStyle w:val="afffff3"/>
          <w:rFonts w:hint="cs"/>
          <w:rtl/>
        </w:rPr>
        <w:t>ראב</w:t>
      </w:r>
      <w:r w:rsidRPr="00DB198B">
        <w:rPr>
          <w:rStyle w:val="afffff3"/>
          <w:rtl/>
        </w:rPr>
        <w:t>"</w:t>
      </w:r>
      <w:r w:rsidRPr="00DB198B">
        <w:rPr>
          <w:rStyle w:val="afffff3"/>
          <w:rFonts w:hint="cs"/>
          <w:rtl/>
        </w:rPr>
        <w:t xml:space="preserve">ע </w:t>
      </w:r>
      <w:r w:rsidRPr="00DB198B">
        <w:rPr>
          <w:rFonts w:ascii="Fb Fontext" w:hAnsi="Fb Fontext" w:hint="cs"/>
          <w:rtl/>
        </w:rPr>
        <w:t>מודה לו.</w:t>
      </w:r>
    </w:p>
    <w:p w14:paraId="74D9167D" w14:textId="0B61EB76" w:rsidR="00A05E1A" w:rsidRPr="006F178A" w:rsidRDefault="00A05E1A" w:rsidP="00A05E1A">
      <w:pPr>
        <w:pStyle w:val="afff0"/>
        <w:rPr>
          <w:rtl/>
        </w:rPr>
      </w:pPr>
      <w:r>
        <w:rPr>
          <w:rFonts w:hint="cs"/>
          <w:rtl/>
        </w:rPr>
        <w:t>****</w:t>
      </w:r>
    </w:p>
    <w:p w14:paraId="182BC0D4" w14:textId="77777777" w:rsidR="00183BFF" w:rsidRPr="006F178A" w:rsidRDefault="00183BFF" w:rsidP="00183BFF">
      <w:pPr>
        <w:pStyle w:val="afff2"/>
        <w:framePr w:wrap="around"/>
        <w:rPr>
          <w:rtl/>
        </w:rPr>
      </w:pPr>
      <w:r w:rsidRPr="006F178A">
        <w:rPr>
          <w:rFonts w:hint="cs"/>
          <w:rtl/>
        </w:rPr>
        <w:lastRenderedPageBreak/>
        <w:t>כג:</w:t>
      </w:r>
    </w:p>
    <w:p w14:paraId="619131F9" w14:textId="77777777" w:rsidR="00183BFF" w:rsidRPr="002C268E" w:rsidRDefault="00183BFF" w:rsidP="00A938D8">
      <w:pPr>
        <w:pStyle w:val="afff8"/>
        <w:spacing w:before="120"/>
        <w:jc w:val="center"/>
        <w:rPr>
          <w:rtl/>
        </w:rPr>
        <w:pPrChange w:id="90020" w:author="קלוד" w:date="2026-10-08T12:08:16Z">
          <w:pPr>
            <w:pStyle w:val="afff8"/>
            <w:jc w:val="center"/>
          </w:pPr>
        </w:pPrChange>
      </w:pPr>
      <w:r w:rsidRPr="002C268E">
        <w:rPr>
          <w:rtl/>
        </w:rPr>
        <w:t>הרחים של פלפלין טמאה משום שלשה כלים:</w:t>
      </w:r>
    </w:p>
    <w:p w14:paraId="1A36F6B3" w14:textId="77777777" w:rsidR="00183BFF" w:rsidRPr="00436645" w:rsidRDefault="00183BFF" w:rsidP="00A938D8">
      <w:pPr>
        <w:pStyle w:val="afff8"/>
        <w:jc w:val="center"/>
        <w:rPr>
          <w:rtl/>
        </w:rPr>
      </w:pPr>
      <w:r w:rsidRPr="00436645">
        <w:rPr>
          <w:rtl/>
        </w:rPr>
        <w:t xml:space="preserve">כלי קבול, </w:t>
      </w:r>
      <w:r w:rsidR="003E76FF" w:rsidRPr="00436645">
        <w:rPr>
          <w:rFonts w:hint="cs"/>
          <w:rtl/>
        </w:rPr>
        <w:t>כ</w:t>
      </w:r>
      <w:r w:rsidRPr="00436645">
        <w:rPr>
          <w:rtl/>
        </w:rPr>
        <w:t>לי מתכת, וכלי כברה.</w:t>
      </w:r>
    </w:p>
    <w:p w14:paraId="49A2F151" w14:textId="77777777" w:rsidR="00183BFF" w:rsidRDefault="00183BFF" w:rsidP="00845317">
      <w:pPr>
        <w:pStyle w:val="affffff0"/>
        <w:rPr>
          <w:rtl/>
        </w:rPr>
      </w:pPr>
      <w:r w:rsidRPr="006D69DD">
        <w:rPr>
          <w:rFonts w:cs="PFT_Frank"/>
          <w:b/>
          <w:bCs/>
          <w:szCs w:val="14"/>
          <w:rtl/>
        </w:rPr>
        <w:t>תחתונה</w:t>
      </w:r>
      <w:r w:rsidRPr="006F178A">
        <w:rPr>
          <w:rtl/>
        </w:rPr>
        <w:t xml:space="preserve"> - כלי קבול.</w:t>
      </w:r>
      <w:r>
        <w:rPr>
          <w:rFonts w:hint="cs"/>
          <w:rtl/>
        </w:rPr>
        <w:t xml:space="preserve"> </w:t>
      </w:r>
      <w:r w:rsidRPr="006D69DD">
        <w:rPr>
          <w:rFonts w:cs="PFT_Frank"/>
          <w:b/>
          <w:bCs/>
          <w:szCs w:val="14"/>
          <w:rtl/>
        </w:rPr>
        <w:t>אמצעית</w:t>
      </w:r>
      <w:r w:rsidRPr="006F178A">
        <w:rPr>
          <w:rtl/>
        </w:rPr>
        <w:t xml:space="preserve"> - כלי כברה, </w:t>
      </w:r>
      <w:r w:rsidRPr="00EE6043">
        <w:rPr>
          <w:rFonts w:cs="PFT_Frank"/>
          <w:b/>
          <w:bCs/>
          <w:szCs w:val="14"/>
          <w:rtl/>
        </w:rPr>
        <w:t>עליונה</w:t>
      </w:r>
      <w:r w:rsidRPr="006F178A">
        <w:rPr>
          <w:rtl/>
        </w:rPr>
        <w:t xml:space="preserve"> - כלי מתכת.</w:t>
      </w:r>
    </w:p>
    <w:p w14:paraId="3FE2415A" w14:textId="24B20DB6" w:rsidR="006E398A" w:rsidRPr="006F178A" w:rsidRDefault="006F32DD" w:rsidP="006F32DD">
      <w:pPr>
        <w:pStyle w:val="afff0"/>
        <w:rPr>
          <w:rtl/>
        </w:rPr>
      </w:pPr>
      <w:r>
        <w:rPr>
          <w:rFonts w:hint="cs"/>
          <w:rtl/>
        </w:rPr>
        <w:t>****</w:t>
      </w:r>
    </w:p>
    <w:p w14:paraId="0B10846D" w14:textId="77777777" w:rsidR="00183BFF" w:rsidRDefault="00183BFF" w:rsidP="00183BFF">
      <w:pPr>
        <w:pStyle w:val="afff8"/>
        <w:spacing w:before="120"/>
        <w:rPr>
          <w:rtl/>
        </w:rPr>
        <w:pPrChange w:id="90021" w:author="קלוד" w:date="2026-10-08T12:08:16Z">
          <w:pPr>
            <w:pStyle w:val="afff8"/>
          </w:pPr>
        </w:pPrChange>
      </w:pPr>
      <w:r w:rsidRPr="006D69DD">
        <w:rPr>
          <w:b/>
          <w:bCs/>
          <w:rtl/>
        </w:rPr>
        <w:t>עגלה של קטן</w:t>
      </w:r>
      <w:r w:rsidR="006D69DD">
        <w:rPr>
          <w:rtl/>
        </w:rPr>
        <w:t xml:space="preserve"> טמאה מדרס, </w:t>
      </w:r>
      <w:r w:rsidRPr="0047132E">
        <w:rPr>
          <w:rtl/>
        </w:rPr>
        <w:t xml:space="preserve">נטלת בשבת, </w:t>
      </w:r>
      <w:r w:rsidR="00A938D8">
        <w:rPr>
          <w:rFonts w:hint="cs"/>
          <w:rtl/>
        </w:rPr>
        <w:t>ונגררת רק ע''ג כלים</w:t>
      </w:r>
      <w:r w:rsidR="006D69DD">
        <w:rPr>
          <w:rFonts w:hint="cs"/>
          <w:rtl/>
        </w:rPr>
        <w:t>,</w:t>
      </w:r>
    </w:p>
    <w:p w14:paraId="13B4EE77" w14:textId="77777777" w:rsidR="00183BFF" w:rsidRPr="0047132E" w:rsidRDefault="00183BFF" w:rsidP="006E398A">
      <w:pPr>
        <w:pStyle w:val="afff8"/>
        <w:spacing w:after="60" w:line="220" w:lineRule="exact"/>
        <w:rPr>
          <w:rtl/>
        </w:rPr>
      </w:pPr>
      <w:r w:rsidRPr="009B5353">
        <w:rPr>
          <w:rStyle w:val="afffff1"/>
          <w:rtl/>
        </w:rPr>
        <w:t>ר</w:t>
      </w:r>
      <w:r w:rsidR="00A938D8">
        <w:rPr>
          <w:rStyle w:val="afffff1"/>
          <w:rFonts w:hint="cs"/>
          <w:rtl/>
        </w:rPr>
        <w:t>"י</w:t>
      </w:r>
      <w:r w:rsidRPr="009B5353">
        <w:rPr>
          <w:rStyle w:val="afffff1"/>
          <w:rtl/>
        </w:rPr>
        <w:t>:</w:t>
      </w:r>
      <w:r w:rsidRPr="0047132E">
        <w:rPr>
          <w:rtl/>
        </w:rPr>
        <w:t xml:space="preserve"> כל הכלים אין נגררין, חוץ מן העגלה, מפני שהיא כובשת.</w:t>
      </w:r>
    </w:p>
    <w:p w14:paraId="1F2D0CCC" w14:textId="2CE42D60" w:rsidR="00183BFF" w:rsidRPr="006F178A" w:rsidRDefault="00183BFF" w:rsidP="00183BFF">
      <w:pPr>
        <w:rPr>
          <w:rtl/>
        </w:rPr>
      </w:pPr>
      <w:r w:rsidRPr="00C4622C">
        <w:rPr>
          <w:rStyle w:val="affff1"/>
          <w:sz w:val="18"/>
          <w:rtl/>
        </w:rPr>
        <w:t>טמאה מדרס</w:t>
      </w:r>
      <w:r w:rsidR="00CA3005">
        <w:rPr>
          <w:rFonts w:ascii="Fb Fontext" w:hAnsi="Fb Fontext" w:hint="cs"/>
          <w:rtl/>
        </w:rPr>
        <w:t>-</w:t>
      </w:r>
      <w:r>
        <w:rPr>
          <w:rFonts w:ascii="Fb Fontext" w:hAnsi="Fb Fontext"/>
          <w:rtl/>
        </w:rPr>
        <w:tab/>
      </w:r>
      <w:r w:rsidR="00322B9B">
        <w:rPr>
          <w:rFonts w:ascii="Fb Fontext" w:hAnsi="Fb Fontext"/>
          <w:rtl/>
        </w:rPr>
        <w:tab/>
      </w:r>
      <w:r>
        <w:rPr>
          <w:rFonts w:ascii="Fb Fontext" w:hAnsi="Fb Fontext" w:hint="cs"/>
          <w:rtl/>
        </w:rPr>
        <w:t>שנסמך עליה</w:t>
      </w:r>
      <w:r w:rsidRPr="006F178A">
        <w:rPr>
          <w:rFonts w:ascii="Fb Fontext" w:hAnsi="Fb Fontext"/>
          <w:rtl/>
        </w:rPr>
        <w:t>.</w:t>
      </w:r>
    </w:p>
    <w:p w14:paraId="1E509F1D" w14:textId="3D991BB2" w:rsidR="00183BFF" w:rsidRPr="006F178A" w:rsidRDefault="00183BFF" w:rsidP="00CA3005">
      <w:pPr>
        <w:rPr>
          <w:rtl/>
        </w:rPr>
      </w:pPr>
      <w:r w:rsidRPr="00C4622C">
        <w:rPr>
          <w:rStyle w:val="affff1"/>
          <w:sz w:val="18"/>
          <w:rtl/>
        </w:rPr>
        <w:t>ונטלת בשבת</w:t>
      </w:r>
      <w:r w:rsidR="00CA3005">
        <w:rPr>
          <w:rFonts w:hint="cs"/>
          <w:rtl/>
        </w:rPr>
        <w:t>-</w:t>
      </w:r>
      <w:r w:rsidRPr="006F178A">
        <w:rPr>
          <w:rtl/>
        </w:rPr>
        <w:t xml:space="preserve"> </w:t>
      </w:r>
      <w:r>
        <w:rPr>
          <w:rtl/>
        </w:rPr>
        <w:tab/>
      </w:r>
      <w:r>
        <w:rPr>
          <w:rFonts w:hint="cs"/>
          <w:rtl/>
        </w:rPr>
        <w:t xml:space="preserve">דיש עליה </w:t>
      </w:r>
      <w:r w:rsidRPr="006F178A">
        <w:rPr>
          <w:rtl/>
        </w:rPr>
        <w:t>תורת כלי.</w:t>
      </w:r>
    </w:p>
    <w:p w14:paraId="15F4ED6F" w14:textId="77777777" w:rsidR="00183BFF" w:rsidRPr="00885F8A" w:rsidRDefault="00885F8A" w:rsidP="00885F8A">
      <w:pPr>
        <w:rPr>
          <w:spacing w:val="-4"/>
          <w:rtl/>
        </w:rPr>
      </w:pPr>
      <w:r w:rsidRPr="00885F8A">
        <w:rPr>
          <w:rStyle w:val="affff1"/>
          <w:rFonts w:hint="cs"/>
          <w:spacing w:val="-4"/>
          <w:sz w:val="18"/>
          <w:rtl/>
        </w:rPr>
        <w:t>ו</w:t>
      </w:r>
      <w:r w:rsidR="00183BFF" w:rsidRPr="00885F8A">
        <w:rPr>
          <w:rStyle w:val="affff1"/>
          <w:spacing w:val="-4"/>
          <w:sz w:val="18"/>
          <w:rtl/>
        </w:rPr>
        <w:t xml:space="preserve">נגררת </w:t>
      </w:r>
      <w:r w:rsidRPr="00885F8A">
        <w:rPr>
          <w:rStyle w:val="affff1"/>
          <w:rFonts w:hint="cs"/>
          <w:spacing w:val="-4"/>
          <w:sz w:val="18"/>
          <w:rtl/>
        </w:rPr>
        <w:t xml:space="preserve">רק ע"ג </w:t>
      </w:r>
      <w:r w:rsidR="00183BFF" w:rsidRPr="00885F8A">
        <w:rPr>
          <w:rStyle w:val="affff1"/>
          <w:spacing w:val="-4"/>
          <w:sz w:val="18"/>
          <w:rtl/>
        </w:rPr>
        <w:t>כלים</w:t>
      </w:r>
      <w:r w:rsidR="00183BFF" w:rsidRPr="00885F8A">
        <w:rPr>
          <w:spacing w:val="-4"/>
          <w:rtl/>
        </w:rPr>
        <w:t>.</w:t>
      </w:r>
      <w:r w:rsidR="00183BFF" w:rsidRPr="00885F8A">
        <w:rPr>
          <w:rFonts w:hint="cs"/>
          <w:spacing w:val="-4"/>
          <w:rtl/>
        </w:rPr>
        <w:t xml:space="preserve"> </w:t>
      </w:r>
      <w:r w:rsidR="00183BFF" w:rsidRPr="006F32DD">
        <w:rPr>
          <w:rFonts w:hint="cs"/>
          <w:rtl/>
        </w:rPr>
        <w:t>דע</w:t>
      </w:r>
      <w:r w:rsidR="00183BFF" w:rsidRPr="006F32DD">
        <w:rPr>
          <w:rtl/>
        </w:rPr>
        <w:t>"</w:t>
      </w:r>
      <w:r w:rsidR="00183BFF" w:rsidRPr="006F32DD">
        <w:rPr>
          <w:rFonts w:hint="cs"/>
          <w:rtl/>
        </w:rPr>
        <w:t>ג קרקע עושה חריץ</w:t>
      </w:r>
      <w:r w:rsidR="00183BFF" w:rsidRPr="00885F8A">
        <w:rPr>
          <w:rFonts w:hint="cs"/>
          <w:spacing w:val="-4"/>
          <w:rtl/>
        </w:rPr>
        <w:t xml:space="preserve"> </w:t>
      </w:r>
      <w:r w:rsidRPr="00885F8A">
        <w:rPr>
          <w:rStyle w:val="afffff3"/>
          <w:rFonts w:hint="cs"/>
          <w:rtl/>
        </w:rPr>
        <w:t>-</w:t>
      </w:r>
      <w:r w:rsidR="00183BFF" w:rsidRPr="00885F8A">
        <w:rPr>
          <w:rStyle w:val="afffff3"/>
          <w:rFonts w:hint="cs"/>
          <w:rtl/>
        </w:rPr>
        <w:t>כר</w:t>
      </w:r>
      <w:r w:rsidR="00183BFF" w:rsidRPr="00885F8A">
        <w:rPr>
          <w:rStyle w:val="afffff3"/>
          <w:rtl/>
        </w:rPr>
        <w:t>"</w:t>
      </w:r>
      <w:r w:rsidR="00183BFF" w:rsidRPr="00885F8A">
        <w:rPr>
          <w:rStyle w:val="afffff3"/>
          <w:rFonts w:hint="cs"/>
          <w:rtl/>
        </w:rPr>
        <w:t xml:space="preserve">י </w:t>
      </w:r>
      <w:r w:rsidR="00183BFF" w:rsidRPr="00885F8A">
        <w:rPr>
          <w:rFonts w:hint="cs"/>
          <w:spacing w:val="-4"/>
          <w:rtl/>
        </w:rPr>
        <w:t>דדשא</w:t>
      </w:r>
      <w:r w:rsidR="00183BFF" w:rsidRPr="00885F8A">
        <w:rPr>
          <w:spacing w:val="-4"/>
          <w:rtl/>
        </w:rPr>
        <w:t>"</w:t>
      </w:r>
      <w:r w:rsidR="00183BFF" w:rsidRPr="00885F8A">
        <w:rPr>
          <w:rFonts w:hint="cs"/>
          <w:spacing w:val="-4"/>
          <w:rtl/>
        </w:rPr>
        <w:t>מ אסור.</w:t>
      </w:r>
    </w:p>
    <w:p w14:paraId="3EF8CBE6" w14:textId="77777777" w:rsidR="006E398A" w:rsidRPr="006E398A" w:rsidRDefault="00885F8A" w:rsidP="006E398A">
      <w:pPr>
        <w:pStyle w:val="36"/>
        <w:framePr w:wrap="notBeside"/>
        <w:rPr>
          <w:rtl/>
        </w:rPr>
      </w:pPr>
      <w:r w:rsidRPr="006E398A">
        <w:rPr>
          <w:rFonts w:hint="cs"/>
          <w:rtl/>
        </w:rPr>
        <w:t>ד</w:t>
      </w:r>
      <w:r w:rsidR="00183BFF" w:rsidRPr="006E398A">
        <w:rPr>
          <w:rFonts w:hint="cs"/>
          <w:rtl/>
        </w:rPr>
        <w:t>לר</w:t>
      </w:r>
      <w:r w:rsidR="00183BFF" w:rsidRPr="006E398A">
        <w:rPr>
          <w:rtl/>
        </w:rPr>
        <w:t>"</w:t>
      </w:r>
      <w:r w:rsidR="00183BFF" w:rsidRPr="006E398A">
        <w:rPr>
          <w:rFonts w:hint="cs"/>
          <w:rtl/>
        </w:rPr>
        <w:t>ש</w:t>
      </w:r>
      <w:r w:rsidR="00183BFF" w:rsidRPr="006E398A">
        <w:rPr>
          <w:rtl/>
        </w:rPr>
        <w:t>:</w:t>
      </w:r>
    </w:p>
    <w:p w14:paraId="70458341" w14:textId="5495DDEC" w:rsidR="00183BFF" w:rsidRPr="006E398A" w:rsidRDefault="00183BFF" w:rsidP="00885F8A">
      <w:pPr>
        <w:rPr>
          <w:rtl/>
        </w:rPr>
      </w:pPr>
      <w:r w:rsidRPr="006E398A">
        <w:rPr>
          <w:rtl/>
        </w:rPr>
        <w:t>גורר מטה כסא וספסל, בלבד שלא יתכוין לעשות חריץ.</w:t>
      </w:r>
    </w:p>
    <w:p w14:paraId="7F71D35F" w14:textId="77777777" w:rsidR="006E398A" w:rsidRPr="006E398A" w:rsidRDefault="00183BFF" w:rsidP="006E398A">
      <w:pPr>
        <w:pStyle w:val="36"/>
        <w:framePr w:wrap="notBeside"/>
        <w:rPr>
          <w:rtl/>
        </w:rPr>
      </w:pPr>
      <w:r w:rsidRPr="006E398A">
        <w:rPr>
          <w:rFonts w:hint="cs"/>
          <w:rtl/>
        </w:rPr>
        <w:t>והך ד</w:t>
      </w:r>
      <w:r w:rsidR="00845317" w:rsidRPr="006E398A">
        <w:rPr>
          <w:rtl/>
        </w:rPr>
        <w:t>סיפא</w:t>
      </w:r>
      <w:r w:rsidRPr="006E398A">
        <w:rPr>
          <w:rtl/>
        </w:rPr>
        <w:t xml:space="preserve"> ר"</w:t>
      </w:r>
      <w:r w:rsidRPr="006E398A">
        <w:rPr>
          <w:rFonts w:hint="cs"/>
          <w:rtl/>
        </w:rPr>
        <w:t>י:</w:t>
      </w:r>
    </w:p>
    <w:p w14:paraId="35C93CD7" w14:textId="1E916D07" w:rsidR="00183BFF" w:rsidRPr="006F178A" w:rsidRDefault="00E269FF" w:rsidP="00E269FF">
      <w:pPr>
        <w:rPr>
          <w:rtl/>
        </w:rPr>
      </w:pPr>
      <w:r w:rsidRPr="00E269FF">
        <w:rPr>
          <w:rFonts w:hint="cs"/>
          <w:rtl/>
        </w:rPr>
        <w:t>דרק עגלה נגררת שכובשת</w:t>
      </w:r>
      <w:r w:rsidR="00322B9B">
        <w:rPr>
          <w:rFonts w:hint="cs"/>
          <w:rtl/>
        </w:rPr>
        <w:t>,</w:t>
      </w:r>
      <w:r w:rsidRPr="00E269FF">
        <w:rPr>
          <w:rFonts w:hint="cs"/>
          <w:rtl/>
        </w:rPr>
        <w:t xml:space="preserve"> ולא מפני החריץ</w:t>
      </w:r>
      <w:r w:rsidR="006F32DD">
        <w:rPr>
          <w:rFonts w:hint="cs"/>
          <w:rtl/>
        </w:rPr>
        <w:t>.</w:t>
      </w:r>
      <w:r>
        <w:rPr>
          <w:rStyle w:val="affff1"/>
          <w:rFonts w:hint="cs"/>
          <w:sz w:val="18"/>
          <w:rtl/>
        </w:rPr>
        <w:t xml:space="preserve"> </w:t>
      </w:r>
    </w:p>
    <w:p w14:paraId="6F96567B" w14:textId="50BBD9A8" w:rsidR="006E398A" w:rsidRPr="006E398A" w:rsidRDefault="00E269FF" w:rsidP="006E398A">
      <w:pPr>
        <w:pStyle w:val="36"/>
        <w:framePr w:wrap="notBeside"/>
        <w:rPr>
          <w:rtl/>
        </w:rPr>
      </w:pPr>
      <w:r w:rsidRPr="006E398A">
        <w:rPr>
          <w:rFonts w:hint="cs"/>
          <w:rtl/>
        </w:rPr>
        <w:t>-</w:t>
      </w:r>
      <w:r w:rsidR="007F1F70">
        <w:rPr>
          <w:rFonts w:hint="cs"/>
          <w:rtl/>
        </w:rPr>
        <w:t>תרצי'</w:t>
      </w:r>
    </w:p>
    <w:p w14:paraId="042FD110" w14:textId="0398ACEB" w:rsidR="00183BFF" w:rsidRPr="00E269FF" w:rsidRDefault="00183BFF" w:rsidP="00183BFF">
      <w:pPr>
        <w:rPr>
          <w:rFonts w:cs="Guttman Vilna"/>
          <w:b/>
          <w:bCs/>
        </w:rPr>
      </w:pPr>
      <w:r w:rsidRPr="00E269FF">
        <w:rPr>
          <w:rFonts w:hint="cs"/>
          <w:rtl/>
        </w:rPr>
        <w:t xml:space="preserve">תרי </w:t>
      </w:r>
      <w:r w:rsidRPr="00E269FF">
        <w:rPr>
          <w:rtl/>
        </w:rPr>
        <w:t>תנאי ואליבא דרבי יהודה.</w:t>
      </w:r>
    </w:p>
    <w:p w14:paraId="7F203711" w14:textId="77777777" w:rsidR="00183BFF" w:rsidRPr="006F178A" w:rsidRDefault="00183BFF" w:rsidP="00183BFF">
      <w:pPr>
        <w:pStyle w:val="afffe"/>
        <w:rPr>
          <w:rStyle w:val="afffd"/>
          <w:sz w:val="20"/>
          <w:rtl/>
        </w:rPr>
        <w:sectPr w:rsidR="00183BFF" w:rsidRPr="006F178A" w:rsidSect="00D71CE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5103" w:h="7371" w:code="8"/>
          <w:pgMar w:top="567" w:right="1134" w:bottom="567" w:left="567" w:header="284" w:footer="284" w:gutter="0"/>
          <w:pgNumType w:start="1"/>
          <w:cols w:space="284"/>
          <w:bidi/>
          <w:rtlGutter/>
          <w:docGrid w:linePitch="360"/>
        </w:sectPr>
      </w:pPr>
    </w:p>
    <w:p w14:paraId="11ED7147" w14:textId="77777777" w:rsidR="00183BFF" w:rsidRPr="00D159D1" w:rsidRDefault="00183BFF" w:rsidP="007325C7">
      <w:pPr>
        <w:pStyle w:val="Hadran"/>
        <w:rPr>
          <w:rStyle w:val="afffd"/>
          <w:rFonts w:cs="PFT_Frank"/>
          <w:bCs/>
          <w:sz w:val="20"/>
          <w:szCs w:val="14"/>
        </w:rPr>
        <w:pPrChange w:id="91117" w:author="Claude" w:date="2026-10-08T08:35:01Z">
          <w:pPr>
            <w:pStyle w:val="afffe"/>
            <w:rPr>
              <w:rStyle w:val="afffd"/>
              <w:rFonts w:cs="PFT_Frank"/>
              <w:bCs/>
              <w:sz w:val="20"/>
              <w:szCs w:val="14"/>
            </w:rPr>
          </w:pPr>
        </w:pPrChange>
      </w:pPr>
      <w:r w:rsidRPr="006F178A">
        <w:rPr>
          <w:rStyle w:val="afffd"/>
          <w:sz w:val="20"/>
          <w:rtl/>
        </w:rPr>
        <w:t>הדרן עלך יו"ט</w:t>
      </w:r>
      <w:r>
        <w:rPr>
          <w:rStyle w:val="afffd"/>
          <w:sz w:val="20"/>
          <w:rtl/>
        </w:rPr>
        <w:br w:type="page"/>
      </w:r>
    </w:p>
    <w:p w14:paraId="5D1F6C0F" w14:textId="77777777" w:rsidR="00183BFF" w:rsidRPr="006F178A" w:rsidRDefault="00183BFF" w:rsidP="00890D8C">
      <w:pPr>
        <w:pStyle w:val="afff5"/>
        <w:framePr w:wrap="around"/>
        <w:rPr>
          <w:del w:id="41112" w:author="Claude" w:date="2026-10-07T09:24:44Z"/>
          <w:rFonts w:cs="Guttman Vilna"/>
          <w:b/>
          <w:bCs/>
          <w:rtl/>
        </w:rPr>
      </w:pPr>
      <w:del w:id="41111" w:author="Claude" w:date="2026-10-07T09:24:44Z">
        <w:r w:rsidRPr="006F178A">
          <w:rPr>
            <w:rFonts w:hint="cs"/>
            <w:rtl/>
          </w:rPr>
          <w:lastRenderedPageBreak/>
          <w:delText xml:space="preserve">פרק שלישי </w:delText>
        </w:r>
      </w:del>
    </w:p>
    <w:p w14:paraId="19816F4B" w14:textId="77777777" w:rsidR="00183BFF" w:rsidRPr="006F178A" w:rsidRDefault="00183BFF" w:rsidP="00183BFF">
      <w:pPr>
        <w:pStyle w:val="afff2"/>
        <w:framePr w:wrap="around"/>
        <w:rPr>
          <w:rtl/>
        </w:rPr>
      </w:pPr>
      <w:r w:rsidRPr="006F178A">
        <w:rPr>
          <w:rFonts w:hint="cs"/>
          <w:rtl/>
        </w:rPr>
        <w:t>כד.</w:t>
      </w:r>
    </w:p>
    <w:p w14:paraId="15973CAE" w14:textId="77777777" w:rsidR="00183BFF" w:rsidRPr="006F178A" w:rsidRDefault="00183BFF" w:rsidP="00183BFF">
      <w:pPr>
        <w:pStyle w:val="afff6"/>
        <w:framePr w:wrap="around"/>
        <w:spacing w:line="276" w:lineRule="auto"/>
        <w:rPr>
          <w:del w:id="41114" w:author="Claude" w:date="2026-10-07T09:24:44Z"/>
          <w:sz w:val="20"/>
          <w:rtl/>
        </w:rPr>
      </w:pPr>
      <w:del w:id="41113" w:author="Claude" w:date="2026-10-07T09:24:44Z">
        <w:r w:rsidRPr="006F178A">
          <w:rPr>
            <w:rFonts w:hint="cs"/>
            <w:sz w:val="20"/>
            <w:rtl/>
          </w:rPr>
          <w:delText xml:space="preserve">אין צדין </w:delText>
        </w:r>
      </w:del>
    </w:p>
    <w:p w14:paraId="65FFAE09" w14:textId="77777777" w:rsidR="00183BFF" w:rsidRPr="006F178A" w:rsidRDefault="00183BFF" w:rsidP="00183BFF">
      <w:pPr>
        <w:pStyle w:val="afff7"/>
        <w:framePr w:wrap="around"/>
        <w:spacing w:after="0" w:line="276" w:lineRule="auto"/>
        <w:rPr>
          <w:rtl/>
        </w:rPr>
      </w:pPr>
      <w:r>
        <w:rPr>
          <w:rFonts w:hint="cs"/>
          <w:rtl/>
        </w:rPr>
        <w:t>(</w:t>
      </w:r>
      <w:r w:rsidRPr="006F178A">
        <w:rPr>
          <w:rFonts w:hint="cs"/>
          <w:rtl/>
        </w:rPr>
        <w:t>כג:- כט:</w:t>
      </w:r>
      <w:r>
        <w:rPr>
          <w:rFonts w:hint="cs"/>
          <w:rtl/>
        </w:rPr>
        <w:t>)</w:t>
      </w:r>
      <w:r w:rsidRPr="006F178A">
        <w:rPr>
          <w:rFonts w:hint="cs"/>
          <w:rtl/>
        </w:rPr>
        <w:t xml:space="preserve"> </w:t>
      </w:r>
    </w:p>
    <w:p>
      <w:pPr>
        <w:pStyle w:val="PetichatPerek"/>
        <w:rPr>
          <w:ins w:id="41110" w:author="Claude" w:date="2026-10-07T09:24:44Z"/>
        </w:rPr>
      </w:pPr>
      <w:ins w:id="41109" w:author="Claude" w:date="2026-10-07T09:24:44Z">
        <w:r>
          <w:rPr>
            <w:rFonts w:hint="cs"/>
            <w:rtl/>
          </w:rPr>
          <w:t xml:space="preserve">פרק שלישי</w:t>
        </w:r>
        <w:r>
          <w:rPr>
            <w:rFonts w:hint="cs"/>
            <w:rtl/>
          </w:rPr>
          <w:t xml:space="preserve"> - </w:t>
        </w:r>
        <w:r>
          <w:rPr>
            <w:rFonts w:hint="cs"/>
            <w:sz w:val="20"/>
            <w:rtl/>
          </w:rPr>
          <w:t xml:space="preserve">אין צדין</w:t>
        </w:r>
      </w:ins>
    </w:p>
    <w:p>
      <w:pPr>
        <w:pStyle w:val="MishnaBatzad"/>
        <w:rPr>
          <w:ins w:id="20049" w:author="קלוד" w:date="2026-10-06T10:08:13Z"/>
        </w:rPr>
      </w:pPr>
      <w:ins w:id="20048" w:author="קלוד" w:date="2026-10-06T10:08:13Z">
        <w:r>
          <w:t xml:space="preserve">משנה א</w:t>
        </w:r>
      </w:ins>
    </w:p>
    <w:p w14:paraId="1CC46C68" w14:textId="77777777" w:rsidR="00183BFF" w:rsidRPr="006F178A" w:rsidRDefault="00183BFF" w:rsidP="00F4200B">
      <w:pPr>
        <w:pStyle w:val="afff8"/>
        <w:spacing w:before="120"/>
        <w:rPr>
          <w:rtl/>
        </w:rPr>
        <w:pPrChange w:id="90022" w:author="קלוד" w:date="2026-10-08T12:08:16Z">
          <w:pPr>
            <w:pStyle w:val="afff8"/>
          </w:pPr>
        </w:pPrChange>
      </w:pPr>
      <w:r w:rsidRPr="006F178A">
        <w:rPr>
          <w:rtl/>
        </w:rPr>
        <w:t xml:space="preserve">אין צדין </w:t>
      </w:r>
      <w:r w:rsidRPr="00F4200B">
        <w:rPr>
          <w:b/>
          <w:bCs/>
          <w:rtl/>
        </w:rPr>
        <w:t>דגים</w:t>
      </w:r>
      <w:r w:rsidRPr="006F178A">
        <w:rPr>
          <w:rtl/>
        </w:rPr>
        <w:t xml:space="preserve"> מן הביברים ביו"ט, ואין נותנין לפניהם מזונות.</w:t>
      </w:r>
    </w:p>
    <w:p w14:paraId="367FA327" w14:textId="77777777" w:rsidR="00183BFF" w:rsidRPr="001F19F5" w:rsidRDefault="00183BFF" w:rsidP="00183BFF">
      <w:pPr>
        <w:pStyle w:val="afff8"/>
        <w:rPr>
          <w:spacing w:val="-2"/>
          <w:rtl/>
        </w:rPr>
      </w:pPr>
      <w:r w:rsidRPr="00554246">
        <w:rPr>
          <w:rtl/>
        </w:rPr>
        <w:t xml:space="preserve">אבל צדין </w:t>
      </w:r>
      <w:r w:rsidRPr="00F4200B">
        <w:rPr>
          <w:b/>
          <w:bCs/>
          <w:rtl/>
        </w:rPr>
        <w:t>חיה ועוף</w:t>
      </w:r>
      <w:r w:rsidRPr="00554246">
        <w:rPr>
          <w:rtl/>
        </w:rPr>
        <w:t xml:space="preserve"> </w:t>
      </w:r>
      <w:r w:rsidRPr="00B766C2">
        <w:rPr>
          <w:rtl/>
        </w:rPr>
        <w:t>מן הביברין</w:t>
      </w:r>
      <w:r w:rsidR="00F4200B" w:rsidRPr="00B766C2">
        <w:rPr>
          <w:rFonts w:hint="cs"/>
          <w:rtl/>
        </w:rPr>
        <w:t>,</w:t>
      </w:r>
      <w:r w:rsidRPr="00B766C2">
        <w:rPr>
          <w:rtl/>
        </w:rPr>
        <w:t xml:space="preserve"> </w:t>
      </w:r>
      <w:r w:rsidR="00F4200B" w:rsidRPr="00B766C2">
        <w:rPr>
          <w:rtl/>
        </w:rPr>
        <w:tab/>
      </w:r>
      <w:r w:rsidRPr="00B766C2">
        <w:rPr>
          <w:rtl/>
        </w:rPr>
        <w:t>ונותנין לפניהם מזונות.</w:t>
      </w:r>
    </w:p>
    <w:p w14:paraId="59A2F30C" w14:textId="77777777" w:rsidR="00183BFF" w:rsidRPr="006F178A" w:rsidRDefault="00183BFF" w:rsidP="00183BFF">
      <w:pPr>
        <w:pStyle w:val="afff8"/>
        <w:rPr>
          <w:rtl/>
        </w:rPr>
      </w:pPr>
      <w:r w:rsidRPr="00347180">
        <w:rPr>
          <w:rStyle w:val="afffff1"/>
          <w:rtl/>
        </w:rPr>
        <w:t>ר</w:t>
      </w:r>
      <w:r w:rsidRPr="00347180">
        <w:rPr>
          <w:rStyle w:val="afffff1"/>
          <w:rFonts w:hint="cs"/>
          <w:rtl/>
        </w:rPr>
        <w:t>שב</w:t>
      </w:r>
      <w:r w:rsidRPr="00347180">
        <w:rPr>
          <w:rStyle w:val="afffff1"/>
          <w:rtl/>
        </w:rPr>
        <w:t>"</w:t>
      </w:r>
      <w:r w:rsidRPr="00347180">
        <w:rPr>
          <w:rStyle w:val="afffff1"/>
          <w:rFonts w:hint="cs"/>
          <w:rtl/>
        </w:rPr>
        <w:t>ג</w:t>
      </w:r>
      <w:r w:rsidRPr="00347180">
        <w:rPr>
          <w:rStyle w:val="afffff1"/>
          <w:rtl/>
        </w:rPr>
        <w:t>:</w:t>
      </w:r>
      <w:r w:rsidRPr="006F178A">
        <w:rPr>
          <w:rtl/>
        </w:rPr>
        <w:t xml:space="preserve"> לא כל הביברין שוין.</w:t>
      </w:r>
    </w:p>
    <w:p w14:paraId="5B52F211" w14:textId="77777777" w:rsidR="00183BFF" w:rsidRPr="00F4200B" w:rsidRDefault="00183BFF" w:rsidP="007F1F70">
      <w:pPr>
        <w:pStyle w:val="afff8"/>
        <w:spacing w:after="60" w:line="220" w:lineRule="exact"/>
        <w:rPr>
          <w:spacing w:val="2"/>
          <w:rtl/>
        </w:rPr>
      </w:pPr>
      <w:r w:rsidRPr="00F4200B">
        <w:rPr>
          <w:spacing w:val="2"/>
          <w:rtl/>
        </w:rPr>
        <w:t xml:space="preserve">זה הכלל: כל המחוסר צידה - אסור, </w:t>
      </w:r>
      <w:r w:rsidR="00F4200B" w:rsidRPr="00F4200B">
        <w:rPr>
          <w:spacing w:val="2"/>
          <w:rtl/>
        </w:rPr>
        <w:t>ושאינו מחוסר צידה - מות</w:t>
      </w:r>
      <w:r w:rsidR="00F4200B" w:rsidRPr="00F4200B">
        <w:rPr>
          <w:rFonts w:hint="cs"/>
          <w:spacing w:val="2"/>
          <w:rtl/>
        </w:rPr>
        <w:t>ר</w:t>
      </w:r>
    </w:p>
    <w:p w14:paraId="6A39C991" w14:textId="55157674" w:rsidR="007F1F70" w:rsidRPr="007F1F70" w:rsidRDefault="00183BFF" w:rsidP="007F1F70">
      <w:pPr>
        <w:pStyle w:val="36"/>
        <w:framePr w:wrap="notBeside"/>
        <w:rPr>
          <w:rtl/>
        </w:rPr>
      </w:pPr>
      <w:r w:rsidRPr="007F1F70">
        <w:rPr>
          <w:rFonts w:hint="cs"/>
          <w:rtl/>
        </w:rPr>
        <w:t>וה</w:t>
      </w:r>
      <w:r w:rsidR="00084FD8">
        <w:rPr>
          <w:rFonts w:hint="cs"/>
          <w:rtl/>
        </w:rPr>
        <w:t>ך</w:t>
      </w:r>
    </w:p>
    <w:p w14:paraId="181D66CC" w14:textId="4E0787F1" w:rsidR="00183BFF" w:rsidRDefault="00183BFF" w:rsidP="007F1F70">
      <w:pPr>
        <w:pStyle w:val="afffffe"/>
        <w:spacing w:before="0"/>
        <w:rPr>
          <w:rtl/>
        </w:rPr>
      </w:pPr>
      <w:r w:rsidRPr="006F178A">
        <w:rPr>
          <w:rFonts w:hint="cs"/>
          <w:rtl/>
        </w:rPr>
        <w:t>ד</w:t>
      </w:r>
      <w:r>
        <w:rPr>
          <w:rFonts w:hint="cs"/>
          <w:rtl/>
        </w:rPr>
        <w:t>אין צדין ביו</w:t>
      </w:r>
      <w:r w:rsidR="0001190A">
        <w:rPr>
          <w:rtl/>
        </w:rPr>
        <w:t>"</w:t>
      </w:r>
      <w:r>
        <w:rPr>
          <w:rFonts w:hint="cs"/>
          <w:rtl/>
        </w:rPr>
        <w:t>ט מ</w:t>
      </w:r>
      <w:r>
        <w:rPr>
          <w:rtl/>
        </w:rPr>
        <w:t xml:space="preserve">ביברין </w:t>
      </w:r>
      <w:r>
        <w:rPr>
          <w:rFonts w:hint="cs"/>
          <w:rtl/>
        </w:rPr>
        <w:t>ד</w:t>
      </w:r>
      <w:r>
        <w:rPr>
          <w:rtl/>
        </w:rPr>
        <w:t xml:space="preserve">חיה </w:t>
      </w:r>
      <w:r>
        <w:rPr>
          <w:rFonts w:hint="cs"/>
          <w:rtl/>
        </w:rPr>
        <w:t>ו</w:t>
      </w:r>
      <w:r w:rsidRPr="006F178A">
        <w:rPr>
          <w:rtl/>
        </w:rPr>
        <w:t>עופות</w:t>
      </w:r>
      <w:r>
        <w:rPr>
          <w:rFonts w:hint="cs"/>
          <w:rtl/>
        </w:rPr>
        <w:t>,</w:t>
      </w:r>
      <w:r w:rsidRPr="006F178A">
        <w:rPr>
          <w:rtl/>
        </w:rPr>
        <w:t xml:space="preserve"> </w:t>
      </w:r>
    </w:p>
    <w:p w14:paraId="728CFD97" w14:textId="074C1910" w:rsidR="000F2698" w:rsidRPr="000F2698" w:rsidRDefault="00CF484D" w:rsidP="000F2698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- </w:t>
      </w:r>
      <w:r w:rsidR="00084FD8">
        <w:rPr>
          <w:rFonts w:hint="cs"/>
          <w:rtl/>
        </w:rPr>
        <w:t>ב</w:t>
      </w:r>
      <w:r w:rsidR="00183BFF" w:rsidRPr="000F2698">
        <w:rPr>
          <w:rFonts w:hint="cs"/>
          <w:rtl/>
        </w:rPr>
        <w:t xml:space="preserve">חיה  </w:t>
      </w:r>
    </w:p>
    <w:p w14:paraId="3AFD53CF" w14:textId="33D2FAA2" w:rsidR="00FB74B1" w:rsidRPr="00084FD8" w:rsidRDefault="00084FD8" w:rsidP="00183BFF">
      <w:pPr>
        <w:rPr>
          <w:rtl/>
        </w:rPr>
      </w:pPr>
      <w:r w:rsidRPr="00084FD8">
        <w:rPr>
          <w:rStyle w:val="afffff3"/>
          <w:rFonts w:hint="cs"/>
          <w:rtl/>
        </w:rPr>
        <w:t>כ</w:t>
      </w:r>
      <w:r w:rsidR="00183BFF" w:rsidRPr="00084FD8">
        <w:rPr>
          <w:rStyle w:val="afffff3"/>
          <w:rFonts w:hint="cs"/>
          <w:rtl/>
        </w:rPr>
        <w:t>ר</w:t>
      </w:r>
      <w:r w:rsidR="00183BFF" w:rsidRPr="00084FD8">
        <w:rPr>
          <w:rStyle w:val="afffff3"/>
          <w:rtl/>
        </w:rPr>
        <w:t>"</w:t>
      </w:r>
      <w:r w:rsidR="00183BFF" w:rsidRPr="00084FD8">
        <w:rPr>
          <w:rStyle w:val="afffff3"/>
          <w:rFonts w:hint="cs"/>
          <w:rtl/>
        </w:rPr>
        <w:t>י:</w:t>
      </w:r>
      <w:r w:rsidR="00183BFF" w:rsidRPr="00084FD8">
        <w:rPr>
          <w:rFonts w:hint="cs"/>
          <w:rtl/>
        </w:rPr>
        <w:t xml:space="preserve"> דהצד צפור למגדל</w:t>
      </w:r>
      <w:r w:rsidR="00F4200B" w:rsidRPr="00084FD8">
        <w:rPr>
          <w:rFonts w:hint="cs"/>
          <w:rtl/>
        </w:rPr>
        <w:t>,</w:t>
      </w:r>
      <w:r w:rsidR="00183BFF" w:rsidRPr="00084FD8">
        <w:rPr>
          <w:rFonts w:hint="cs"/>
          <w:rtl/>
        </w:rPr>
        <w:t xml:space="preserve"> ו</w:t>
      </w:r>
      <w:r w:rsidR="00FB74B1" w:rsidRPr="00084FD8">
        <w:rPr>
          <w:rFonts w:hint="cs"/>
          <w:rtl/>
        </w:rPr>
        <w:t xml:space="preserve">צבי </w:t>
      </w:r>
      <w:r w:rsidR="00183BFF" w:rsidRPr="00084FD8">
        <w:rPr>
          <w:rFonts w:hint="cs"/>
          <w:rtl/>
        </w:rPr>
        <w:t>לבית חייב</w:t>
      </w:r>
      <w:r w:rsidR="00F4200B" w:rsidRPr="00084FD8">
        <w:rPr>
          <w:rFonts w:hint="cs"/>
          <w:rtl/>
        </w:rPr>
        <w:t>, ולא לביברין</w:t>
      </w:r>
      <w:r w:rsidR="00183BFF" w:rsidRPr="00084FD8">
        <w:rPr>
          <w:rFonts w:hint="cs"/>
          <w:rtl/>
        </w:rPr>
        <w:t xml:space="preserve"> </w:t>
      </w:r>
    </w:p>
    <w:p w14:paraId="238512C7" w14:textId="77777777" w:rsidR="00183BFF" w:rsidRPr="00084FD8" w:rsidRDefault="00183BFF" w:rsidP="00084FD8">
      <w:pPr>
        <w:rPr>
          <w:rtl/>
        </w:rPr>
      </w:pPr>
      <w:r w:rsidRPr="00084FD8">
        <w:rPr>
          <w:rStyle w:val="afffff3"/>
          <w:rtl/>
        </w:rPr>
        <w:t>וח</w:t>
      </w:r>
      <w:r w:rsidRPr="00084FD8">
        <w:rPr>
          <w:rStyle w:val="afffff3"/>
          <w:rFonts w:hint="cs"/>
          <w:rtl/>
        </w:rPr>
        <w:t>כ</w:t>
      </w:r>
      <w:r w:rsidRPr="00084FD8">
        <w:rPr>
          <w:rStyle w:val="afffff3"/>
          <w:rtl/>
        </w:rPr>
        <w:t>"</w:t>
      </w:r>
      <w:r w:rsidRPr="00084FD8">
        <w:rPr>
          <w:rStyle w:val="afffff3"/>
          <w:rFonts w:hint="cs"/>
          <w:rtl/>
        </w:rPr>
        <w:t>א</w:t>
      </w:r>
      <w:r w:rsidRPr="00084FD8">
        <w:rPr>
          <w:rStyle w:val="afffff3"/>
          <w:rtl/>
        </w:rPr>
        <w:t>:</w:t>
      </w:r>
      <w:r w:rsidRPr="00084FD8">
        <w:rPr>
          <w:rtl/>
        </w:rPr>
        <w:t xml:space="preserve"> צפור למגדל, וצבי לגנה ולחצר ולביברין.</w:t>
      </w:r>
    </w:p>
    <w:p w14:paraId="471E2251" w14:textId="6F6E1938" w:rsidR="00F45498" w:rsidRPr="00F45498" w:rsidRDefault="00CF484D" w:rsidP="00F45498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- </w:t>
      </w:r>
      <w:r w:rsidR="00183BFF" w:rsidRPr="00F45498">
        <w:rPr>
          <w:rFonts w:hint="cs"/>
          <w:rtl/>
        </w:rPr>
        <w:t>ו</w:t>
      </w:r>
      <w:r w:rsidR="00084FD8" w:rsidRPr="00F45498">
        <w:rPr>
          <w:rFonts w:hint="cs"/>
          <w:rtl/>
        </w:rPr>
        <w:t>ב</w:t>
      </w:r>
      <w:r w:rsidR="00183BFF" w:rsidRPr="00F45498">
        <w:rPr>
          <w:rtl/>
        </w:rPr>
        <w:t>עופות</w:t>
      </w:r>
    </w:p>
    <w:p w14:paraId="2A88CA17" w14:textId="3F864C46" w:rsidR="00F45498" w:rsidRDefault="00183BFF" w:rsidP="00F4200B">
      <w:pPr>
        <w:rPr>
          <w:rtl/>
        </w:rPr>
      </w:pPr>
      <w:r w:rsidRPr="001F19F5">
        <w:rPr>
          <w:rFonts w:hint="cs"/>
          <w:rtl/>
        </w:rPr>
        <w:t>בביבר מקורה צידה, והא בשאינו מקורה.</w:t>
      </w:r>
    </w:p>
    <w:p w14:paraId="370C62A5" w14:textId="77777777" w:rsidR="00F45498" w:rsidRPr="00F45498" w:rsidRDefault="00183BFF" w:rsidP="00F45498">
      <w:pPr>
        <w:pStyle w:val="36"/>
        <w:framePr w:wrap="notBeside"/>
        <w:rPr>
          <w:rtl/>
        </w:rPr>
      </w:pPr>
      <w:r w:rsidRPr="00F45498">
        <w:rPr>
          <w:rFonts w:hint="cs"/>
          <w:rtl/>
        </w:rPr>
        <w:t>ו</w:t>
      </w:r>
      <w:r w:rsidR="00FB74B1" w:rsidRPr="00F45498">
        <w:rPr>
          <w:rFonts w:hint="cs"/>
          <w:rtl/>
        </w:rPr>
        <w:t>מסיקנן</w:t>
      </w:r>
      <w:r w:rsidR="00F4200B" w:rsidRPr="00F45498">
        <w:rPr>
          <w:rFonts w:hint="cs"/>
          <w:rtl/>
        </w:rPr>
        <w:t>:</w:t>
      </w:r>
    </w:p>
    <w:p w14:paraId="432E2952" w14:textId="74D37373" w:rsidR="00183BFF" w:rsidRPr="006F178A" w:rsidRDefault="00FB74B1" w:rsidP="00F4200B">
      <w:pPr>
        <w:rPr>
          <w:rtl/>
        </w:rPr>
      </w:pPr>
      <w:r>
        <w:rPr>
          <w:rFonts w:hint="cs"/>
          <w:rtl/>
        </w:rPr>
        <w:t>ד</w:t>
      </w:r>
      <w:r w:rsidR="00183BFF" w:rsidRPr="006F178A">
        <w:rPr>
          <w:rFonts w:hint="cs"/>
          <w:rtl/>
        </w:rPr>
        <w:t xml:space="preserve">לבית </w:t>
      </w:r>
      <w:r w:rsidR="00183BFF" w:rsidRPr="00EE6043">
        <w:rPr>
          <w:rFonts w:cs="PFT_Frank" w:hint="cs"/>
          <w:b/>
          <w:bCs/>
          <w:szCs w:val="14"/>
          <w:rtl/>
        </w:rPr>
        <w:t>לכו</w:t>
      </w:r>
      <w:r w:rsidR="00183BFF" w:rsidRPr="00EE6043">
        <w:rPr>
          <w:rFonts w:cs="PFT_Frank"/>
          <w:b/>
          <w:bCs/>
          <w:szCs w:val="14"/>
          <w:rtl/>
        </w:rPr>
        <w:t>"</w:t>
      </w:r>
      <w:r w:rsidR="00183BFF" w:rsidRPr="00EE6043">
        <w:rPr>
          <w:rFonts w:cs="PFT_Frank" w:hint="cs"/>
          <w:b/>
          <w:bCs/>
          <w:szCs w:val="14"/>
          <w:rtl/>
        </w:rPr>
        <w:t>ע</w:t>
      </w:r>
      <w:r w:rsidR="00183BFF" w:rsidRPr="006F178A">
        <w:rPr>
          <w:rFonts w:hint="cs"/>
          <w:rtl/>
        </w:rPr>
        <w:t xml:space="preserve"> לא</w:t>
      </w:r>
      <w:r w:rsidR="00183BFF">
        <w:rPr>
          <w:rFonts w:hint="cs"/>
          <w:rtl/>
        </w:rPr>
        <w:t>,</w:t>
      </w:r>
      <w:r w:rsidR="00183BFF" w:rsidRPr="006F178A">
        <w:rPr>
          <w:rFonts w:hint="cs"/>
          <w:rtl/>
        </w:rPr>
        <w:t xml:space="preserve"> בצפור דרור שאינה מקבלת מרות</w:t>
      </w:r>
      <w:r w:rsidR="00183BFF" w:rsidRPr="006F178A">
        <w:rPr>
          <w:rtl/>
        </w:rPr>
        <w:t>.</w:t>
      </w:r>
    </w:p>
    <w:p w14:paraId="5CF3FE23" w14:textId="0AA5BCEB" w:rsidR="00183BFF" w:rsidRPr="006F178A" w:rsidRDefault="00183BFF" w:rsidP="00183BFF">
      <w:pPr>
        <w:rPr>
          <w:rtl/>
        </w:rPr>
      </w:pPr>
      <w:r w:rsidRPr="00F45498">
        <w:rPr>
          <w:rStyle w:val="afffff3"/>
          <w:rFonts w:hint="cs"/>
          <w:rtl/>
        </w:rPr>
        <w:t>כדתר</w:t>
      </w:r>
      <w:r w:rsidRPr="00F45498">
        <w:rPr>
          <w:rStyle w:val="afffff3"/>
          <w:rtl/>
        </w:rPr>
        <w:t>"</w:t>
      </w:r>
      <w:r w:rsidRPr="00F45498">
        <w:rPr>
          <w:rStyle w:val="afffff3"/>
          <w:rFonts w:hint="cs"/>
          <w:rtl/>
        </w:rPr>
        <w:t>י:</w:t>
      </w:r>
      <w:r w:rsidRPr="006F178A">
        <w:rPr>
          <w:rFonts w:ascii="Fb Fontext" w:hAnsi="Fb Fontext" w:hint="cs"/>
          <w:sz w:val="20"/>
          <w:rtl/>
        </w:rPr>
        <w:t xml:space="preserve"> </w:t>
      </w:r>
      <w:r w:rsidRPr="006F178A">
        <w:rPr>
          <w:rFonts w:ascii="Fb Fontext" w:hAnsi="Fb Fontext"/>
          <w:sz w:val="20"/>
          <w:rtl/>
        </w:rPr>
        <w:t>צפור דרור - שדרה בבית כבשדה.</w:t>
      </w:r>
    </w:p>
    <w:p w14:paraId="6C47A4EC" w14:textId="77777777" w:rsidR="00F45498" w:rsidRPr="00F45498" w:rsidRDefault="00183BFF" w:rsidP="00F45498">
      <w:pPr>
        <w:pStyle w:val="36"/>
        <w:framePr w:wrap="notBeside"/>
        <w:rPr>
          <w:rtl/>
        </w:rPr>
      </w:pPr>
      <w:r w:rsidRPr="00F45498">
        <w:rPr>
          <w:rFonts w:hint="cs"/>
          <w:rtl/>
        </w:rPr>
        <w:t>והשתא</w:t>
      </w:r>
      <w:r w:rsidR="00F4200B" w:rsidRPr="00F45498">
        <w:rPr>
          <w:rFonts w:hint="cs"/>
          <w:rtl/>
        </w:rPr>
        <w:t>:</w:t>
      </w:r>
    </w:p>
    <w:p w14:paraId="17696C45" w14:textId="6CF81FD4" w:rsidR="00183BFF" w:rsidRPr="006F178A" w:rsidRDefault="00183BFF" w:rsidP="00183BFF">
      <w:pPr>
        <w:rPr>
          <w:rtl/>
        </w:rPr>
      </w:pPr>
      <w:r>
        <w:rPr>
          <w:rFonts w:ascii="Fb Fontext" w:hAnsi="Fb Fontext" w:hint="cs"/>
          <w:rtl/>
        </w:rPr>
        <w:t xml:space="preserve">חיה אחיה- </w:t>
      </w:r>
      <w:r w:rsidRPr="006F178A">
        <w:rPr>
          <w:rFonts w:ascii="Fb Fontext" w:hAnsi="Fb Fontext"/>
          <w:rtl/>
        </w:rPr>
        <w:t>הא בביבר קטן, הא - בביבר גדול.</w:t>
      </w:r>
    </w:p>
    <w:p w14:paraId="14464012" w14:textId="535ACD73" w:rsidR="00F2154A" w:rsidRPr="00BF5D1E" w:rsidRDefault="00183BFF" w:rsidP="00F2154A">
      <w:pPr>
        <w:jc w:val="center"/>
        <w:rPr>
          <w:rFonts w:cs="PFT_Frank"/>
          <w:b/>
          <w:bCs/>
          <w:szCs w:val="14"/>
          <w:rtl/>
        </w:rPr>
      </w:pPr>
      <w:r w:rsidRPr="00BF5D1E">
        <w:rPr>
          <w:rFonts w:cs="PFT_Frank" w:hint="cs"/>
          <w:b/>
          <w:bCs/>
          <w:szCs w:val="14"/>
          <w:rtl/>
        </w:rPr>
        <w:t>ביבר קטן:</w:t>
      </w:r>
    </w:p>
    <w:p w14:paraId="28A6525C" w14:textId="0878FBBB" w:rsidR="00183BFF" w:rsidRPr="00434F87" w:rsidRDefault="00183BFF" w:rsidP="00F2154A">
      <w:pPr>
        <w:rPr>
          <w:rFonts w:ascii="Fb Fontext" w:hAnsi="Fb Fontext" w:cs="PFT_Frank"/>
          <w:b/>
          <w:bCs/>
          <w:spacing w:val="-2"/>
          <w:szCs w:val="14"/>
          <w:rtl/>
        </w:rPr>
      </w:pPr>
      <w:r w:rsidRPr="00434F87">
        <w:rPr>
          <w:rStyle w:val="afffff3"/>
          <w:rFonts w:hint="cs"/>
          <w:spacing w:val="-2"/>
          <w:rtl/>
        </w:rPr>
        <w:t>א.</w:t>
      </w:r>
      <w:r w:rsidRPr="00434F87">
        <w:rPr>
          <w:rFonts w:hint="cs"/>
          <w:spacing w:val="-2"/>
          <w:rtl/>
        </w:rPr>
        <w:t xml:space="preserve"> בהינף אחד</w:t>
      </w:r>
      <w:r w:rsidRPr="00434F87">
        <w:rPr>
          <w:spacing w:val="-2"/>
          <w:rtl/>
        </w:rPr>
        <w:t xml:space="preserve">, </w:t>
      </w:r>
      <w:r w:rsidR="00F4200B" w:rsidRPr="00434F87">
        <w:rPr>
          <w:rFonts w:hint="cs"/>
          <w:spacing w:val="-2"/>
          <w:rtl/>
        </w:rPr>
        <w:t xml:space="preserve"> </w:t>
      </w:r>
      <w:r w:rsidRPr="00434F87">
        <w:rPr>
          <w:rStyle w:val="afffff3"/>
          <w:rFonts w:hint="cs"/>
          <w:spacing w:val="-2"/>
          <w:rtl/>
        </w:rPr>
        <w:t>ב.</w:t>
      </w:r>
      <w:r w:rsidRPr="00434F87">
        <w:rPr>
          <w:rFonts w:hint="cs"/>
          <w:spacing w:val="-2"/>
          <w:rtl/>
        </w:rPr>
        <w:t xml:space="preserve"> </w:t>
      </w:r>
      <w:r w:rsidR="00FB74B1" w:rsidRPr="00434F87">
        <w:rPr>
          <w:rFonts w:hint="cs"/>
          <w:spacing w:val="-2"/>
          <w:rtl/>
        </w:rPr>
        <w:t>שאין לו</w:t>
      </w:r>
      <w:r w:rsidRPr="00434F87">
        <w:rPr>
          <w:rFonts w:hint="cs"/>
          <w:spacing w:val="-2"/>
          <w:rtl/>
        </w:rPr>
        <w:t xml:space="preserve"> פינות וזויות, </w:t>
      </w:r>
      <w:r w:rsidRPr="00434F87">
        <w:rPr>
          <w:rStyle w:val="afffff3"/>
          <w:rFonts w:hint="cs"/>
          <w:spacing w:val="-2"/>
          <w:rtl/>
        </w:rPr>
        <w:t>ג.</w:t>
      </w:r>
      <w:r w:rsidRPr="00434F87">
        <w:rPr>
          <w:rFonts w:hint="cs"/>
          <w:spacing w:val="-2"/>
          <w:rtl/>
        </w:rPr>
        <w:t xml:space="preserve"> כשצל הכתלים אהדדי</w:t>
      </w:r>
      <w:r w:rsidRPr="00434F87">
        <w:rPr>
          <w:spacing w:val="-2"/>
          <w:rtl/>
        </w:rPr>
        <w:t>,</w:t>
      </w:r>
    </w:p>
    <w:p w14:paraId="0FB2597C" w14:textId="474991F5" w:rsidR="00183BFF" w:rsidRPr="006F178A" w:rsidRDefault="00B35974" w:rsidP="00B35974">
      <w:pPr>
        <w:pStyle w:val="afff0"/>
        <w:rPr>
          <w:rtl/>
        </w:rPr>
      </w:pPr>
      <w:r>
        <w:rPr>
          <w:rFonts w:ascii="BA TM • Vilna Extra-Bold" w:hAnsi="BA TM • Vilna Extra-Bold" w:hint="cs"/>
          <w:rtl/>
        </w:rPr>
        <w:t>****</w:t>
      </w:r>
    </w:p>
    <w:p w14:paraId="481F9727" w14:textId="77777777" w:rsidR="00183BFF" w:rsidRPr="00D8525D" w:rsidRDefault="00183BFF" w:rsidP="00D8525D">
      <w:pPr>
        <w:rPr>
          <w:rtl/>
        </w:rPr>
      </w:pPr>
      <w:r>
        <w:rPr>
          <w:rStyle w:val="afffff3"/>
          <w:sz w:val="18"/>
          <w:rtl/>
          <w:rPrChange w:id="9061" w:author="מנוע אמוראים" w:date="2026-10-05T16:41:24Z">
            <w:rPr>
              <w:rStyle w:val="affff1"/>
              <w:sz w:val="18"/>
              <w:rtl/>
            </w:rPr>
          </w:rPrChange>
        </w:rPr>
        <w:t xml:space="preserve">ר</w:t>
      </w:r>
      <w:r>
        <w:rPr>
          <w:rStyle w:val="afffff3"/>
          <w:rFonts w:hint="cs"/>
          <w:sz w:val="18"/>
          <w:rtl/>
          <w:rPrChange w:id="9062" w:author="מנוע אמוראים" w:date="2026-10-05T16:41:24Z">
            <w:rPr>
              <w:rStyle w:val="affff1"/>
              <w:rFonts w:hint="cs"/>
              <w:sz w:val="18"/>
              <w:rtl/>
            </w:rPr>
          </w:rPrChange>
        </w:rPr>
        <w:t xml:space="preserve">שב</w:t>
      </w:r>
      <w:r>
        <w:rPr>
          <w:rStyle w:val="afffff3"/>
          <w:sz w:val="18"/>
          <w:rtl/>
          <w:rPrChange w:id="9063" w:author="מנוע אמוראים" w:date="2026-10-05T16:41:24Z">
            <w:rPr>
              <w:rStyle w:val="affff1"/>
              <w:sz w:val="18"/>
              <w:rtl/>
            </w:rPr>
          </w:rPrChange>
        </w:rPr>
        <w:t xml:space="preserve">"</w:t>
      </w:r>
      <w:r>
        <w:rPr>
          <w:rStyle w:val="afffff3"/>
          <w:rFonts w:hint="cs"/>
          <w:sz w:val="18"/>
          <w:rtl/>
          <w:rPrChange w:id="9064" w:author="מנוע אמוראים" w:date="2026-10-05T16:41:24Z">
            <w:rPr>
              <w:rStyle w:val="affff1"/>
              <w:rFonts w:hint="cs"/>
              <w:sz w:val="18"/>
              <w:rtl/>
            </w:rPr>
          </w:rPrChange>
        </w:rPr>
        <w:t xml:space="preserve">ג</w:t>
      </w:r>
      <w:r w:rsidR="00D8525D">
        <w:rPr>
          <w:rStyle w:val="affff1"/>
          <w:rFonts w:hint="cs"/>
          <w:sz w:val="18"/>
          <w:rtl/>
        </w:rPr>
        <w:t>:</w:t>
      </w:r>
      <w:r w:rsidRPr="00D8525D">
        <w:rPr>
          <w:rStyle w:val="affff1"/>
          <w:sz w:val="18"/>
          <w:rtl/>
        </w:rPr>
        <w:t xml:space="preserve"> לא כל הביברין שוין וכו'.</w:t>
      </w:r>
      <w:r w:rsidR="00D8525D" w:rsidRPr="00D8525D">
        <w:rPr>
          <w:rFonts w:hint="cs"/>
          <w:rtl/>
        </w:rPr>
        <w:t xml:space="preserve"> </w:t>
      </w:r>
      <w:r w:rsidRPr="00D8525D">
        <w:rPr>
          <w:rStyle w:val="afffff3"/>
          <w:rtl/>
        </w:rPr>
        <w:t>שמואל:</w:t>
      </w:r>
      <w:r>
        <w:rPr>
          <w:rtl/>
        </w:rPr>
        <w:t xml:space="preserve"> הלכה </w:t>
      </w:r>
      <w:r>
        <w:rPr>
          <w:rStyle w:val="afffff3"/>
          <w:rtl/>
          <w:rPrChange w:id="9065" w:author="מנוע אמוראים" w:date="2026-10-05T16:41:24Z">
            <w:rPr>
              <w:rtl/>
            </w:rPr>
          </w:rPrChange>
        </w:rPr>
        <w:t xml:space="preserve">כר</w:t>
      </w:r>
      <w:r>
        <w:rPr>
          <w:rStyle w:val="afffff3"/>
          <w:rFonts w:hint="cs"/>
          <w:rtl/>
          <w:rPrChange w:id="9066" w:author="מנוע אמוראים" w:date="2026-10-05T16:41:24Z">
            <w:rPr>
              <w:rFonts w:hint="cs"/>
              <w:rtl/>
            </w:rPr>
          </w:rPrChange>
        </w:rPr>
        <w:t xml:space="preserve">שב</w:t>
      </w:r>
      <w:r>
        <w:rPr>
          <w:rStyle w:val="afffff3"/>
          <w:rtl/>
          <w:rPrChange w:id="9067" w:author="מנוע אמוראים" w:date="2026-10-05T16:41:24Z">
            <w:rPr>
              <w:rtl/>
            </w:rPr>
          </w:rPrChange>
        </w:rPr>
        <w:t xml:space="preserve">"</w:t>
      </w:r>
      <w:r>
        <w:rPr>
          <w:rStyle w:val="afffff3"/>
          <w:rFonts w:hint="cs"/>
          <w:rtl/>
          <w:rPrChange w:id="9068" w:author="מנוע אמוראים" w:date="2026-10-05T16:41:24Z">
            <w:rPr>
              <w:rFonts w:hint="cs"/>
              <w:rtl/>
            </w:rPr>
          </w:rPrChange>
        </w:rPr>
        <w:t xml:space="preserve">ג</w:t>
      </w:r>
      <w:r>
        <w:rPr>
          <w:rFonts w:hint="cs"/>
          <w:rtl/>
        </w:rPr>
        <w:t xml:space="preserve">.</w:t>
      </w:r>
    </w:p>
    <w:p w14:paraId="316E655F" w14:textId="77777777" w:rsidR="00CF484D" w:rsidRPr="00CF484D" w:rsidRDefault="00183BFF" w:rsidP="00CF484D">
      <w:pPr>
        <w:pStyle w:val="36"/>
        <w:framePr w:wrap="notBeside"/>
        <w:rPr>
          <w:rtl/>
        </w:rPr>
      </w:pPr>
      <w:r w:rsidRPr="00CF484D">
        <w:rPr>
          <w:rtl/>
        </w:rPr>
        <w:t>אביי:</w:t>
      </w:r>
    </w:p>
    <w:p w14:paraId="7EF69A57" w14:textId="2F3DB4D4" w:rsidR="00183BFF" w:rsidRPr="006F178A" w:rsidRDefault="00F4200B" w:rsidP="00F4200B">
      <w:pPr>
        <w:rPr>
          <w:rtl/>
        </w:rPr>
      </w:pPr>
      <w:r>
        <w:rPr>
          <w:rFonts w:hint="cs"/>
          <w:rtl/>
        </w:rPr>
        <w:t>והא לא חלקו-</w:t>
      </w:r>
      <w:r w:rsidR="00FB74B1">
        <w:rPr>
          <w:rStyle w:val="afffff3"/>
          <w:rFonts w:hint="cs"/>
          <w:rtl/>
        </w:rPr>
        <w:t xml:space="preserve"> </w:t>
      </w:r>
      <w:r>
        <w:rPr>
          <w:rStyle w:val="afffff3"/>
          <w:rFonts w:hint="cs"/>
          <w:rtl/>
        </w:rPr>
        <w:t xml:space="preserve"> </w:t>
      </w:r>
      <w:r w:rsidR="00FB74B1" w:rsidRPr="00F4200B">
        <w:rPr>
          <w:rFonts w:hint="cs"/>
          <w:rtl/>
        </w:rPr>
        <w:t xml:space="preserve">וכי </w:t>
      </w:r>
      <w:r w:rsidR="00183BFF" w:rsidRPr="006F178A">
        <w:rPr>
          <w:rtl/>
        </w:rPr>
        <w:t>גמרא גמור</w:t>
      </w:r>
      <w:r w:rsidR="00183BFF">
        <w:rPr>
          <w:rFonts w:hint="cs"/>
          <w:rtl/>
        </w:rPr>
        <w:t>,</w:t>
      </w:r>
      <w:r w:rsidR="00183BFF" w:rsidRPr="006F178A">
        <w:rPr>
          <w:rtl/>
        </w:rPr>
        <w:t xml:space="preserve"> </w:t>
      </w:r>
      <w:r w:rsidR="00FB74B1">
        <w:rPr>
          <w:rFonts w:hint="cs"/>
          <w:rtl/>
        </w:rPr>
        <w:t xml:space="preserve">זמרה תהיה </w:t>
      </w:r>
      <w:r w:rsidR="00FB74B1" w:rsidRPr="00FB74B1">
        <w:rPr>
          <w:rStyle w:val="afffffc"/>
          <w:rFonts w:hint="cs"/>
          <w:rtl/>
        </w:rPr>
        <w:t>ללא הבחנה</w:t>
      </w:r>
      <w:r w:rsidR="00183BFF" w:rsidRPr="006F178A">
        <w:rPr>
          <w:rtl/>
        </w:rPr>
        <w:t>.</w:t>
      </w:r>
    </w:p>
    <w:p w14:paraId="558C0061" w14:textId="5238784B" w:rsidR="00183BFF" w:rsidRPr="006F178A" w:rsidRDefault="00B35974" w:rsidP="00B35974">
      <w:pPr>
        <w:pStyle w:val="afff0"/>
        <w:rPr>
          <w:del w:id="90072" w:author="מנוע עיצוב" w:date="2026-10-08T11:01:28Z"/>
          <w:rtl/>
        </w:rPr>
      </w:pPr>
      <w:del w:id="90071" w:author="מנוע עיצוב" w:date="2026-10-08T11:01:28Z">
        <w:r>
          <w:rPr>
            <w:rFonts w:ascii="BA TM • Vilna Extra-Bold" w:hAnsi="BA TM • Vilna Extra-Bold" w:hint="cs"/>
            <w:rtl/>
          </w:rPr>
          <w:delText xml:space="preserve">****</w:delText>
        </w:r>
      </w:del>
    </w:p>
    <w:p w14:paraId="76F75DFB" w14:textId="77777777" w:rsidR="00183BFF" w:rsidRPr="00C4622C" w:rsidRDefault="00183BFF" w:rsidP="00D8525D">
      <w:pPr>
        <w:pStyle w:val="affff0"/>
        <w:rPr>
          <w:sz w:val="18"/>
          <w:rtl/>
        </w:rPr>
      </w:pPr>
      <w:ins w:id="9832" w:author="מספור קטעי משנה" w:date="2026-10-06T06:45:12Z">
        <w:r>
          <w:rPr>
            <w:rStyle w:val="MisparKeta"/>
          </w:rPr>
          <w:t xml:space="preserve">ב. </w:t>
        </w:r>
      </w:ins>
      <w:r w:rsidRPr="00C4622C">
        <w:rPr>
          <w:rtl/>
          <w:rPrChange w:id="40033" w:author="Claude" w:date="2026-10-06T13:34:26Z">
            <w:rPr>
              <w:sz w:val="18"/>
              <w:rtl/>
            </w:rPr>
          </w:rPrChange>
        </w:rPr>
        <w:t>זה הכלל כל המחוסר צידה וכו'.</w:t>
      </w:r>
    </w:p>
    <w:p w14:paraId="7E16F46B" w14:textId="77777777" w:rsidR="00C824B8" w:rsidRPr="00C824B8" w:rsidRDefault="00F4200B" w:rsidP="00C824B8">
      <w:pPr>
        <w:pStyle w:val="36"/>
        <w:framePr w:wrap="notBeside"/>
        <w:rPr>
          <w:rtl/>
        </w:rPr>
      </w:pPr>
      <w:r w:rsidRPr="00C824B8">
        <w:rPr>
          <w:rFonts w:hint="cs"/>
          <w:rtl/>
        </w:rPr>
        <w:t>משמואל</w:t>
      </w:r>
      <w:r w:rsidR="00183BFF" w:rsidRPr="00C824B8">
        <w:rPr>
          <w:rtl/>
        </w:rPr>
        <w:t>:</w:t>
      </w:r>
    </w:p>
    <w:p w14:paraId="78C864C2" w14:textId="77777777" w:rsidR="00B37F56" w:rsidRDefault="00D8525D" w:rsidP="00F4200B">
      <w:pPr>
        <w:rPr>
          <w:rtl/>
        </w:rPr>
      </w:pPr>
      <w:r>
        <w:rPr>
          <w:rFonts w:ascii="Fb Fontext" w:hAnsi="Fb Fontext" w:hint="cs"/>
          <w:rtl/>
        </w:rPr>
        <w:t>ה</w:t>
      </w:r>
      <w:r w:rsidR="00183BFF" w:rsidRPr="006F178A">
        <w:rPr>
          <w:rFonts w:ascii="Fb Fontext" w:hAnsi="Fb Fontext"/>
          <w:rtl/>
        </w:rPr>
        <w:t>אומר הבא מצודה ונצודנו.</w:t>
      </w:r>
      <w:r w:rsidR="00F4200B">
        <w:rPr>
          <w:rFonts w:hint="cs"/>
          <w:rtl/>
        </w:rPr>
        <w:t xml:space="preserve"> </w:t>
      </w:r>
    </w:p>
    <w:p w14:paraId="35B229CD" w14:textId="77777777" w:rsidR="00B37F56" w:rsidRPr="00B37F56" w:rsidRDefault="00F4200B" w:rsidP="00B37F56">
      <w:pPr>
        <w:pStyle w:val="36"/>
        <w:framePr w:wrap="notBeside"/>
        <w:rPr>
          <w:rtl/>
        </w:rPr>
      </w:pPr>
      <w:r w:rsidRPr="00B37F56">
        <w:rPr>
          <w:rFonts w:hint="cs"/>
          <w:rtl/>
        </w:rPr>
        <w:t>וא</w:t>
      </w:r>
      <w:r w:rsidR="00494BEA" w:rsidRPr="00B37F56">
        <w:rPr>
          <w:rFonts w:hint="cs"/>
          <w:rtl/>
        </w:rPr>
        <w:t>ף</w:t>
      </w:r>
    </w:p>
    <w:p w14:paraId="0ADD50BC" w14:textId="66B42D21" w:rsidR="00183BFF" w:rsidRPr="006F178A" w:rsidRDefault="00F4200B" w:rsidP="00F4200B">
      <w:pPr>
        <w:rPr>
          <w:rtl/>
        </w:rPr>
      </w:pPr>
      <w:r>
        <w:rPr>
          <w:rFonts w:hint="cs"/>
          <w:rtl/>
        </w:rPr>
        <w:t>ש</w:t>
      </w:r>
      <w:r w:rsidR="00183BFF" w:rsidRPr="006F178A">
        <w:rPr>
          <w:rFonts w:hint="cs"/>
          <w:rtl/>
        </w:rPr>
        <w:t>גם באו</w:t>
      </w:r>
      <w:r w:rsidR="00183BFF">
        <w:rPr>
          <w:rFonts w:hint="cs"/>
          <w:rtl/>
        </w:rPr>
        <w:t>וזין ותרנגולין אומרים כן.</w:t>
      </w:r>
    </w:p>
    <w:p w14:paraId="60559DBC" w14:textId="77777777" w:rsidR="00E3029C" w:rsidRPr="00E3029C" w:rsidRDefault="00183BFF" w:rsidP="00E3029C">
      <w:pPr>
        <w:pStyle w:val="36"/>
        <w:framePr w:wrap="notBeside"/>
        <w:rPr>
          <w:rtl/>
        </w:rPr>
      </w:pPr>
      <w:r w:rsidRPr="00E3029C">
        <w:rPr>
          <w:rFonts w:hint="cs"/>
          <w:rtl/>
        </w:rPr>
        <w:t>א.</w:t>
      </w:r>
    </w:p>
    <w:p w14:paraId="676EFB29" w14:textId="3A172A77" w:rsidR="00183BFF" w:rsidRPr="00AF0315" w:rsidRDefault="00E3029C" w:rsidP="00183BFF">
      <w:pPr>
        <w:rPr>
          <w:rtl/>
        </w:rPr>
      </w:pPr>
      <w:r w:rsidRPr="00AF0315">
        <w:rPr>
          <w:rFonts w:hint="cs"/>
          <w:rtl/>
        </w:rPr>
        <w:t>מה ש</w:t>
      </w:r>
      <w:r w:rsidR="00183BFF" w:rsidRPr="00AF0315">
        <w:rPr>
          <w:rFonts w:hint="cs"/>
          <w:rtl/>
        </w:rPr>
        <w:t xml:space="preserve">פטור </w:t>
      </w:r>
      <w:r w:rsidRPr="00AF0315">
        <w:rPr>
          <w:rFonts w:hint="cs"/>
          <w:rtl/>
        </w:rPr>
        <w:t>ש</w:t>
      </w:r>
      <w:r w:rsidR="00183BFF" w:rsidRPr="00AF0315">
        <w:rPr>
          <w:rFonts w:hint="cs"/>
          <w:rtl/>
        </w:rPr>
        <w:t>באין לכלובן לערב ומזונותן עליך כבהמה.</w:t>
      </w:r>
    </w:p>
    <w:p w14:paraId="27A63CF2" w14:textId="77777777" w:rsidR="00183BFF" w:rsidRPr="006F178A" w:rsidRDefault="00183BFF" w:rsidP="00183BFF">
      <w:pPr>
        <w:rPr>
          <w:rFonts w:cs="Guttman Vilna"/>
          <w:b/>
          <w:bCs/>
          <w:rtl/>
        </w:rPr>
      </w:pPr>
      <w:r w:rsidRPr="006F178A">
        <w:rPr>
          <w:rFonts w:hint="cs"/>
          <w:rtl/>
        </w:rPr>
        <w:t>משא</w:t>
      </w:r>
      <w:r w:rsidRPr="006F178A">
        <w:rPr>
          <w:rtl/>
        </w:rPr>
        <w:t>"</w:t>
      </w:r>
      <w:r w:rsidRPr="006F178A">
        <w:rPr>
          <w:rFonts w:hint="cs"/>
          <w:rtl/>
        </w:rPr>
        <w:t>כ יוני שובך ועלייה וכו' חייב</w:t>
      </w:r>
      <w:r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  <w:r>
        <w:rPr>
          <w:rFonts w:hint="cs"/>
          <w:rtl/>
        </w:rPr>
        <w:t xml:space="preserve">שאפי' </w:t>
      </w:r>
      <w:r w:rsidRPr="006F178A">
        <w:rPr>
          <w:rFonts w:hint="cs"/>
          <w:rtl/>
        </w:rPr>
        <w:t>באין לכלובן לערב</w:t>
      </w:r>
      <w:r>
        <w:rPr>
          <w:rFonts w:hint="cs"/>
          <w:rtl/>
        </w:rPr>
        <w:t>,</w:t>
      </w:r>
      <w:r w:rsidRPr="006F178A">
        <w:rPr>
          <w:rFonts w:hint="cs"/>
          <w:rtl/>
        </w:rPr>
        <w:t xml:space="preserve"> אין מזונתן עליך.</w:t>
      </w:r>
      <w:r w:rsidR="00097527">
        <w:rPr>
          <w:rFonts w:cs="Guttman Vilna" w:hint="cs"/>
          <w:b/>
          <w:bCs/>
          <w:rtl/>
        </w:rPr>
        <w:t xml:space="preserve"> </w:t>
      </w:r>
    </w:p>
    <w:p w14:paraId="5B3EF883" w14:textId="77777777" w:rsidR="00E3029C" w:rsidRPr="00E3029C" w:rsidRDefault="00183BFF" w:rsidP="00E3029C">
      <w:pPr>
        <w:pStyle w:val="36"/>
        <w:framePr w:wrap="notBeside"/>
        <w:rPr>
          <w:rtl/>
        </w:rPr>
      </w:pPr>
      <w:r w:rsidRPr="00E3029C">
        <w:rPr>
          <w:rFonts w:hint="cs"/>
          <w:rtl/>
        </w:rPr>
        <w:t>ב. ר"מ</w:t>
      </w:r>
      <w:r w:rsidR="00D8525D" w:rsidRPr="00E3029C">
        <w:rPr>
          <w:rFonts w:hint="cs"/>
          <w:rtl/>
        </w:rPr>
        <w:t>:</w:t>
      </w:r>
    </w:p>
    <w:p w14:paraId="2F7CDCB8" w14:textId="58C4A285" w:rsidR="00097527" w:rsidRDefault="00183BFF" w:rsidP="00FB74B1">
      <w:pPr>
        <w:rPr>
          <w:spacing w:val="-2"/>
          <w:rtl/>
        </w:rPr>
      </w:pPr>
      <w:r w:rsidRPr="001F19F5">
        <w:rPr>
          <w:rFonts w:hint="cs"/>
          <w:spacing w:val="-2"/>
          <w:rtl/>
        </w:rPr>
        <w:t>ביוני</w:t>
      </w:r>
      <w:r w:rsidR="00FB74B1">
        <w:rPr>
          <w:rFonts w:hint="cs"/>
          <w:spacing w:val="-2"/>
          <w:rtl/>
        </w:rPr>
        <w:t xml:space="preserve"> שובך באין ל</w:t>
      </w:r>
      <w:r w:rsidRPr="001F19F5">
        <w:rPr>
          <w:rFonts w:hint="cs"/>
          <w:spacing w:val="-2"/>
          <w:rtl/>
        </w:rPr>
        <w:t>קינן</w:t>
      </w:r>
      <w:r w:rsidR="00D8525D">
        <w:rPr>
          <w:rFonts w:hint="cs"/>
          <w:spacing w:val="-2"/>
          <w:rtl/>
        </w:rPr>
        <w:t>,</w:t>
      </w:r>
      <w:r w:rsidRPr="001F19F5">
        <w:rPr>
          <w:rFonts w:hint="cs"/>
          <w:spacing w:val="-2"/>
          <w:rtl/>
        </w:rPr>
        <w:t xml:space="preserve"> ושוב בורחים.</w:t>
      </w:r>
    </w:p>
    <w:p w14:paraId="642C3949" w14:textId="77777777" w:rsidR="00097527" w:rsidRDefault="00097527">
      <w:pPr>
        <w:bidi w:val="0"/>
        <w:spacing w:after="160" w:line="259" w:lineRule="auto"/>
        <w:jc w:val="left"/>
        <w:rPr>
          <w:spacing w:val="-2"/>
        </w:rPr>
      </w:pPr>
      <w:r>
        <w:rPr>
          <w:spacing w:val="-2"/>
          <w:rtl/>
        </w:rPr>
        <w:br w:type="page"/>
      </w:r>
    </w:p>
    <w:p>
      <w:pPr>
        <w:pStyle w:val="MishnaBatzad"/>
        <w:rPr>
          <w:ins w:id="20051" w:author="קלוד" w:date="2026-10-06T10:08:13Z"/>
        </w:rPr>
      </w:pPr>
      <w:ins w:id="20050" w:author="קלוד" w:date="2026-10-06T10:08:13Z">
        <w:r>
          <w:t xml:space="preserve">משנה ב</w:t>
        </w:r>
      </w:ins>
    </w:p>
    <w:p w14:paraId="0F9E9970" w14:textId="77777777" w:rsidR="00183BFF" w:rsidRDefault="00183BFF" w:rsidP="00183BFF">
      <w:pPr>
        <w:pStyle w:val="afff8"/>
        <w:spacing w:before="120"/>
        <w:rPr>
          <w:rtl/>
        </w:rPr>
        <w:pPrChange w:id="90023" w:author="קלוד" w:date="2026-10-08T12:08:16Z">
          <w:pPr>
            <w:pStyle w:val="afff8"/>
          </w:pPr>
        </w:pPrChange>
      </w:pPr>
      <w:r w:rsidRPr="006F178A">
        <w:rPr>
          <w:rtl/>
        </w:rPr>
        <w:lastRenderedPageBreak/>
        <w:t>מצודות חיה ועוף ודגים שעשאן מערב יו"ט</w:t>
      </w:r>
      <w:r>
        <w:rPr>
          <w:rFonts w:hint="cs"/>
          <w:rtl/>
        </w:rPr>
        <w:t>,</w:t>
      </w:r>
      <w:r w:rsidRPr="006F178A">
        <w:rPr>
          <w:rtl/>
        </w:rPr>
        <w:t xml:space="preserve"> </w:t>
      </w:r>
    </w:p>
    <w:p w14:paraId="52711116" w14:textId="77777777" w:rsidR="00183BFF" w:rsidRPr="006F178A" w:rsidRDefault="00183BFF" w:rsidP="00183BFF">
      <w:pPr>
        <w:pStyle w:val="afff8"/>
        <w:rPr>
          <w:rtl/>
        </w:rPr>
      </w:pPr>
      <w:r w:rsidRPr="006F178A">
        <w:rPr>
          <w:rtl/>
        </w:rPr>
        <w:t>לא יטול מהן ביו"ט, א</w:t>
      </w:r>
      <w:r w:rsidRPr="006F178A">
        <w:rPr>
          <w:rFonts w:hint="cs"/>
          <w:rtl/>
        </w:rPr>
        <w:t>א</w:t>
      </w:r>
      <w:r w:rsidRPr="006F178A">
        <w:rPr>
          <w:rtl/>
        </w:rPr>
        <w:t>"</w:t>
      </w:r>
      <w:r w:rsidRPr="006F178A">
        <w:rPr>
          <w:rFonts w:hint="cs"/>
          <w:rtl/>
        </w:rPr>
        <w:t>כ</w:t>
      </w:r>
      <w:r w:rsidRPr="006F178A">
        <w:rPr>
          <w:rtl/>
        </w:rPr>
        <w:t xml:space="preserve"> יודע שנצודו מערב יו"ט.</w:t>
      </w:r>
    </w:p>
    <w:p w14:paraId="56A96A0F" w14:textId="77777777" w:rsidR="00183BFF" w:rsidRPr="006F178A" w:rsidRDefault="00097527" w:rsidP="00B37F56">
      <w:pPr>
        <w:pStyle w:val="afff8"/>
        <w:spacing w:after="60" w:line="220" w:lineRule="exact"/>
        <w:rPr>
          <w:rtl/>
        </w:rPr>
      </w:pPr>
      <w:r w:rsidRPr="00097527">
        <w:rPr>
          <w:rStyle w:val="afffff1"/>
          <w:rFonts w:hint="cs"/>
          <w:rtl/>
        </w:rPr>
        <w:t>ר''ג לנכרי שהביא דגים</w:t>
      </w:r>
      <w:r w:rsidR="00183BFF" w:rsidRPr="00097527">
        <w:rPr>
          <w:rStyle w:val="afffff1"/>
          <w:rtl/>
        </w:rPr>
        <w:t>:</w:t>
      </w:r>
      <w:r w:rsidR="00183BFF" w:rsidRPr="006F178A">
        <w:rPr>
          <w:rtl/>
        </w:rPr>
        <w:t xml:space="preserve"> מותרין הן, אלא שאין רצוני לקבל הימנו.</w:t>
      </w:r>
    </w:p>
    <w:p w14:paraId="3C569EF6" w14:textId="77777777" w:rsidR="00183BFF" w:rsidRPr="006F178A" w:rsidRDefault="00183BFF" w:rsidP="00183BFF">
      <w:pPr>
        <w:pStyle w:val="afff2"/>
        <w:framePr w:wrap="around"/>
        <w:rPr>
          <w:rtl/>
        </w:rPr>
      </w:pPr>
      <w:r>
        <w:rPr>
          <w:rFonts w:hint="cs"/>
          <w:rtl/>
        </w:rPr>
        <w:t>כד:</w:t>
      </w:r>
    </w:p>
    <w:p w14:paraId="76037EAE" w14:textId="77777777" w:rsidR="00B37F56" w:rsidRPr="00B37F56" w:rsidRDefault="00183BFF" w:rsidP="00B37F56">
      <w:pPr>
        <w:pStyle w:val="36"/>
        <w:framePr w:wrap="notBeside"/>
        <w:rPr>
          <w:rtl/>
        </w:rPr>
      </w:pPr>
      <w:r w:rsidRPr="00B37F56">
        <w:rPr>
          <w:rFonts w:hint="eastAsia"/>
          <w:rtl/>
        </w:rPr>
        <w:t>ה</w:t>
      </w:r>
      <w:r w:rsidRPr="00B37F56">
        <w:rPr>
          <w:rtl/>
        </w:rPr>
        <w:t>"</w:t>
      </w:r>
      <w:r w:rsidRPr="00B37F56">
        <w:rPr>
          <w:rFonts w:hint="eastAsia"/>
          <w:rtl/>
        </w:rPr>
        <w:t>ק</w:t>
      </w:r>
      <w:r w:rsidR="00097527" w:rsidRPr="00B37F56">
        <w:rPr>
          <w:rFonts w:hint="cs"/>
          <w:rtl/>
        </w:rPr>
        <w:t>:</w:t>
      </w:r>
    </w:p>
    <w:p w14:paraId="621D1137" w14:textId="1954C7EB" w:rsidR="00183BFF" w:rsidRDefault="00183BFF" w:rsidP="00FB74B1">
      <w:pPr>
        <w:rPr>
          <w:rtl/>
        </w:rPr>
      </w:pPr>
      <w:r w:rsidRPr="003772EC">
        <w:rPr>
          <w:rFonts w:cs="PFT_Frank"/>
          <w:b/>
          <w:bCs/>
          <w:spacing w:val="4"/>
          <w:szCs w:val="14"/>
          <w:rtl/>
        </w:rPr>
        <w:t>ספק מוכן</w:t>
      </w:r>
      <w:r w:rsidRPr="003772EC">
        <w:rPr>
          <w:rtl/>
        </w:rPr>
        <w:t xml:space="preserve"> אסור, </w:t>
      </w:r>
      <w:r w:rsidRPr="003772EC">
        <w:rPr>
          <w:rStyle w:val="afffff3"/>
          <w:rtl/>
        </w:rPr>
        <w:t>ור"</w:t>
      </w:r>
      <w:r w:rsidRPr="003772EC">
        <w:rPr>
          <w:rStyle w:val="afffff3"/>
          <w:rFonts w:hint="eastAsia"/>
          <w:rtl/>
        </w:rPr>
        <w:t>ג</w:t>
      </w:r>
      <w:r w:rsidRPr="003772EC">
        <w:rPr>
          <w:rStyle w:val="afffff3"/>
          <w:rtl/>
        </w:rPr>
        <w:t xml:space="preserve"> </w:t>
      </w:r>
      <w:r w:rsidRPr="003772EC">
        <w:rPr>
          <w:rtl/>
        </w:rPr>
        <w:t>מתיר.</w:t>
      </w:r>
      <w:r w:rsidR="00FB74B1">
        <w:rPr>
          <w:rFonts w:hint="cs"/>
          <w:rtl/>
        </w:rPr>
        <w:t xml:space="preserve"> ומעשה נמי בנכרי</w:t>
      </w:r>
      <w:r w:rsidR="001511B6">
        <w:rPr>
          <w:rFonts w:hint="cs"/>
          <w:rtl/>
        </w:rPr>
        <w:t>.</w:t>
      </w:r>
      <w:r w:rsidRPr="003772EC">
        <w:rPr>
          <w:rtl/>
        </w:rPr>
        <w:t xml:space="preserve"> </w:t>
      </w:r>
    </w:p>
    <w:p w14:paraId="6F6FEBFB" w14:textId="77777777" w:rsidR="000169C4" w:rsidRPr="000169C4" w:rsidRDefault="00183BFF" w:rsidP="000169C4">
      <w:pPr>
        <w:pStyle w:val="36"/>
        <w:framePr w:wrap="notBeside"/>
        <w:rPr>
          <w:rtl/>
        </w:rPr>
      </w:pPr>
      <w:r w:rsidRPr="000169C4">
        <w:rPr>
          <w:rtl/>
        </w:rPr>
        <w:t>ר</w:t>
      </w:r>
      <w:r w:rsidRPr="000169C4">
        <w:rPr>
          <w:rFonts w:hint="cs"/>
          <w:rtl/>
        </w:rPr>
        <w:t>יא</w:t>
      </w:r>
      <w:r w:rsidRPr="000169C4">
        <w:rPr>
          <w:rtl/>
        </w:rPr>
        <w:t>"</w:t>
      </w:r>
      <w:r w:rsidRPr="000169C4">
        <w:rPr>
          <w:rFonts w:hint="cs"/>
          <w:rtl/>
        </w:rPr>
        <w:t>ש</w:t>
      </w:r>
      <w:r w:rsidRPr="000169C4">
        <w:rPr>
          <w:rtl/>
        </w:rPr>
        <w:t>:</w:t>
      </w:r>
    </w:p>
    <w:p w14:paraId="102A609F" w14:textId="2510FB81" w:rsidR="00183BFF" w:rsidRPr="00D159D1" w:rsidRDefault="00183BFF" w:rsidP="00183BFF">
      <w:pPr>
        <w:rPr>
          <w:rStyle w:val="afffd"/>
          <w:rFonts w:ascii="Fb Fontext" w:hAnsi="Fb Fontext" w:cs="PFT_Frank"/>
          <w:szCs w:val="14"/>
          <w:rtl/>
        </w:rPr>
      </w:pPr>
      <w:r w:rsidRPr="00D159D1">
        <w:rPr>
          <w:rStyle w:val="afffd"/>
          <w:rFonts w:ascii="Fb Fontext" w:hAnsi="Fb Fontext" w:cs="PFT_Frank"/>
          <w:szCs w:val="14"/>
          <w:rtl/>
        </w:rPr>
        <w:t>אין הלכה כרבן גמליאל.</w:t>
      </w:r>
    </w:p>
    <w:p w14:paraId="4CC95835" w14:textId="77777777" w:rsidR="000169C4" w:rsidRPr="000169C4" w:rsidRDefault="00183BFF" w:rsidP="000169C4">
      <w:pPr>
        <w:pStyle w:val="36"/>
        <w:framePr w:wrap="notBeside"/>
        <w:rPr>
          <w:rtl/>
        </w:rPr>
      </w:pPr>
      <w:r w:rsidRPr="000169C4">
        <w:rPr>
          <w:rFonts w:hint="cs"/>
          <w:rtl/>
        </w:rPr>
        <w:t>ואיכא דמתני</w:t>
      </w:r>
    </w:p>
    <w:p w14:paraId="44C96DFB" w14:textId="25ACD57B" w:rsidR="00371E58" w:rsidRDefault="00183BFF" w:rsidP="00097527">
      <w:pPr>
        <w:rPr>
          <w:rStyle w:val="afffff3"/>
          <w:rtl/>
        </w:rPr>
      </w:pPr>
      <w:r w:rsidRPr="006F178A">
        <w:rPr>
          <w:rFonts w:hint="cs"/>
          <w:rtl/>
        </w:rPr>
        <w:t xml:space="preserve">אספק מוכן </w:t>
      </w:r>
      <w:r w:rsidRPr="00FB74B1">
        <w:rPr>
          <w:rStyle w:val="afffff3"/>
          <w:rFonts w:hint="cs"/>
          <w:rtl/>
        </w:rPr>
        <w:t>ר</w:t>
      </w:r>
      <w:r w:rsidRPr="00FB74B1">
        <w:rPr>
          <w:rStyle w:val="afffff3"/>
          <w:rtl/>
        </w:rPr>
        <w:t>"</w:t>
      </w:r>
      <w:r w:rsidRPr="00FB74B1">
        <w:rPr>
          <w:rStyle w:val="afffff3"/>
          <w:rFonts w:hint="cs"/>
          <w:rtl/>
        </w:rPr>
        <w:t>ג</w:t>
      </w:r>
      <w:r w:rsidR="00B2656B">
        <w:rPr>
          <w:rStyle w:val="afffff3"/>
          <w:rFonts w:hint="cs"/>
          <w:rtl/>
        </w:rPr>
        <w:t>:</w:t>
      </w:r>
      <w:r w:rsidRPr="006F178A">
        <w:rPr>
          <w:rFonts w:hint="cs"/>
          <w:rtl/>
        </w:rPr>
        <w:t xml:space="preserve"> מתיר</w:t>
      </w:r>
      <w:r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  <w:r w:rsidRPr="00FB74B1">
        <w:rPr>
          <w:rStyle w:val="afffff3"/>
          <w:rFonts w:hint="cs"/>
          <w:rtl/>
        </w:rPr>
        <w:t>ורי</w:t>
      </w:r>
      <w:r w:rsidRPr="00FB74B1">
        <w:rPr>
          <w:rStyle w:val="afffff3"/>
          <w:rtl/>
        </w:rPr>
        <w:t>"</w:t>
      </w:r>
      <w:r w:rsidRPr="00FB74B1">
        <w:rPr>
          <w:rStyle w:val="afffff3"/>
          <w:rFonts w:hint="cs"/>
          <w:rtl/>
        </w:rPr>
        <w:t>ה</w:t>
      </w:r>
      <w:r w:rsidR="00B2656B">
        <w:rPr>
          <w:rStyle w:val="afffff3"/>
          <w:rFonts w:hint="cs"/>
          <w:rtl/>
        </w:rPr>
        <w:t>:</w:t>
      </w:r>
      <w:r w:rsidRPr="00FB74B1">
        <w:rPr>
          <w:rStyle w:val="afffff3"/>
          <w:rFonts w:hint="cs"/>
          <w:rtl/>
        </w:rPr>
        <w:t xml:space="preserve"> </w:t>
      </w:r>
      <w:r w:rsidRPr="006F178A">
        <w:rPr>
          <w:rFonts w:hint="cs"/>
          <w:rtl/>
        </w:rPr>
        <w:t>אוסר</w:t>
      </w:r>
      <w:r>
        <w:rPr>
          <w:rFonts w:hint="cs"/>
          <w:rtl/>
        </w:rPr>
        <w:t>.</w:t>
      </w:r>
      <w:r w:rsidRPr="006F178A">
        <w:rPr>
          <w:rFonts w:hint="cs"/>
          <w:rtl/>
        </w:rPr>
        <w:t xml:space="preserve"> </w:t>
      </w:r>
    </w:p>
    <w:p w14:paraId="3915C9C5" w14:textId="77777777" w:rsidR="00B2656B" w:rsidRPr="00B2656B" w:rsidRDefault="00183BFF" w:rsidP="00B2656B">
      <w:pPr>
        <w:pStyle w:val="36"/>
        <w:framePr w:wrap="notBeside"/>
        <w:rPr>
          <w:rtl/>
        </w:rPr>
      </w:pPr>
      <w:r w:rsidRPr="00B2656B">
        <w:rPr>
          <w:rFonts w:hint="cs"/>
          <w:rtl/>
        </w:rPr>
        <w:t>ריא</w:t>
      </w:r>
      <w:r w:rsidRPr="00B2656B">
        <w:rPr>
          <w:rtl/>
        </w:rPr>
        <w:t>"</w:t>
      </w:r>
      <w:r w:rsidRPr="00B2656B">
        <w:rPr>
          <w:rFonts w:hint="cs"/>
          <w:rtl/>
        </w:rPr>
        <w:t>ש</w:t>
      </w:r>
      <w:r w:rsidR="00371E58" w:rsidRPr="00B2656B">
        <w:rPr>
          <w:rFonts w:hint="cs"/>
          <w:rtl/>
        </w:rPr>
        <w:t>:</w:t>
      </w:r>
    </w:p>
    <w:p w14:paraId="7E8D1530" w14:textId="24A80055" w:rsidR="00183BFF" w:rsidRPr="00D159D1" w:rsidRDefault="00183BFF" w:rsidP="000169C4">
      <w:pPr>
        <w:spacing w:after="60"/>
        <w:rPr>
          <w:rStyle w:val="afffd"/>
          <w:rFonts w:ascii="Fb Fontext" w:hAnsi="Fb Fontext" w:cs="PFT_Frank"/>
          <w:szCs w:val="14"/>
          <w:rtl/>
        </w:rPr>
      </w:pPr>
      <w:r w:rsidRPr="00D159D1">
        <w:rPr>
          <w:rStyle w:val="afffd"/>
          <w:rFonts w:ascii="Fb Fontext" w:hAnsi="Fb Fontext" w:cs="PFT_Frank" w:hint="cs"/>
          <w:szCs w:val="14"/>
          <w:rtl/>
        </w:rPr>
        <w:t>הלכה כרבי יהושע.</w:t>
      </w:r>
      <w:r w:rsidR="00097527">
        <w:rPr>
          <w:rStyle w:val="afffd"/>
          <w:rFonts w:ascii="Fb Fontext" w:hAnsi="Fb Fontext" w:cs="PFT_Frank" w:hint="cs"/>
          <w:szCs w:val="14"/>
          <w:rtl/>
        </w:rPr>
        <w:t xml:space="preserve"> </w:t>
      </w:r>
    </w:p>
    <w:p w14:paraId="0A9E8B6A" w14:textId="77777777" w:rsidR="000169C4" w:rsidRPr="000169C4" w:rsidRDefault="00097527" w:rsidP="000169C4">
      <w:pPr>
        <w:pStyle w:val="36"/>
        <w:framePr w:wrap="notBeside"/>
        <w:rPr>
          <w:rtl/>
        </w:rPr>
      </w:pPr>
      <w:r w:rsidRPr="000169C4">
        <w:rPr>
          <w:rFonts w:hint="cs"/>
          <w:rtl/>
        </w:rPr>
        <w:t xml:space="preserve">ואיכא דמתני </w:t>
      </w:r>
    </w:p>
    <w:p w14:paraId="0572DEEF" w14:textId="2EE83677" w:rsidR="00183BFF" w:rsidRPr="000169C4" w:rsidRDefault="00097527" w:rsidP="000169C4">
      <w:pPr>
        <w:spacing w:after="60"/>
        <w:rPr>
          <w:rtl/>
        </w:rPr>
      </w:pPr>
      <w:r w:rsidRPr="000169C4">
        <w:rPr>
          <w:rtl/>
        </w:rPr>
        <w:t>שוחטין מ</w:t>
      </w:r>
      <w:r w:rsidR="00183BFF" w:rsidRPr="000169C4">
        <w:rPr>
          <w:rtl/>
        </w:rPr>
        <w:t>הנגרין ביו"ט,</w:t>
      </w:r>
      <w:r w:rsidRPr="000169C4">
        <w:rPr>
          <w:rFonts w:hint="cs"/>
          <w:rtl/>
        </w:rPr>
        <w:t xml:space="preserve"> ולא מ</w:t>
      </w:r>
      <w:r w:rsidR="00183BFF" w:rsidRPr="000169C4">
        <w:rPr>
          <w:rtl/>
        </w:rPr>
        <w:t>הרשתות והמכמורות.</w:t>
      </w:r>
    </w:p>
    <w:p w14:paraId="29710313" w14:textId="77777777" w:rsidR="0021541D" w:rsidRPr="0021541D" w:rsidRDefault="00183BFF" w:rsidP="0021541D">
      <w:pPr>
        <w:pStyle w:val="36"/>
        <w:framePr w:wrap="notBeside"/>
        <w:rPr>
          <w:rtl/>
        </w:rPr>
      </w:pPr>
      <w:r w:rsidRPr="0021541D">
        <w:rPr>
          <w:rtl/>
        </w:rPr>
        <w:t>ר</w:t>
      </w:r>
      <w:r w:rsidRPr="0021541D">
        <w:rPr>
          <w:rFonts w:hint="cs"/>
          <w:rtl/>
        </w:rPr>
        <w:t>שב</w:t>
      </w:r>
      <w:r w:rsidRPr="0021541D">
        <w:rPr>
          <w:rtl/>
        </w:rPr>
        <w:t>"</w:t>
      </w:r>
      <w:r w:rsidRPr="0021541D">
        <w:rPr>
          <w:rFonts w:hint="cs"/>
          <w:rtl/>
        </w:rPr>
        <w:t>א</w:t>
      </w:r>
      <w:r w:rsidR="00097527" w:rsidRPr="0021541D">
        <w:rPr>
          <w:rFonts w:hint="cs"/>
          <w:rtl/>
        </w:rPr>
        <w:t>:</w:t>
      </w:r>
    </w:p>
    <w:p w14:paraId="22DF1A1E" w14:textId="67E07A80" w:rsidR="00183BFF" w:rsidRPr="0021541D" w:rsidRDefault="00E47C4A" w:rsidP="0021541D">
      <w:pPr>
        <w:rPr>
          <w:rtl/>
        </w:rPr>
      </w:pPr>
      <w:r w:rsidRPr="0021541D">
        <w:rPr>
          <w:rtl/>
        </w:rPr>
        <w:t>מצאן מקולקלין מע</w:t>
      </w:r>
      <w:r w:rsidR="00183BFF" w:rsidRPr="0021541D">
        <w:rPr>
          <w:rtl/>
        </w:rPr>
        <w:t>יו"ט - בידוע ש</w:t>
      </w:r>
      <w:r w:rsidRPr="0021541D">
        <w:rPr>
          <w:rFonts w:hint="cs"/>
          <w:rtl/>
        </w:rPr>
        <w:t>נצודו מעיו</w:t>
      </w:r>
      <w:r w:rsidR="005933DE" w:rsidRPr="0021541D">
        <w:rPr>
          <w:rtl/>
        </w:rPr>
        <w:t>"</w:t>
      </w:r>
      <w:r w:rsidRPr="0021541D">
        <w:rPr>
          <w:rFonts w:hint="cs"/>
          <w:rtl/>
        </w:rPr>
        <w:t>ט</w:t>
      </w:r>
      <w:r w:rsidR="00183BFF" w:rsidRPr="0021541D">
        <w:rPr>
          <w:rtl/>
        </w:rPr>
        <w:t xml:space="preserve"> ומותרין.</w:t>
      </w:r>
    </w:p>
    <w:p w14:paraId="63F9B994" w14:textId="77777777" w:rsidR="00183BFF" w:rsidRPr="006F178A" w:rsidRDefault="00371E58" w:rsidP="0021541D">
      <w:pPr>
        <w:ind w:left="680" w:firstLine="170"/>
        <w:rPr>
          <w:rtl/>
        </w:rPr>
      </w:pPr>
      <w:r>
        <w:rPr>
          <w:rtl/>
        </w:rPr>
        <w:t>הא ספק</w:t>
      </w:r>
      <w:r w:rsidR="00183BFF" w:rsidRPr="006F178A">
        <w:rPr>
          <w:rtl/>
        </w:rPr>
        <w:t xml:space="preserve"> - נעשה כמי שנצודו ביו"ט ואסורין.</w:t>
      </w:r>
    </w:p>
    <w:p w14:paraId="23CE388D" w14:textId="77777777" w:rsidR="0021541D" w:rsidRPr="0021541D" w:rsidRDefault="00183BFF" w:rsidP="0021541D">
      <w:pPr>
        <w:pStyle w:val="36"/>
        <w:framePr w:wrap="notBeside"/>
        <w:rPr>
          <w:rtl/>
        </w:rPr>
      </w:pPr>
      <w:r w:rsidRPr="0021541D">
        <w:rPr>
          <w:rFonts w:hint="cs"/>
          <w:rtl/>
        </w:rPr>
        <w:t>ריא</w:t>
      </w:r>
      <w:r w:rsidRPr="0021541D">
        <w:rPr>
          <w:rtl/>
        </w:rPr>
        <w:t>"</w:t>
      </w:r>
      <w:r w:rsidRPr="0021541D">
        <w:rPr>
          <w:rFonts w:hint="cs"/>
          <w:rtl/>
        </w:rPr>
        <w:t>ש</w:t>
      </w:r>
      <w:r w:rsidRPr="0021541D">
        <w:rPr>
          <w:rtl/>
        </w:rPr>
        <w:t>:</w:t>
      </w:r>
    </w:p>
    <w:p w14:paraId="7E5143F2" w14:textId="6EEE07FC" w:rsidR="00183BFF" w:rsidRPr="00D159D1" w:rsidRDefault="00183BFF" w:rsidP="00183BFF">
      <w:pPr>
        <w:rPr>
          <w:rStyle w:val="afffd"/>
          <w:rFonts w:ascii="Fb Fontext" w:hAnsi="Fb Fontext" w:cs="PFT_Frank"/>
          <w:szCs w:val="14"/>
          <w:rtl/>
        </w:rPr>
      </w:pPr>
      <w:r w:rsidRPr="00BB3792">
        <w:rPr>
          <w:rtl/>
        </w:rPr>
        <w:t>ה</w:t>
      </w:r>
      <w:r w:rsidRPr="00D159D1">
        <w:rPr>
          <w:rStyle w:val="afffd"/>
          <w:rFonts w:ascii="Fb Fontext" w:hAnsi="Fb Fontext" w:cs="PFT_Frank"/>
          <w:szCs w:val="14"/>
          <w:rtl/>
        </w:rPr>
        <w:t>לכה כרבי שמעון בן אלעזר.</w:t>
      </w:r>
    </w:p>
    <w:p w14:paraId="0EA88B4F" w14:textId="4B73C452" w:rsidR="00183BFF" w:rsidRPr="006F178A" w:rsidRDefault="00B35974" w:rsidP="00B35974">
      <w:pPr>
        <w:pStyle w:val="afff0"/>
        <w:rPr>
          <w:del w:id="90074" w:author="מנוע עיצוב" w:date="2026-10-08T11:01:28Z"/>
          <w:rtl/>
        </w:rPr>
      </w:pPr>
      <w:del w:id="90073" w:author="מנוע עיצוב" w:date="2026-10-08T11:01:28Z">
        <w:r>
          <w:rPr>
            <w:rFonts w:ascii="BA TM • Vilna Extra-Bold" w:hAnsi="BA TM • Vilna Extra-Bold" w:hint="cs"/>
            <w:rtl/>
          </w:rPr>
          <w:delText xml:space="preserve">****</w:delText>
        </w:r>
      </w:del>
    </w:p>
    <w:p w14:paraId="72F51ADB" w14:textId="77777777" w:rsidR="00183BFF" w:rsidRPr="00C4622C" w:rsidRDefault="00183BFF" w:rsidP="00183BFF">
      <w:pPr>
        <w:pStyle w:val="affff0"/>
        <w:rPr>
          <w:sz w:val="18"/>
          <w:rtl/>
        </w:rPr>
      </w:pPr>
      <w:ins w:id="9834" w:author="מספור קטעי משנה" w:date="2026-10-06T06:45:12Z">
        <w:r>
          <w:rPr>
            <w:rStyle w:val="MisparKeta"/>
          </w:rPr>
          <w:t xml:space="preserve">א. </w:t>
        </w:r>
      </w:ins>
      <w:r w:rsidRPr="00C4622C">
        <w:rPr>
          <w:rtl/>
          <w:rPrChange w:id="40034" w:author="Claude" w:date="2026-10-06T13:34:26Z">
            <w:rPr>
              <w:sz w:val="18"/>
              <w:rtl/>
            </w:rPr>
          </w:rPrChange>
        </w:rPr>
        <w:t>ואמר מותרין הם.</w:t>
      </w:r>
    </w:p>
    <w:p w14:paraId="40143680" w14:textId="6D9E0F5A" w:rsidR="00183BFF" w:rsidRPr="001F19F5" w:rsidRDefault="0066508A" w:rsidP="00457B09">
      <w:pPr>
        <w:jc w:val="center"/>
        <w:rPr>
          <w:spacing w:val="-2"/>
          <w:rtl/>
        </w:rPr>
      </w:pPr>
      <w:r w:rsidRPr="0066508A">
        <w:rPr>
          <w:rStyle w:val="afffff3"/>
          <w:rFonts w:hint="cs"/>
          <w:rtl/>
        </w:rPr>
        <w:t>רב:</w:t>
      </w:r>
      <w:r>
        <w:rPr>
          <w:rFonts w:hint="cs"/>
          <w:spacing w:val="-2"/>
        </w:rPr>
        <w:t xml:space="preserve"> </w:t>
      </w:r>
      <w:r w:rsidR="00183BFF" w:rsidRPr="001F19F5">
        <w:rPr>
          <w:spacing w:val="-2"/>
          <w:rtl/>
        </w:rPr>
        <w:t xml:space="preserve">לקבל, </w:t>
      </w:r>
      <w:r w:rsidR="00457B09">
        <w:rPr>
          <w:spacing w:val="-2"/>
          <w:rtl/>
        </w:rPr>
        <w:tab/>
      </w:r>
      <w:r w:rsidR="00457B09">
        <w:rPr>
          <w:spacing w:val="-2"/>
          <w:rtl/>
        </w:rPr>
        <w:tab/>
      </w:r>
      <w:r w:rsidR="00457B09">
        <w:rPr>
          <w:spacing w:val="-2"/>
          <w:rtl/>
        </w:rPr>
        <w:tab/>
      </w:r>
      <w:r w:rsidR="00457B09">
        <w:rPr>
          <w:spacing w:val="-2"/>
          <w:rtl/>
        </w:rPr>
        <w:tab/>
      </w:r>
      <w:r w:rsidR="00457B09">
        <w:rPr>
          <w:spacing w:val="-2"/>
          <w:rtl/>
        </w:rPr>
        <w:tab/>
      </w:r>
      <w:r w:rsidR="00457B09">
        <w:rPr>
          <w:spacing w:val="-2"/>
          <w:rtl/>
        </w:rPr>
        <w:tab/>
      </w:r>
      <w:r w:rsidR="00183BFF" w:rsidRPr="001F19F5">
        <w:rPr>
          <w:rStyle w:val="afffff3"/>
          <w:rFonts w:hint="cs"/>
          <w:spacing w:val="-2"/>
          <w:rtl/>
        </w:rPr>
        <w:t xml:space="preserve">  </w:t>
      </w:r>
      <w:r w:rsidR="00183BFF" w:rsidRPr="004852F9">
        <w:rPr>
          <w:rStyle w:val="afffff3"/>
          <w:rtl/>
        </w:rPr>
        <w:t>לוי</w:t>
      </w:r>
      <w:r w:rsidR="00183BFF" w:rsidRPr="004852F9">
        <w:rPr>
          <w:rStyle w:val="afffff3"/>
          <w:rFonts w:hint="cs"/>
          <w:rtl/>
        </w:rPr>
        <w:t>:</w:t>
      </w:r>
      <w:r w:rsidR="00183BFF" w:rsidRPr="001F19F5">
        <w:rPr>
          <w:spacing w:val="-2"/>
          <w:rtl/>
        </w:rPr>
        <w:t xml:space="preserve"> באכילה.</w:t>
      </w:r>
    </w:p>
    <w:p w14:paraId="724D473B" w14:textId="77777777" w:rsidR="004852F9" w:rsidRPr="004852F9" w:rsidRDefault="00183BFF" w:rsidP="004852F9">
      <w:pPr>
        <w:pStyle w:val="36"/>
        <w:framePr w:wrap="notBeside"/>
        <w:rPr>
          <w:rtl/>
        </w:rPr>
      </w:pPr>
      <w:r w:rsidRPr="004852F9">
        <w:rPr>
          <w:rtl/>
        </w:rPr>
        <w:t>רב:</w:t>
      </w:r>
    </w:p>
    <w:p w14:paraId="627B988D" w14:textId="50AA6735" w:rsidR="00183BFF" w:rsidRPr="00EF5A42" w:rsidRDefault="0066508A" w:rsidP="00371E58">
      <w:pPr>
        <w:rPr>
          <w:rtl/>
        </w:rPr>
      </w:pPr>
      <w:r w:rsidRPr="00EF5A42">
        <w:rPr>
          <w:rFonts w:hint="cs"/>
          <w:rtl/>
        </w:rPr>
        <w:t xml:space="preserve">לעולם </w:t>
      </w:r>
      <w:r w:rsidR="00183BFF" w:rsidRPr="00EF5A42">
        <w:rPr>
          <w:rtl/>
        </w:rPr>
        <w:t>אל ימנע אדם עצמו מבי</w:t>
      </w:r>
      <w:r w:rsidR="00183BFF" w:rsidRPr="00EF5A42">
        <w:rPr>
          <w:rFonts w:hint="cs"/>
          <w:rtl/>
        </w:rPr>
        <w:t xml:space="preserve">המ"ד </w:t>
      </w:r>
      <w:r w:rsidR="00183BFF" w:rsidRPr="00EF5A42">
        <w:rPr>
          <w:rtl/>
        </w:rPr>
        <w:t>אפילו שעה אחת.</w:t>
      </w:r>
    </w:p>
    <w:p w14:paraId="3A984113" w14:textId="235074C5" w:rsidR="00183BFF" w:rsidRPr="006F178A" w:rsidRDefault="0066508A" w:rsidP="004852F9">
      <w:pPr>
        <w:rPr>
          <w:rFonts w:cs="Guttman Vilna"/>
          <w:b/>
          <w:bCs/>
          <w:rtl/>
        </w:rPr>
      </w:pPr>
      <w:r w:rsidRPr="0066508A">
        <w:rPr>
          <w:rStyle w:val="afffff3"/>
          <w:rFonts w:hint="cs"/>
          <w:rtl/>
        </w:rPr>
        <w:t>לוי:</w:t>
      </w:r>
      <w:r>
        <w:rPr>
          <w:rFonts w:hint="cs"/>
        </w:rPr>
        <w:t xml:space="preserve"> </w:t>
      </w:r>
      <w:r w:rsidR="00E47C4A">
        <w:rPr>
          <w:rFonts w:hint="cs"/>
          <w:rtl/>
        </w:rPr>
        <w:t>היה</w:t>
      </w:r>
      <w:r w:rsidR="00183BFF">
        <w:rPr>
          <w:rFonts w:hint="cs"/>
          <w:rtl/>
        </w:rPr>
        <w:t xml:space="preserve"> לפני</w:t>
      </w:r>
      <w:r w:rsidR="00183BFF" w:rsidRPr="006F178A">
        <w:rPr>
          <w:rtl/>
        </w:rPr>
        <w:t xml:space="preserve"> רבי כ</w:t>
      </w:r>
      <w:r w:rsidR="00183BFF">
        <w:rPr>
          <w:rFonts w:hint="cs"/>
          <w:rtl/>
        </w:rPr>
        <w:t>שאמר ל</w:t>
      </w:r>
      <w:r w:rsidR="00A853F4">
        <w:rPr>
          <w:rFonts w:hint="cs"/>
          <w:rtl/>
        </w:rPr>
        <w:t>ש</w:t>
      </w:r>
      <w:r w:rsidR="00183BFF">
        <w:rPr>
          <w:rFonts w:hint="cs"/>
          <w:rtl/>
        </w:rPr>
        <w:t>מועה</w:t>
      </w:r>
      <w:r w:rsidR="00A853F4">
        <w:rPr>
          <w:rFonts w:hint="cs"/>
          <w:rtl/>
        </w:rPr>
        <w:t xml:space="preserve"> זו</w:t>
      </w:r>
      <w:r w:rsidR="00183BFF" w:rsidRPr="006F178A">
        <w:rPr>
          <w:rtl/>
        </w:rPr>
        <w:t>.</w:t>
      </w:r>
    </w:p>
    <w:p w14:paraId="7E05464C" w14:textId="3CFE3946" w:rsidR="00183BFF" w:rsidRPr="001F19F5" w:rsidRDefault="00183BFF" w:rsidP="004852F9">
      <w:pPr>
        <w:rPr>
          <w:rFonts w:cs="Guttman Vilna"/>
          <w:b/>
          <w:bCs/>
          <w:spacing w:val="-2"/>
          <w:rtl/>
        </w:rPr>
      </w:pPr>
      <w:r w:rsidRPr="001F19F5">
        <w:rPr>
          <w:spacing w:val="-2"/>
          <w:rtl/>
        </w:rPr>
        <w:t>ב</w:t>
      </w:r>
      <w:r w:rsidRPr="001F19F5">
        <w:rPr>
          <w:rFonts w:hint="cs"/>
          <w:spacing w:val="-2"/>
          <w:rtl/>
        </w:rPr>
        <w:t>ערב</w:t>
      </w:r>
      <w:r w:rsidRPr="001F19F5">
        <w:rPr>
          <w:spacing w:val="-2"/>
          <w:rtl/>
        </w:rPr>
        <w:t xml:space="preserve"> </w:t>
      </w:r>
      <w:r w:rsidR="00EF5A42">
        <w:rPr>
          <w:rFonts w:hint="cs"/>
          <w:spacing w:val="-2"/>
          <w:rtl/>
        </w:rPr>
        <w:t xml:space="preserve">רבי </w:t>
      </w:r>
      <w:r w:rsidRPr="001F19F5">
        <w:rPr>
          <w:spacing w:val="-2"/>
          <w:rtl/>
        </w:rPr>
        <w:t xml:space="preserve">אמר: מותרין </w:t>
      </w:r>
      <w:r w:rsidRPr="00BF5D1E">
        <w:rPr>
          <w:rFonts w:cs="PFT_Frank"/>
          <w:b/>
          <w:bCs/>
          <w:spacing w:val="-2"/>
          <w:szCs w:val="14"/>
          <w:rtl/>
        </w:rPr>
        <w:t>באכילה</w:t>
      </w:r>
      <w:r w:rsidRPr="001F19F5">
        <w:rPr>
          <w:spacing w:val="-2"/>
          <w:rtl/>
        </w:rPr>
        <w:t xml:space="preserve">, </w:t>
      </w:r>
      <w:r w:rsidRPr="001F19F5">
        <w:rPr>
          <w:rFonts w:hint="cs"/>
          <w:spacing w:val="-2"/>
          <w:rtl/>
        </w:rPr>
        <w:t>ולבוקר אמר</w:t>
      </w:r>
      <w:r w:rsidRPr="001F19F5">
        <w:rPr>
          <w:spacing w:val="-2"/>
          <w:rtl/>
        </w:rPr>
        <w:t xml:space="preserve">: מותרין </w:t>
      </w:r>
      <w:r w:rsidRPr="00BF5D1E">
        <w:rPr>
          <w:rFonts w:cs="PFT_Frank"/>
          <w:b/>
          <w:bCs/>
          <w:spacing w:val="-2"/>
          <w:szCs w:val="14"/>
          <w:rtl/>
        </w:rPr>
        <w:t>לקבל</w:t>
      </w:r>
      <w:r w:rsidRPr="001F19F5">
        <w:rPr>
          <w:spacing w:val="-2"/>
          <w:rtl/>
        </w:rPr>
        <w:t>.</w:t>
      </w:r>
    </w:p>
    <w:p w14:paraId="2B66CDFE" w14:textId="71DBFE39" w:rsidR="00183BFF" w:rsidRPr="001F19F5" w:rsidRDefault="0066508A" w:rsidP="00475696">
      <w:pPr>
        <w:spacing w:after="60"/>
        <w:rPr>
          <w:spacing w:val="-2"/>
          <w:rtl/>
        </w:rPr>
      </w:pPr>
      <w:r w:rsidRPr="0066508A">
        <w:rPr>
          <w:rStyle w:val="afffff3"/>
          <w:rFonts w:hint="cs"/>
          <w:rtl/>
        </w:rPr>
        <w:t>אני</w:t>
      </w:r>
      <w:r>
        <w:rPr>
          <w:rFonts w:ascii="Fb Fontext" w:hAnsi="Fb Fontext" w:hint="cs"/>
          <w:spacing w:val="-2"/>
          <w:sz w:val="20"/>
          <w:rtl/>
        </w:rPr>
        <w:t xml:space="preserve"> </w:t>
      </w:r>
      <w:r w:rsidR="00183BFF" w:rsidRPr="001F19F5">
        <w:rPr>
          <w:rFonts w:ascii="Fb Fontext" w:hAnsi="Fb Fontext" w:hint="cs"/>
          <w:spacing w:val="-2"/>
          <w:sz w:val="20"/>
          <w:rtl/>
        </w:rPr>
        <w:t>הייתי בביהמ</w:t>
      </w:r>
      <w:r w:rsidR="0001190A">
        <w:rPr>
          <w:rFonts w:ascii="Fb Fontext" w:hAnsi="Fb Fontext"/>
          <w:spacing w:val="-2"/>
          <w:sz w:val="20"/>
          <w:rtl/>
        </w:rPr>
        <w:t>"</w:t>
      </w:r>
      <w:r w:rsidR="00183BFF" w:rsidRPr="001F19F5">
        <w:rPr>
          <w:rFonts w:ascii="Fb Fontext" w:hAnsi="Fb Fontext" w:hint="cs"/>
          <w:spacing w:val="-2"/>
          <w:sz w:val="20"/>
          <w:rtl/>
        </w:rPr>
        <w:t xml:space="preserve">ד חזרתי בי, </w:t>
      </w:r>
      <w:r w:rsidR="00183BFF" w:rsidRPr="001F19F5">
        <w:rPr>
          <w:rStyle w:val="afffff3"/>
          <w:rFonts w:hint="cs"/>
          <w:spacing w:val="-2"/>
          <w:rtl/>
        </w:rPr>
        <w:t xml:space="preserve">ולוי </w:t>
      </w:r>
      <w:r w:rsidR="00183BFF" w:rsidRPr="001F19F5">
        <w:rPr>
          <w:rFonts w:ascii="Fb Fontext" w:hAnsi="Fb Fontext" w:hint="cs"/>
          <w:spacing w:val="-2"/>
          <w:sz w:val="20"/>
          <w:rtl/>
        </w:rPr>
        <w:t>שלא היה, לא חזר בו</w:t>
      </w:r>
      <w:r w:rsidR="00183BFF" w:rsidRPr="001F19F5">
        <w:rPr>
          <w:rFonts w:ascii="Fb Fontext" w:hAnsi="Fb Fontext"/>
          <w:spacing w:val="-2"/>
          <w:sz w:val="20"/>
          <w:rtl/>
        </w:rPr>
        <w:t>.</w:t>
      </w:r>
    </w:p>
    <w:p w14:paraId="590A1C73" w14:textId="77777777" w:rsidR="0066508A" w:rsidRPr="0066508A" w:rsidRDefault="00183BFF" w:rsidP="0066508A">
      <w:pPr>
        <w:pStyle w:val="36"/>
        <w:framePr w:wrap="notBeside"/>
        <w:rPr>
          <w:rtl/>
        </w:rPr>
      </w:pPr>
      <w:r w:rsidRPr="0066508A">
        <w:rPr>
          <w:rFonts w:hint="cs"/>
          <w:rtl/>
        </w:rPr>
        <w:t>והך</w:t>
      </w:r>
    </w:p>
    <w:p w14:paraId="21F950D5" w14:textId="2BE7E4F1" w:rsidR="00183BFF" w:rsidRPr="00457B09" w:rsidRDefault="00183BFF" w:rsidP="00097527">
      <w:pPr>
        <w:rPr>
          <w:rtl/>
        </w:rPr>
      </w:pPr>
      <w:r w:rsidRPr="00097527">
        <w:rPr>
          <w:rFonts w:ascii="Fb Fontext" w:hAnsi="Fb Fontext" w:hint="cs"/>
          <w:spacing w:val="-4"/>
          <w:rtl/>
        </w:rPr>
        <w:t>ד</w:t>
      </w:r>
      <w:r w:rsidRPr="00097527">
        <w:rPr>
          <w:rFonts w:ascii="Fb Fontext" w:hAnsi="Fb Fontext"/>
          <w:spacing w:val="-4"/>
          <w:rtl/>
        </w:rPr>
        <w:t xml:space="preserve">נכרי שהביא דורון לישראל, </w:t>
      </w:r>
      <w:r w:rsidR="00097527" w:rsidRPr="00097527">
        <w:rPr>
          <w:rFonts w:ascii="Fb Fontext" w:hAnsi="Fb Fontext" w:hint="cs"/>
          <w:spacing w:val="-4"/>
          <w:rtl/>
        </w:rPr>
        <w:t>אפי'</w:t>
      </w:r>
      <w:r w:rsidRPr="00097527">
        <w:rPr>
          <w:rFonts w:ascii="Fb Fontext" w:hAnsi="Fb Fontext"/>
          <w:spacing w:val="-4"/>
          <w:rtl/>
        </w:rPr>
        <w:t xml:space="preserve"> דגים המפולמין ופירות בני יומן </w:t>
      </w:r>
      <w:r w:rsidRPr="00457B09">
        <w:rPr>
          <w:rtl/>
        </w:rPr>
        <w:t>- מותרין.</w:t>
      </w:r>
      <w:r w:rsidR="00097527" w:rsidRPr="00457B09">
        <w:rPr>
          <w:rFonts w:hint="cs"/>
          <w:rtl/>
        </w:rPr>
        <w:t xml:space="preserve"> </w:t>
      </w:r>
      <w:r w:rsidR="00E47C4A" w:rsidRPr="00457B09">
        <w:rPr>
          <w:rStyle w:val="afffff3"/>
          <w:rFonts w:hint="cs"/>
          <w:rtl/>
        </w:rPr>
        <w:t>והך</w:t>
      </w:r>
      <w:r w:rsidR="00E47C4A" w:rsidRPr="00457B09">
        <w:rPr>
          <w:rFonts w:hint="cs"/>
          <w:rtl/>
        </w:rPr>
        <w:t xml:space="preserve"> ד</w:t>
      </w:r>
      <w:r w:rsidRPr="00457B09">
        <w:rPr>
          <w:rFonts w:hint="cs"/>
          <w:rtl/>
        </w:rPr>
        <w:t>למ</w:t>
      </w:r>
      <w:r w:rsidRPr="00457B09">
        <w:rPr>
          <w:rtl/>
        </w:rPr>
        <w:t>"</w:t>
      </w:r>
      <w:r w:rsidRPr="00457B09">
        <w:rPr>
          <w:rFonts w:hint="cs"/>
          <w:rtl/>
        </w:rPr>
        <w:t xml:space="preserve">ד </w:t>
      </w:r>
      <w:r w:rsidR="00E47C4A" w:rsidRPr="00457B09">
        <w:rPr>
          <w:rFonts w:hint="cs"/>
          <w:rtl/>
        </w:rPr>
        <w:t>לקבל דבלאו בני יומן מי שרי בטלטול</w:t>
      </w:r>
      <w:r w:rsidRPr="00457B09">
        <w:rPr>
          <w:rFonts w:hint="cs"/>
          <w:rtl/>
        </w:rPr>
        <w:t>.</w:t>
      </w:r>
    </w:p>
    <w:p w14:paraId="0C99FDC7" w14:textId="77777777" w:rsidR="00457B09" w:rsidRPr="00457B09" w:rsidRDefault="00183BFF" w:rsidP="00457B09">
      <w:pPr>
        <w:pStyle w:val="36"/>
        <w:framePr w:wrap="notBeside"/>
        <w:rPr>
          <w:rtl/>
        </w:rPr>
      </w:pPr>
      <w:r w:rsidRPr="00457B09">
        <w:rPr>
          <w:rFonts w:hint="eastAsia"/>
          <w:rtl/>
        </w:rPr>
        <w:t>אלא</w:t>
      </w:r>
    </w:p>
    <w:p w14:paraId="749EC0C2" w14:textId="288548C3" w:rsidR="00183BFF" w:rsidRPr="00392931" w:rsidRDefault="00183BFF" w:rsidP="001B5313">
      <w:pPr>
        <w:spacing w:after="60"/>
        <w:rPr>
          <w:rtl/>
        </w:rPr>
      </w:pPr>
      <w:r w:rsidRPr="003772EC">
        <w:rPr>
          <w:rFonts w:hint="eastAsia"/>
          <w:rtl/>
        </w:rPr>
        <w:t>מיירי</w:t>
      </w:r>
      <w:r w:rsidRPr="003772EC">
        <w:rPr>
          <w:rtl/>
        </w:rPr>
        <w:t xml:space="preserve"> </w:t>
      </w:r>
      <w:r w:rsidRPr="003772EC">
        <w:rPr>
          <w:rFonts w:hint="eastAsia"/>
          <w:rtl/>
        </w:rPr>
        <w:t>באדומים</w:t>
      </w:r>
      <w:r w:rsidRPr="003772EC">
        <w:rPr>
          <w:rtl/>
        </w:rPr>
        <w:t xml:space="preserve"> </w:t>
      </w:r>
      <w:r w:rsidRPr="003772EC">
        <w:rPr>
          <w:rFonts w:hint="eastAsia"/>
          <w:rtl/>
        </w:rPr>
        <w:t>וכבושים</w:t>
      </w:r>
      <w:r w:rsidRPr="003772EC">
        <w:rPr>
          <w:rtl/>
        </w:rPr>
        <w:t xml:space="preserve"> </w:t>
      </w:r>
      <w:r w:rsidRPr="003772EC">
        <w:rPr>
          <w:rFonts w:hint="eastAsia"/>
          <w:rtl/>
        </w:rPr>
        <w:t>בירק</w:t>
      </w:r>
      <w:r w:rsidRPr="003772EC">
        <w:rPr>
          <w:rtl/>
        </w:rPr>
        <w:t xml:space="preserve"> </w:t>
      </w:r>
      <w:r w:rsidR="00E47C4A">
        <w:rPr>
          <w:rFonts w:hint="cs"/>
          <w:rtl/>
        </w:rPr>
        <w:t xml:space="preserve">מאתמול ורק כעין בני יומן הן </w:t>
      </w:r>
      <w:r w:rsidRPr="003772EC">
        <w:rPr>
          <w:rFonts w:hint="eastAsia"/>
          <w:rtl/>
        </w:rPr>
        <w:t>ול</w:t>
      </w:r>
      <w:r>
        <w:rPr>
          <w:rFonts w:hint="cs"/>
          <w:rtl/>
        </w:rPr>
        <w:t>כך</w:t>
      </w:r>
      <w:r w:rsidRPr="003772EC">
        <w:rPr>
          <w:rtl/>
        </w:rPr>
        <w:t xml:space="preserve"> </w:t>
      </w:r>
      <w:r w:rsidRPr="003772EC">
        <w:rPr>
          <w:rFonts w:hint="eastAsia"/>
          <w:rtl/>
        </w:rPr>
        <w:t>מותר</w:t>
      </w:r>
      <w:r w:rsidRPr="003772EC">
        <w:rPr>
          <w:rtl/>
        </w:rPr>
        <w:t>.</w:t>
      </w:r>
    </w:p>
    <w:p w14:paraId="2C8C3E8A" w14:textId="082AFCF5" w:rsidR="0094312F" w:rsidRPr="0094312F" w:rsidRDefault="00183BFF" w:rsidP="0094312F">
      <w:pPr>
        <w:pStyle w:val="36"/>
        <w:framePr w:wrap="notBeside"/>
        <w:rPr>
          <w:rtl/>
        </w:rPr>
      </w:pPr>
      <w:r w:rsidRPr="0094312F">
        <w:rPr>
          <w:rtl/>
        </w:rPr>
        <w:t>ר"</w:t>
      </w:r>
      <w:r w:rsidRPr="0094312F">
        <w:rPr>
          <w:rFonts w:hint="cs"/>
          <w:rtl/>
        </w:rPr>
        <w:t>פ</w:t>
      </w:r>
      <w:r w:rsidRPr="0094312F">
        <w:rPr>
          <w:rtl/>
        </w:rPr>
        <w:t>:</w:t>
      </w:r>
      <w:r w:rsidR="0094312F">
        <w:rPr>
          <w:rFonts w:hint="cs"/>
          <w:rtl/>
        </w:rPr>
        <w:t>- הלכתא:</w:t>
      </w:r>
    </w:p>
    <w:p w14:paraId="3DA561C4" w14:textId="2921E321" w:rsidR="00183BFF" w:rsidRPr="00E47C4A" w:rsidRDefault="00183BFF" w:rsidP="00593364">
      <w:pPr>
        <w:rPr>
          <w:rStyle w:val="afffffc"/>
          <w:rtl/>
        </w:rPr>
      </w:pPr>
      <w:r w:rsidRPr="00BF5D1E">
        <w:rPr>
          <w:rFonts w:cs="PFT_Frank"/>
          <w:b/>
          <w:bCs/>
          <w:szCs w:val="14"/>
          <w:rtl/>
        </w:rPr>
        <w:t>נכרי</w:t>
      </w:r>
      <w:r w:rsidRPr="0094312F">
        <w:rPr>
          <w:rtl/>
        </w:rPr>
        <w:t xml:space="preserve"> </w:t>
      </w:r>
      <w:r w:rsidR="00E47C4A" w:rsidRPr="0094312F">
        <w:rPr>
          <w:rtl/>
        </w:rPr>
        <w:t>שהביא דורון לישראל</w:t>
      </w:r>
      <w:r w:rsidRPr="0094312F">
        <w:rPr>
          <w:rtl/>
        </w:rPr>
        <w:t xml:space="preserve">, </w:t>
      </w:r>
      <w:r w:rsidRPr="00BF5D1E">
        <w:rPr>
          <w:rFonts w:cs="PFT_Frank"/>
          <w:b/>
          <w:bCs/>
          <w:szCs w:val="14"/>
          <w:rtl/>
        </w:rPr>
        <w:t>אם יש מאותו המין במחובר</w:t>
      </w:r>
      <w:r w:rsidRPr="0094312F">
        <w:rPr>
          <w:rtl/>
        </w:rPr>
        <w:t xml:space="preserve"> אסור </w:t>
      </w:r>
      <w:r w:rsidRPr="003772EC">
        <w:rPr>
          <w:rStyle w:val="afffffc"/>
          <w:rFonts w:hint="eastAsia"/>
          <w:rtl/>
        </w:rPr>
        <w:t>מוקצה</w:t>
      </w:r>
      <w:r w:rsidR="00E47C4A" w:rsidRPr="00E47C4A">
        <w:rPr>
          <w:rStyle w:val="afffffc"/>
          <w:rFonts w:hint="cs"/>
          <w:rtl/>
        </w:rPr>
        <w:t>,</w:t>
      </w:r>
      <w:r w:rsidRPr="003772EC">
        <w:rPr>
          <w:rFonts w:ascii="Fb Fontext" w:hAnsi="Fb Fontext"/>
          <w:spacing w:val="-4"/>
          <w:rtl/>
        </w:rPr>
        <w:t xml:space="preserve"> </w:t>
      </w:r>
      <w:r w:rsidRPr="0094312F">
        <w:rPr>
          <w:rtl/>
        </w:rPr>
        <w:t>ולערב בכדי שיעשו</w:t>
      </w:r>
      <w:r w:rsidRPr="003772EC">
        <w:rPr>
          <w:rFonts w:ascii="Fb Fontext" w:hAnsi="Fb Fontext"/>
          <w:spacing w:val="-8"/>
          <w:rtl/>
        </w:rPr>
        <w:t xml:space="preserve"> </w:t>
      </w:r>
      <w:r w:rsidRPr="003772EC">
        <w:rPr>
          <w:rStyle w:val="afffffc"/>
          <w:rtl/>
        </w:rPr>
        <w:t>היינו מוצאי יו"</w:t>
      </w:r>
      <w:r w:rsidRPr="003772EC">
        <w:rPr>
          <w:rStyle w:val="afffffc"/>
          <w:rFonts w:hint="eastAsia"/>
          <w:rtl/>
        </w:rPr>
        <w:t>ט</w:t>
      </w:r>
      <w:r w:rsidRPr="003772EC">
        <w:rPr>
          <w:rStyle w:val="afffffc"/>
          <w:rtl/>
        </w:rPr>
        <w:t xml:space="preserve"> </w:t>
      </w:r>
      <w:r w:rsidRPr="003772EC">
        <w:rPr>
          <w:rStyle w:val="afffffc"/>
          <w:rFonts w:hint="eastAsia"/>
          <w:rtl/>
        </w:rPr>
        <w:t>ראשון</w:t>
      </w:r>
      <w:r w:rsidRPr="003772EC">
        <w:rPr>
          <w:rStyle w:val="afffffc"/>
          <w:rtl/>
        </w:rPr>
        <w:t xml:space="preserve"> </w:t>
      </w:r>
      <w:r w:rsidRPr="003772EC">
        <w:rPr>
          <w:rStyle w:val="afffffc"/>
          <w:rFonts w:hint="eastAsia"/>
          <w:rtl/>
        </w:rPr>
        <w:t>דממ</w:t>
      </w:r>
      <w:r w:rsidRPr="003772EC">
        <w:rPr>
          <w:rStyle w:val="afffffc"/>
          <w:rtl/>
        </w:rPr>
        <w:t>"</w:t>
      </w:r>
      <w:r w:rsidRPr="003772EC">
        <w:rPr>
          <w:rStyle w:val="afffffc"/>
          <w:rFonts w:hint="eastAsia"/>
          <w:rtl/>
        </w:rPr>
        <w:t>נ</w:t>
      </w:r>
      <w:r w:rsidRPr="003772EC">
        <w:rPr>
          <w:rStyle w:val="afffffc"/>
          <w:rtl/>
        </w:rPr>
        <w:t xml:space="preserve"> </w:t>
      </w:r>
      <w:r w:rsidRPr="003772EC">
        <w:rPr>
          <w:rStyle w:val="afffffc"/>
          <w:rFonts w:hint="eastAsia"/>
          <w:rtl/>
        </w:rPr>
        <w:t>הוא</w:t>
      </w:r>
      <w:r w:rsidRPr="003772EC">
        <w:rPr>
          <w:rStyle w:val="afffffc"/>
          <w:rtl/>
        </w:rPr>
        <w:t xml:space="preserve"> </w:t>
      </w:r>
      <w:r>
        <w:rPr>
          <w:rStyle w:val="afffff3"/>
          <w:rFonts w:hint="eastAsia"/>
          <w:rtl/>
          <w:rPrChange w:id="9069" w:author="מנוע אמוראים" w:date="2026-10-05T16:41:24Z">
            <w:rPr>
              <w:rStyle w:val="afffffc"/>
              <w:rFonts w:hint="eastAsia"/>
              <w:rtl/>
            </w:rPr>
          </w:rPrChange>
        </w:rPr>
        <w:t xml:space="preserve">ו</w:t>
      </w:r>
      <w:r>
        <w:rPr>
          <w:rStyle w:val="afffff3"/>
          <w:rFonts w:hint="eastAsia"/>
          <w:rtl/>
          <w:rPrChange w:id="9070" w:author="מנוע אמוראים" w:date="2026-10-05T16:41:24Z">
            <w:rPr>
              <w:rStyle w:val="afffffc"/>
              <w:rFonts w:hint="eastAsia"/>
              <w:rtl/>
            </w:rPr>
          </w:rPrChange>
        </w:rPr>
        <w:t xml:space="preserve">ר</w:t>
      </w:r>
      <w:r>
        <w:rPr>
          <w:rStyle w:val="afffff3"/>
          <w:rtl/>
          <w:rPrChange w:id="9071" w:author="מנוע אמוראים" w:date="2026-10-05T16:41:24Z">
            <w:rPr>
              <w:rStyle w:val="afffffc"/>
              <w:rtl/>
            </w:rPr>
          </w:rPrChange>
        </w:rPr>
        <w:t xml:space="preserve">"</w:t>
      </w:r>
      <w:r>
        <w:rPr>
          <w:rStyle w:val="afffff3"/>
          <w:rFonts w:hint="eastAsia"/>
          <w:rtl/>
          <w:rPrChange w:id="9072" w:author="מנוע אמוראים" w:date="2026-10-05T16:41:24Z">
            <w:rPr>
              <w:rStyle w:val="afffffc"/>
              <w:rFonts w:hint="eastAsia"/>
              <w:rtl/>
            </w:rPr>
          </w:rPrChange>
        </w:rPr>
        <w:t xml:space="preserve">י</w:t>
      </w:r>
      <w:r w:rsidRPr="003772EC">
        <w:rPr>
          <w:rStyle w:val="afffffc"/>
          <w:rtl/>
        </w:rPr>
        <w:t xml:space="preserve"> </w:t>
      </w:r>
      <w:r w:rsidRPr="00E47C4A">
        <w:rPr>
          <w:rStyle w:val="afffffc"/>
          <w:rFonts w:hint="cs"/>
          <w:rtl/>
        </w:rPr>
        <w:t>חלק</w:t>
      </w:r>
      <w:r w:rsidRPr="003772EC">
        <w:rPr>
          <w:rStyle w:val="afffffc"/>
          <w:rtl/>
        </w:rPr>
        <w:t xml:space="preserve"> </w:t>
      </w:r>
    </w:p>
    <w:p w14:paraId="0CA47E36" w14:textId="77777777" w:rsidR="00183BFF" w:rsidRPr="006F178A" w:rsidRDefault="00183BFF" w:rsidP="00E47C4A">
      <w:pPr>
        <w:rPr>
          <w:rtl/>
        </w:rPr>
      </w:pPr>
      <w:r w:rsidRPr="00EE6043">
        <w:rPr>
          <w:rFonts w:cs="PFT_Frank"/>
          <w:b/>
          <w:bCs/>
          <w:szCs w:val="14"/>
          <w:rtl/>
        </w:rPr>
        <w:t>ואם אין מאותו המין במחובר</w:t>
      </w:r>
      <w:r w:rsidRPr="006F178A">
        <w:rPr>
          <w:rtl/>
        </w:rPr>
        <w:t xml:space="preserve">, </w:t>
      </w:r>
      <w:r w:rsidR="00E47C4A">
        <w:rPr>
          <w:rFonts w:hint="cs"/>
          <w:rtl/>
        </w:rPr>
        <w:t>אם מ</w:t>
      </w:r>
      <w:r w:rsidRPr="006F178A">
        <w:rPr>
          <w:rtl/>
        </w:rPr>
        <w:t>תו</w:t>
      </w:r>
      <w:r>
        <w:rPr>
          <w:rtl/>
        </w:rPr>
        <w:t>ך התחום - מותר</w:t>
      </w:r>
      <w:r w:rsidRPr="006F178A">
        <w:rPr>
          <w:rtl/>
        </w:rPr>
        <w:t>.</w:t>
      </w:r>
    </w:p>
    <w:p w14:paraId="1D8AA793" w14:textId="77777777" w:rsidR="00183BFF" w:rsidRPr="006F178A" w:rsidRDefault="00183BFF" w:rsidP="00183BFF">
      <w:pPr>
        <w:rPr>
          <w:rtl/>
        </w:rPr>
      </w:pPr>
      <w:r w:rsidRPr="006F178A">
        <w:rPr>
          <w:rtl/>
        </w:rPr>
        <w:t xml:space="preserve">והבא </w:t>
      </w:r>
      <w:r w:rsidR="00E47C4A">
        <w:rPr>
          <w:rFonts w:hint="cs"/>
          <w:rtl/>
        </w:rPr>
        <w:t>מחוץ לתחום ל</w:t>
      </w:r>
      <w:r w:rsidRPr="006F178A">
        <w:rPr>
          <w:rtl/>
        </w:rPr>
        <w:t>ישראל זה - מותר לישראל אחר.</w:t>
      </w:r>
    </w:p>
    <w:p w14:paraId="482B47EB" w14:textId="77777777" w:rsidR="00183BFF" w:rsidRPr="006F178A" w:rsidRDefault="00183BFF" w:rsidP="00183BFF">
      <w:pPr>
        <w:pStyle w:val="afff2"/>
        <w:framePr w:wrap="around"/>
        <w:rPr>
          <w:rtl/>
        </w:rPr>
      </w:pPr>
      <w:r w:rsidRPr="006F178A">
        <w:rPr>
          <w:rFonts w:hint="cs"/>
          <w:rtl/>
        </w:rPr>
        <w:lastRenderedPageBreak/>
        <w:t>כה.</w:t>
      </w:r>
    </w:p>
    <w:p w14:paraId="3F72CDF9" w14:textId="77777777" w:rsidR="00183BFF" w:rsidRPr="002F1385" w:rsidRDefault="00183BFF" w:rsidP="00183BFF">
      <w:pPr>
        <w:pStyle w:val="afffff8"/>
        <w:rPr>
          <w:rtl/>
        </w:rPr>
      </w:pPr>
      <w:r w:rsidRPr="002F1385">
        <w:rPr>
          <w:rFonts w:hint="cs"/>
          <w:rtl/>
        </w:rPr>
        <w:t>סוכר אמת המים מעיו</w:t>
      </w:r>
      <w:r w:rsidR="0001190A">
        <w:rPr>
          <w:rtl/>
        </w:rPr>
        <w:t>"</w:t>
      </w:r>
      <w:r w:rsidRPr="002F1385">
        <w:rPr>
          <w:rFonts w:hint="cs"/>
          <w:rtl/>
        </w:rPr>
        <w:t>ט ולמחר מצא דגים</w:t>
      </w:r>
    </w:p>
    <w:p w14:paraId="2A187675" w14:textId="77777777" w:rsidR="007155E9" w:rsidRPr="007155E9" w:rsidRDefault="00183BFF" w:rsidP="007155E9">
      <w:pPr>
        <w:pStyle w:val="36"/>
        <w:framePr w:wrap="notBeside"/>
        <w:rPr>
          <w:rtl/>
        </w:rPr>
      </w:pPr>
      <w:r w:rsidRPr="007155E9">
        <w:rPr>
          <w:rFonts w:hint="cs"/>
          <w:rtl/>
        </w:rPr>
        <w:t>רב</w:t>
      </w:r>
      <w:r w:rsidRPr="007155E9">
        <w:rPr>
          <w:rtl/>
        </w:rPr>
        <w:t>:</w:t>
      </w:r>
    </w:p>
    <w:p w14:paraId="3254ADDD" w14:textId="42B358DE" w:rsidR="00183BFF" w:rsidRPr="00407FCC" w:rsidRDefault="00183BFF" w:rsidP="00407FCC">
      <w:pPr>
        <w:rPr>
          <w:spacing w:val="-2"/>
          <w:rtl/>
        </w:rPr>
      </w:pPr>
      <w:r w:rsidRPr="007155E9">
        <w:rPr>
          <w:rFonts w:hint="cs"/>
          <w:rtl/>
        </w:rPr>
        <w:t xml:space="preserve"> </w:t>
      </w:r>
      <w:r w:rsidRPr="007155E9">
        <w:rPr>
          <w:rtl/>
        </w:rPr>
        <w:t>מותרין</w:t>
      </w:r>
      <w:r w:rsidRPr="00407FCC">
        <w:rPr>
          <w:rFonts w:ascii="Fb Fontext" w:hAnsi="Fb Fontext"/>
          <w:spacing w:val="-2"/>
          <w:rtl/>
        </w:rPr>
        <w:t>.</w:t>
      </w:r>
      <w:r w:rsidR="00407FCC" w:rsidRPr="00407FCC">
        <w:rPr>
          <w:rFonts w:hint="cs"/>
          <w:spacing w:val="-2"/>
          <w:rtl/>
        </w:rPr>
        <w:t xml:space="preserve"> </w:t>
      </w:r>
      <w:r w:rsidRPr="00407FCC">
        <w:rPr>
          <w:rStyle w:val="afffff3"/>
          <w:spacing w:val="-2"/>
          <w:rtl/>
        </w:rPr>
        <w:t>ר"</w:t>
      </w:r>
      <w:r w:rsidRPr="00407FCC">
        <w:rPr>
          <w:rStyle w:val="afffff3"/>
          <w:rFonts w:hint="cs"/>
          <w:spacing w:val="-2"/>
          <w:rtl/>
        </w:rPr>
        <w:t>ח:</w:t>
      </w:r>
      <w:r w:rsidRPr="00407FCC">
        <w:rPr>
          <w:spacing w:val="-2"/>
          <w:rtl/>
        </w:rPr>
        <w:t xml:space="preserve"> </w:t>
      </w:r>
      <w:r w:rsidRPr="007C0197">
        <w:rPr>
          <w:rtl/>
        </w:rPr>
        <w:t>מ</w:t>
      </w:r>
      <w:r w:rsidRPr="00F939FB">
        <w:rPr>
          <w:rtl/>
        </w:rPr>
        <w:t>דברי</w:t>
      </w:r>
      <w:r w:rsidR="00E47C4A" w:rsidRPr="00F939FB">
        <w:rPr>
          <w:rFonts w:hint="cs"/>
          <w:rtl/>
        </w:rPr>
        <w:t>ו</w:t>
      </w:r>
      <w:r w:rsidR="00097527" w:rsidRPr="00F939FB">
        <w:rPr>
          <w:rtl/>
        </w:rPr>
        <w:t xml:space="preserve"> נלמד</w:t>
      </w:r>
      <w:r w:rsidRPr="00F939FB">
        <w:rPr>
          <w:rtl/>
        </w:rPr>
        <w:t xml:space="preserve"> </w:t>
      </w:r>
      <w:r w:rsidR="00097527" w:rsidRPr="00F939FB">
        <w:rPr>
          <w:rFonts w:hint="cs"/>
          <w:rtl/>
        </w:rPr>
        <w:t>ש</w:t>
      </w:r>
      <w:r w:rsidRPr="00F939FB">
        <w:rPr>
          <w:rtl/>
        </w:rPr>
        <w:t>חיה שקננה בפרדס א</w:t>
      </w:r>
      <w:r w:rsidRPr="00F939FB">
        <w:rPr>
          <w:rFonts w:hint="cs"/>
          <w:rtl/>
        </w:rPr>
        <w:t>"צ</w:t>
      </w:r>
      <w:r w:rsidRPr="00F939FB">
        <w:rPr>
          <w:rtl/>
        </w:rPr>
        <w:t xml:space="preserve"> זמון</w:t>
      </w:r>
      <w:r w:rsidRPr="007C0197">
        <w:rPr>
          <w:rtl/>
        </w:rPr>
        <w:t>.</w:t>
      </w:r>
      <w:r w:rsidRPr="007C0197">
        <w:rPr>
          <w:rFonts w:hint="cs"/>
          <w:rtl/>
        </w:rPr>
        <w:t xml:space="preserve"> </w:t>
      </w:r>
    </w:p>
    <w:p w14:paraId="6D9914FB" w14:textId="77777777" w:rsidR="007155E9" w:rsidRPr="007155E9" w:rsidRDefault="00183BFF" w:rsidP="007155E9">
      <w:pPr>
        <w:pStyle w:val="36"/>
        <w:framePr w:wrap="notBeside"/>
        <w:rPr>
          <w:rtl/>
        </w:rPr>
      </w:pPr>
      <w:r w:rsidRPr="007155E9">
        <w:rPr>
          <w:rFonts w:hint="cs"/>
          <w:rtl/>
        </w:rPr>
        <w:t>ר</w:t>
      </w:r>
      <w:r w:rsidRPr="007155E9">
        <w:rPr>
          <w:rtl/>
        </w:rPr>
        <w:t>"</w:t>
      </w:r>
      <w:r w:rsidRPr="007155E9">
        <w:rPr>
          <w:rFonts w:hint="cs"/>
          <w:rtl/>
        </w:rPr>
        <w:t>נ</w:t>
      </w:r>
      <w:r w:rsidRPr="007155E9">
        <w:rPr>
          <w:rtl/>
        </w:rPr>
        <w:t>:</w:t>
      </w:r>
    </w:p>
    <w:p w14:paraId="759EBA0B" w14:textId="60E73094" w:rsidR="00097527" w:rsidRPr="007155E9" w:rsidRDefault="00183BFF" w:rsidP="00097527">
      <w:pPr>
        <w:rPr>
          <w:rtl/>
        </w:rPr>
      </w:pPr>
      <w:r w:rsidRPr="007155E9">
        <w:rPr>
          <w:rtl/>
        </w:rPr>
        <w:t>נפל חבר</w:t>
      </w:r>
      <w:r w:rsidRPr="007155E9">
        <w:rPr>
          <w:rFonts w:hint="cs"/>
          <w:rtl/>
        </w:rPr>
        <w:t xml:space="preserve">נו במחלוקת גדולה. </w:t>
      </w:r>
      <w:r w:rsidR="00E47C4A" w:rsidRPr="007155E9">
        <w:rPr>
          <w:rFonts w:hint="cs"/>
          <w:rtl/>
        </w:rPr>
        <w:t>שבאמת המים</w:t>
      </w:r>
      <w:r w:rsidRPr="007155E9">
        <w:rPr>
          <w:rFonts w:hint="cs"/>
          <w:rtl/>
        </w:rPr>
        <w:t xml:space="preserve"> </w:t>
      </w:r>
      <w:r w:rsidR="00A8610C" w:rsidRPr="007155E9">
        <w:rPr>
          <w:rFonts w:hint="cs"/>
          <w:rtl/>
        </w:rPr>
        <w:t xml:space="preserve">לא </w:t>
      </w:r>
      <w:r w:rsidRPr="007155E9">
        <w:rPr>
          <w:rFonts w:hint="cs"/>
          <w:rtl/>
        </w:rPr>
        <w:t xml:space="preserve">עשה מעשה, </w:t>
      </w:r>
    </w:p>
    <w:p w14:paraId="65543221" w14:textId="77777777" w:rsidR="00183BFF" w:rsidRDefault="00183BFF" w:rsidP="00097527">
      <w:pPr>
        <w:ind w:firstLine="170"/>
        <w:rPr>
          <w:rtl/>
        </w:rPr>
      </w:pPr>
      <w:r w:rsidRPr="001F19F5">
        <w:rPr>
          <w:rFonts w:hint="cs"/>
          <w:rtl/>
        </w:rPr>
        <w:t>משא</w:t>
      </w:r>
      <w:r w:rsidR="0001190A">
        <w:rPr>
          <w:rtl/>
        </w:rPr>
        <w:t>"</w:t>
      </w:r>
      <w:r w:rsidRPr="001F19F5">
        <w:rPr>
          <w:rFonts w:hint="cs"/>
          <w:rtl/>
        </w:rPr>
        <w:t xml:space="preserve">כ </w:t>
      </w:r>
      <w:r w:rsidR="003B198D">
        <w:rPr>
          <w:rFonts w:hint="cs"/>
          <w:rtl/>
        </w:rPr>
        <w:t>כאן</w:t>
      </w:r>
      <w:r w:rsidR="00E47C4A">
        <w:rPr>
          <w:rFonts w:hint="cs"/>
          <w:rtl/>
        </w:rPr>
        <w:t xml:space="preserve"> </w:t>
      </w:r>
      <w:r w:rsidRPr="001F19F5">
        <w:rPr>
          <w:rFonts w:hint="cs"/>
          <w:rtl/>
        </w:rPr>
        <w:t>עשה מעשה</w:t>
      </w:r>
      <w:r w:rsidRPr="001F19F5">
        <w:rPr>
          <w:rtl/>
        </w:rPr>
        <w:t>.</w:t>
      </w:r>
    </w:p>
    <w:p w14:paraId="25D6768E" w14:textId="77777777" w:rsidR="007155E9" w:rsidRPr="007155E9" w:rsidRDefault="00A8610C" w:rsidP="007155E9">
      <w:pPr>
        <w:pStyle w:val="36"/>
        <w:framePr w:wrap="notBeside"/>
        <w:rPr>
          <w:rtl/>
        </w:rPr>
      </w:pPr>
      <w:r w:rsidRPr="007155E9">
        <w:rPr>
          <w:rFonts w:hint="cs"/>
          <w:rtl/>
        </w:rPr>
        <w:t>וקשה</w:t>
      </w:r>
      <w:r w:rsidR="00097527" w:rsidRPr="007155E9">
        <w:rPr>
          <w:rFonts w:hint="cs"/>
          <w:rtl/>
        </w:rPr>
        <w:t>:</w:t>
      </w:r>
    </w:p>
    <w:p w14:paraId="6A13F8D2" w14:textId="378D4232" w:rsidR="00183BFF" w:rsidRPr="00BF5D1E" w:rsidRDefault="00A8610C" w:rsidP="007155E9">
      <w:pPr>
        <w:jc w:val="center"/>
        <w:rPr>
          <w:rFonts w:cs="PFT_Frank"/>
          <w:b/>
          <w:bCs/>
          <w:szCs w:val="14"/>
          <w:rtl/>
        </w:rPr>
      </w:pPr>
      <w:r w:rsidRPr="00BF5D1E">
        <w:rPr>
          <w:rFonts w:cs="PFT_Frank" w:hint="cs"/>
          <w:b/>
          <w:bCs/>
          <w:szCs w:val="14"/>
          <w:rtl/>
        </w:rPr>
        <w:t>מעדות שמעיה ואבטליון דבעי זימון</w:t>
      </w:r>
      <w:r w:rsidR="00097527" w:rsidRPr="00BF5D1E">
        <w:rPr>
          <w:rFonts w:cs="PFT_Frank" w:hint="cs"/>
          <w:b/>
          <w:bCs/>
          <w:szCs w:val="14"/>
          <w:rtl/>
        </w:rPr>
        <w:t>.</w:t>
      </w:r>
    </w:p>
    <w:p w14:paraId="1B3D9284" w14:textId="77777777" w:rsidR="00183BFF" w:rsidRPr="001F19F5" w:rsidRDefault="00183BFF" w:rsidP="00A8610C">
      <w:pPr>
        <w:rPr>
          <w:rFonts w:cs="Guttman Vilna"/>
          <w:b/>
          <w:bCs/>
          <w:rtl/>
        </w:rPr>
      </w:pPr>
      <w:r w:rsidRPr="007155E9">
        <w:rPr>
          <w:rtl/>
        </w:rPr>
        <w:t xml:space="preserve">צפור דרור </w:t>
      </w:r>
      <w:r w:rsidR="00A8610C" w:rsidRPr="007155E9">
        <w:rPr>
          <w:rFonts w:hint="cs"/>
          <w:rtl/>
        </w:rPr>
        <w:t>קושר</w:t>
      </w:r>
      <w:r w:rsidRPr="007155E9">
        <w:rPr>
          <w:rtl/>
        </w:rPr>
        <w:t xml:space="preserve"> בכנפיה שלא תתחלף באמה,</w:t>
      </w:r>
      <w:r w:rsidRPr="001F19F5">
        <w:rPr>
          <w:rtl/>
        </w:rPr>
        <w:t xml:space="preserve"> </w:t>
      </w:r>
      <w:r w:rsidRPr="00EE6043">
        <w:rPr>
          <w:rFonts w:cs="PFT_Frank"/>
          <w:b/>
          <w:bCs/>
          <w:szCs w:val="14"/>
          <w:rtl/>
        </w:rPr>
        <w:t>תיובתא.</w:t>
      </w:r>
    </w:p>
    <w:p w14:paraId="242A9FF5" w14:textId="77777777" w:rsidR="00183BFF" w:rsidRPr="006F178A" w:rsidRDefault="00183BFF" w:rsidP="00F7510E">
      <w:pPr>
        <w:pStyle w:val="afffffe"/>
        <w:spacing w:before="0"/>
        <w:ind w:left="510" w:firstLine="170"/>
        <w:rPr>
          <w:rtl/>
        </w:rPr>
      </w:pPr>
      <w:r w:rsidRPr="00D159D1">
        <w:rPr>
          <w:rStyle w:val="afffd"/>
          <w:rFonts w:cs="PFT_Frank" w:hint="cs"/>
          <w:szCs w:val="14"/>
          <w:rtl/>
        </w:rPr>
        <w:t>מאידך משמע דלא בעי זימון</w:t>
      </w:r>
      <w:r w:rsidRPr="006F178A">
        <w:rPr>
          <w:rFonts w:hint="cs"/>
          <w:rtl/>
        </w:rPr>
        <w:t>.</w:t>
      </w:r>
    </w:p>
    <w:p w14:paraId="61B467E1" w14:textId="77777777" w:rsidR="007155E9" w:rsidRPr="007155E9" w:rsidRDefault="00183BFF" w:rsidP="007155E9">
      <w:pPr>
        <w:pStyle w:val="36"/>
        <w:framePr w:wrap="notBeside"/>
        <w:rPr>
          <w:rtl/>
        </w:rPr>
      </w:pPr>
      <w:r w:rsidRPr="007155E9">
        <w:rPr>
          <w:rFonts w:hint="cs"/>
          <w:rtl/>
        </w:rPr>
        <w:t>דרשב</w:t>
      </w:r>
      <w:r w:rsidRPr="007155E9">
        <w:rPr>
          <w:rtl/>
        </w:rPr>
        <w:t>"</w:t>
      </w:r>
      <w:r w:rsidRPr="007155E9">
        <w:rPr>
          <w:rFonts w:hint="cs"/>
          <w:rtl/>
        </w:rPr>
        <w:t>א</w:t>
      </w:r>
      <w:r w:rsidRPr="007155E9">
        <w:rPr>
          <w:rtl/>
        </w:rPr>
        <w:t>:</w:t>
      </w:r>
    </w:p>
    <w:p w14:paraId="7470AE86" w14:textId="565B9DC3" w:rsidR="00183BFF" w:rsidRPr="00134AC5" w:rsidRDefault="00183BFF" w:rsidP="00134AC5">
      <w:pPr>
        <w:rPr>
          <w:rFonts w:cs="Guttman Vilna"/>
          <w:b/>
          <w:bCs/>
          <w:spacing w:val="-4"/>
          <w:rtl/>
        </w:rPr>
      </w:pPr>
      <w:r w:rsidRPr="007C5E14">
        <w:rPr>
          <w:rStyle w:val="afffff3"/>
          <w:spacing w:val="-2"/>
          <w:rtl/>
        </w:rPr>
        <w:t xml:space="preserve">מודים ב"ש וב"ה </w:t>
      </w:r>
      <w:r w:rsidRPr="007155E9">
        <w:rPr>
          <w:rtl/>
        </w:rPr>
        <w:t>שהזמינן בקן ומצא לפני הקן שאסורין.</w:t>
      </w:r>
      <w:r w:rsidRPr="007C5E14">
        <w:rPr>
          <w:rFonts w:hint="cs"/>
          <w:spacing w:val="-2"/>
          <w:rtl/>
        </w:rPr>
        <w:t xml:space="preserve"> </w:t>
      </w:r>
      <w:r w:rsidR="00134AC5">
        <w:rPr>
          <w:rFonts w:hint="cs"/>
          <w:rtl/>
        </w:rPr>
        <w:t xml:space="preserve">אבל </w:t>
      </w:r>
      <w:r w:rsidR="00504118">
        <w:rPr>
          <w:rtl/>
        </w:rPr>
        <w:t xml:space="preserve">אווזים </w:t>
      </w:r>
      <w:r w:rsidRPr="006F178A">
        <w:rPr>
          <w:rtl/>
        </w:rPr>
        <w:t xml:space="preserve">תרנגולים, ויוני הרדסיאות, </w:t>
      </w:r>
      <w:r w:rsidRPr="00EE6043">
        <w:rPr>
          <w:rFonts w:cs="PFT_Frank"/>
          <w:b/>
          <w:bCs/>
          <w:szCs w:val="14"/>
          <w:rtl/>
        </w:rPr>
        <w:t>וחיה שקננה בפרדס</w:t>
      </w:r>
      <w:r w:rsidRPr="006F178A">
        <w:rPr>
          <w:rtl/>
        </w:rPr>
        <w:t xml:space="preserve"> - מותרין, ואין </w:t>
      </w:r>
      <w:r w:rsidRPr="00134AC5">
        <w:rPr>
          <w:spacing w:val="-4"/>
          <w:rtl/>
        </w:rPr>
        <w:t>צריכין זמון.</w:t>
      </w:r>
      <w:r w:rsidR="00134AC5" w:rsidRPr="00134AC5">
        <w:rPr>
          <w:rFonts w:hint="cs"/>
          <w:spacing w:val="-4"/>
          <w:rtl/>
        </w:rPr>
        <w:t xml:space="preserve"> </w:t>
      </w:r>
      <w:r w:rsidR="00E47C4A" w:rsidRPr="00134AC5">
        <w:rPr>
          <w:spacing w:val="-4"/>
          <w:rtl/>
        </w:rPr>
        <w:t>וצפור דרור צרי</w:t>
      </w:r>
      <w:r w:rsidR="00E47C4A" w:rsidRPr="00134AC5">
        <w:rPr>
          <w:rFonts w:hint="cs"/>
          <w:spacing w:val="-4"/>
          <w:rtl/>
        </w:rPr>
        <w:t>ך</w:t>
      </w:r>
      <w:r w:rsidRPr="00134AC5">
        <w:rPr>
          <w:spacing w:val="-4"/>
          <w:rtl/>
        </w:rPr>
        <w:t xml:space="preserve"> לקשר בכנפיה שלא תתחלף באמה.</w:t>
      </w:r>
    </w:p>
    <w:p w14:paraId="21E45021" w14:textId="77777777" w:rsidR="00504118" w:rsidRDefault="00183BFF" w:rsidP="00E47C4A">
      <w:pPr>
        <w:rPr>
          <w:rtl/>
        </w:rPr>
      </w:pPr>
      <w:r w:rsidRPr="00EE6043">
        <w:rPr>
          <w:rFonts w:cs="PFT_Frank"/>
          <w:b/>
          <w:bCs/>
          <w:szCs w:val="14"/>
          <w:rtl/>
        </w:rPr>
        <w:t>והמקושרים והמנוענעין,</w:t>
      </w:r>
      <w:r w:rsidRPr="006F178A">
        <w:rPr>
          <w:rtl/>
        </w:rPr>
        <w:t xml:space="preserve"> </w:t>
      </w:r>
      <w:r w:rsidR="00504118" w:rsidRPr="00BF5D1E">
        <w:rPr>
          <w:rFonts w:cs="PFT_Frank" w:hint="cs"/>
          <w:b/>
          <w:bCs/>
          <w:szCs w:val="14"/>
          <w:rtl/>
        </w:rPr>
        <w:t>בבורות</w:t>
      </w:r>
      <w:r w:rsidR="00504118">
        <w:rPr>
          <w:rFonts w:hint="cs"/>
          <w:rtl/>
        </w:rPr>
        <w:t xml:space="preserve"> בתים שיחין ומערות </w:t>
      </w:r>
      <w:r w:rsidR="00A853F4">
        <w:rPr>
          <w:rFonts w:hint="cs"/>
          <w:rtl/>
        </w:rPr>
        <w:t>-</w:t>
      </w:r>
      <w:r w:rsidR="00504118">
        <w:rPr>
          <w:rFonts w:hint="cs"/>
          <w:rtl/>
        </w:rPr>
        <w:t>מותרין</w:t>
      </w:r>
    </w:p>
    <w:p w14:paraId="4EE2C8CC" w14:textId="2997E532" w:rsidR="00504118" w:rsidRDefault="00504118" w:rsidP="00A853F4">
      <w:pPr>
        <w:ind w:left="1136"/>
        <w:rPr>
          <w:rtl/>
        </w:rPr>
      </w:pPr>
      <w:r>
        <w:rPr>
          <w:rFonts w:hint="cs"/>
          <w:rtl/>
        </w:rPr>
        <w:t xml:space="preserve">     </w:t>
      </w:r>
      <w:r w:rsidRPr="00BF5D1E">
        <w:rPr>
          <w:rFonts w:cs="PFT_Frank" w:hint="cs"/>
          <w:b/>
          <w:bCs/>
          <w:szCs w:val="14"/>
          <w:rtl/>
        </w:rPr>
        <w:t>ובאילנות</w:t>
      </w:r>
      <w:r>
        <w:rPr>
          <w:rFonts w:hint="cs"/>
          <w:rtl/>
        </w:rPr>
        <w:t xml:space="preserve"> אסורין</w:t>
      </w:r>
      <w:r w:rsidR="00A853F4">
        <w:rPr>
          <w:rFonts w:hint="cs"/>
          <w:rtl/>
        </w:rPr>
        <w:t>-</w:t>
      </w:r>
      <w:r>
        <w:rPr>
          <w:rFonts w:hint="cs"/>
          <w:rtl/>
        </w:rPr>
        <w:t xml:space="preserve">שמא יעלה ויתלוש. </w:t>
      </w:r>
    </w:p>
    <w:p w14:paraId="6D3E0689" w14:textId="77777777" w:rsidR="00183BFF" w:rsidRPr="006F178A" w:rsidRDefault="00504118" w:rsidP="00504118">
      <w:pPr>
        <w:ind w:left="1136"/>
        <w:rPr>
          <w:rFonts w:cs="Guttman Vilna"/>
          <w:b/>
          <w:bCs/>
          <w:rtl/>
        </w:rPr>
      </w:pPr>
      <w:r>
        <w:rPr>
          <w:rFonts w:hint="cs"/>
          <w:rtl/>
        </w:rPr>
        <w:t xml:space="preserve">     </w:t>
      </w:r>
      <w:r w:rsidRPr="00BF5D1E">
        <w:rPr>
          <w:rFonts w:cs="PFT_Frank" w:hint="cs"/>
          <w:b/>
          <w:bCs/>
          <w:szCs w:val="14"/>
          <w:rtl/>
        </w:rPr>
        <w:t>ו</w:t>
      </w:r>
      <w:r w:rsidR="00183BFF" w:rsidRPr="00BF5D1E">
        <w:rPr>
          <w:rFonts w:cs="PFT_Frank"/>
          <w:b/>
          <w:bCs/>
          <w:szCs w:val="14"/>
          <w:rtl/>
        </w:rPr>
        <w:t>ב</w:t>
      </w:r>
      <w:r w:rsidR="00E47C4A" w:rsidRPr="00BF5D1E">
        <w:rPr>
          <w:rFonts w:cs="PFT_Frank" w:hint="cs"/>
          <w:b/>
          <w:bCs/>
          <w:szCs w:val="14"/>
          <w:rtl/>
        </w:rPr>
        <w:t>כל מקום</w:t>
      </w:r>
      <w:r w:rsidR="00E47C4A">
        <w:rPr>
          <w:rFonts w:hint="cs"/>
          <w:rtl/>
        </w:rPr>
        <w:t xml:space="preserve"> </w:t>
      </w:r>
      <w:r w:rsidR="00A853F4">
        <w:rPr>
          <w:rFonts w:hint="cs"/>
          <w:rtl/>
        </w:rPr>
        <w:t>-</w:t>
      </w:r>
      <w:r w:rsidR="00183BFF" w:rsidRPr="006F178A">
        <w:rPr>
          <w:rtl/>
        </w:rPr>
        <w:t>אסורין משום גזל.</w:t>
      </w:r>
    </w:p>
    <w:p w14:paraId="7B1C8607" w14:textId="77777777" w:rsidR="00AB2854" w:rsidRPr="00AB2854" w:rsidRDefault="00097527" w:rsidP="00AB2854">
      <w:pPr>
        <w:pStyle w:val="36"/>
        <w:framePr w:wrap="notBeside"/>
        <w:rPr>
          <w:rtl/>
        </w:rPr>
      </w:pPr>
      <w:r w:rsidRPr="00AB2854">
        <w:rPr>
          <w:rFonts w:hint="cs"/>
          <w:rtl/>
        </w:rPr>
        <w:t xml:space="preserve">אלא </w:t>
      </w:r>
      <w:r w:rsidR="00183BFF" w:rsidRPr="00AB2854">
        <w:rPr>
          <w:rFonts w:hint="cs"/>
          <w:rtl/>
        </w:rPr>
        <w:t>רנב</w:t>
      </w:r>
      <w:r w:rsidR="00183BFF" w:rsidRPr="00AB2854">
        <w:rPr>
          <w:rtl/>
        </w:rPr>
        <w:t>"</w:t>
      </w:r>
      <w:r w:rsidR="00183BFF" w:rsidRPr="00AB2854">
        <w:rPr>
          <w:rFonts w:hint="cs"/>
          <w:rtl/>
        </w:rPr>
        <w:t>י</w:t>
      </w:r>
      <w:r w:rsidR="00183BFF" w:rsidRPr="00AB2854">
        <w:rPr>
          <w:rtl/>
        </w:rPr>
        <w:t>:</w:t>
      </w:r>
    </w:p>
    <w:p w14:paraId="7F8D9A18" w14:textId="5BA165E4" w:rsidR="00183BFF" w:rsidRDefault="00097527" w:rsidP="00407FCC">
      <w:pPr>
        <w:pStyle w:val="affffff0"/>
        <w:rPr>
          <w:rtl/>
        </w:rPr>
      </w:pPr>
      <w:r>
        <w:rPr>
          <w:rFonts w:hint="cs"/>
          <w:rtl/>
        </w:rPr>
        <w:t xml:space="preserve">רק </w:t>
      </w:r>
      <w:r w:rsidR="00504118">
        <w:rPr>
          <w:rFonts w:hint="cs"/>
          <w:rtl/>
        </w:rPr>
        <w:t xml:space="preserve">בגנה </w:t>
      </w:r>
      <w:r w:rsidR="00504118" w:rsidRPr="00D977D1">
        <w:rPr>
          <w:rFonts w:cs="PFT_Frank" w:hint="cs"/>
          <w:b/>
          <w:bCs/>
          <w:szCs w:val="14"/>
          <w:rtl/>
        </w:rPr>
        <w:t>הסמוכה</w:t>
      </w:r>
      <w:r w:rsidR="00504118">
        <w:rPr>
          <w:rFonts w:hint="cs"/>
          <w:rtl/>
        </w:rPr>
        <w:t xml:space="preserve"> לעיר מותר</w:t>
      </w:r>
      <w:r>
        <w:rPr>
          <w:rFonts w:hint="cs"/>
          <w:rtl/>
        </w:rPr>
        <w:t>,</w:t>
      </w:r>
      <w:r w:rsidR="00504118">
        <w:rPr>
          <w:rFonts w:hint="cs"/>
          <w:rtl/>
        </w:rPr>
        <w:t xml:space="preserve"> שדעתו עליה</w:t>
      </w:r>
      <w:r w:rsidR="00407FCC">
        <w:rPr>
          <w:rFonts w:hint="cs"/>
          <w:rtl/>
        </w:rPr>
        <w:t>.</w:t>
      </w:r>
      <w:r w:rsidR="00504118">
        <w:rPr>
          <w:rFonts w:hint="cs"/>
          <w:rtl/>
        </w:rPr>
        <w:t xml:space="preserve"> </w:t>
      </w:r>
    </w:p>
    <w:p w14:paraId="2B4DE16B" w14:textId="2E6E4AF7" w:rsidR="00AB2854" w:rsidRPr="006F178A" w:rsidRDefault="00AB2854" w:rsidP="0066104A">
      <w:pPr>
        <w:pStyle w:val="afff0"/>
        <w:spacing w:after="0"/>
        <w:rPr>
          <w:rtl/>
        </w:rPr>
      </w:pPr>
      <w:r>
        <w:rPr>
          <w:rFonts w:hint="cs"/>
          <w:rtl/>
        </w:rPr>
        <w:t>****</w:t>
      </w:r>
    </w:p>
    <w:p>
      <w:pPr>
        <w:pStyle w:val="MishnaBatzad"/>
        <w:rPr>
          <w:ins w:id="20053" w:author="קלוד" w:date="2026-10-06T10:08:13Z"/>
        </w:rPr>
      </w:pPr>
      <w:ins w:id="20052" w:author="קלוד" w:date="2026-10-06T10:08:13Z">
        <w:r>
          <w:t xml:space="preserve">משנה ג</w:t>
        </w:r>
      </w:ins>
    </w:p>
    <w:p w14:paraId="765D934F" w14:textId="77777777" w:rsidR="00407FCC" w:rsidRDefault="00183BFF" w:rsidP="00407FCC">
      <w:pPr>
        <w:pStyle w:val="afff8"/>
        <w:spacing w:before="120"/>
        <w:jc w:val="center"/>
        <w:rPr>
          <w:rtl/>
        </w:rPr>
        <w:pPrChange w:id="90024" w:author="קלוד" w:date="2026-10-08T12:08:16Z">
          <w:pPr>
            <w:pStyle w:val="afff8"/>
            <w:jc w:val="center"/>
          </w:pPr>
        </w:pPrChange>
      </w:pPr>
      <w:r w:rsidRPr="006F178A">
        <w:rPr>
          <w:rtl/>
        </w:rPr>
        <w:t>בהמה מסוכנת לא ישחוט,</w:t>
      </w:r>
    </w:p>
    <w:p w14:paraId="7EE942FE" w14:textId="77777777" w:rsidR="00183BFF" w:rsidRPr="006F178A" w:rsidRDefault="00183BFF" w:rsidP="00407FCC">
      <w:pPr>
        <w:pStyle w:val="afff8"/>
        <w:rPr>
          <w:rtl/>
        </w:rPr>
      </w:pPr>
      <w:r w:rsidRPr="006F178A">
        <w:rPr>
          <w:rtl/>
        </w:rPr>
        <w:t>א</w:t>
      </w:r>
      <w:r w:rsidRPr="006F178A">
        <w:rPr>
          <w:rFonts w:hint="cs"/>
          <w:rtl/>
        </w:rPr>
        <w:t>א</w:t>
      </w:r>
      <w:r w:rsidRPr="006F178A">
        <w:rPr>
          <w:rtl/>
        </w:rPr>
        <w:t>"</w:t>
      </w:r>
      <w:r w:rsidRPr="006F178A">
        <w:rPr>
          <w:rFonts w:hint="cs"/>
          <w:rtl/>
        </w:rPr>
        <w:t>כ</w:t>
      </w:r>
      <w:r w:rsidRPr="006F178A">
        <w:rPr>
          <w:rtl/>
        </w:rPr>
        <w:t xml:space="preserve"> יש שהות ביום לאכול ממנה כזית צלי.</w:t>
      </w:r>
    </w:p>
    <w:p w14:paraId="55BC0FDF" w14:textId="77777777" w:rsidR="00183BFF" w:rsidRPr="006F178A" w:rsidRDefault="00183BFF" w:rsidP="00183BFF">
      <w:pPr>
        <w:pStyle w:val="afff8"/>
        <w:rPr>
          <w:rtl/>
        </w:rPr>
      </w:pPr>
      <w:r w:rsidRPr="00C23687">
        <w:rPr>
          <w:rStyle w:val="afffff1"/>
          <w:rtl/>
        </w:rPr>
        <w:t>ר"</w:t>
      </w:r>
      <w:r w:rsidRPr="00C23687">
        <w:rPr>
          <w:rStyle w:val="afffff1"/>
          <w:rFonts w:hint="cs"/>
          <w:rtl/>
        </w:rPr>
        <w:t>ע</w:t>
      </w:r>
      <w:r w:rsidRPr="00C23687">
        <w:rPr>
          <w:rStyle w:val="afffff1"/>
          <w:rtl/>
        </w:rPr>
        <w:t>:</w:t>
      </w:r>
      <w:r w:rsidRPr="006F178A">
        <w:rPr>
          <w:rtl/>
        </w:rPr>
        <w:t xml:space="preserve"> אפילו כזית חי מבית טביחתה.</w:t>
      </w:r>
    </w:p>
    <w:p w14:paraId="2AB9B2C2" w14:textId="77777777" w:rsidR="00183BFF" w:rsidRPr="00407FCC" w:rsidRDefault="00407FCC" w:rsidP="00935E7B">
      <w:pPr>
        <w:pStyle w:val="afff8"/>
        <w:spacing w:after="60" w:line="220" w:lineRule="exact"/>
        <w:rPr>
          <w:spacing w:val="2"/>
          <w:rtl/>
        </w:rPr>
      </w:pPr>
      <w:r w:rsidRPr="00407FCC">
        <w:rPr>
          <w:spacing w:val="2"/>
          <w:rtl/>
        </w:rPr>
        <w:t>שחטה בשדה לא יביאנה במוט</w:t>
      </w:r>
      <w:r w:rsidR="00183BFF" w:rsidRPr="00407FCC">
        <w:rPr>
          <w:spacing w:val="2"/>
          <w:rtl/>
        </w:rPr>
        <w:t>, אבל מביא בידו אברים אברים.</w:t>
      </w:r>
    </w:p>
    <w:p w14:paraId="55B477D3" w14:textId="77777777" w:rsidR="00935E7B" w:rsidRPr="00935E7B" w:rsidRDefault="00183BFF" w:rsidP="00935E7B">
      <w:pPr>
        <w:pStyle w:val="36"/>
        <w:framePr w:wrap="notBeside"/>
        <w:rPr>
          <w:rtl/>
        </w:rPr>
      </w:pPr>
      <w:r w:rsidRPr="00935E7B">
        <w:rPr>
          <w:rtl/>
        </w:rPr>
        <w:t>ר"</w:t>
      </w:r>
      <w:r w:rsidRPr="00935E7B">
        <w:rPr>
          <w:rFonts w:hint="cs"/>
          <w:rtl/>
        </w:rPr>
        <w:t>א</w:t>
      </w:r>
      <w:r w:rsidRPr="00935E7B">
        <w:rPr>
          <w:rtl/>
        </w:rPr>
        <w:t>:</w:t>
      </w:r>
    </w:p>
    <w:p w14:paraId="310B80AA" w14:textId="1B477FE7" w:rsidR="00E47C4A" w:rsidRDefault="00183BFF" w:rsidP="00935E7B">
      <w:pPr>
        <w:pStyle w:val="afffffe"/>
        <w:spacing w:before="0"/>
        <w:rPr>
          <w:rtl/>
        </w:rPr>
      </w:pPr>
      <w:r w:rsidRPr="006F178A">
        <w:rPr>
          <w:rtl/>
        </w:rPr>
        <w:t>הפשט ונתוח בעולה, והוא הדין לקצבים</w:t>
      </w:r>
      <w:r w:rsidR="00E47C4A">
        <w:rPr>
          <w:rFonts w:hint="cs"/>
          <w:rtl/>
        </w:rPr>
        <w:t xml:space="preserve">, </w:t>
      </w:r>
    </w:p>
    <w:p w14:paraId="2153B87A" w14:textId="77777777" w:rsidR="00183BFF" w:rsidRPr="006F178A" w:rsidRDefault="00183BFF" w:rsidP="009C2C14">
      <w:pPr>
        <w:spacing w:after="60"/>
        <w:rPr>
          <w:rtl/>
        </w:rPr>
      </w:pPr>
      <w:r w:rsidRPr="006F178A">
        <w:rPr>
          <w:rtl/>
        </w:rPr>
        <w:t>דרך ארץ: שלא יאכל אדם בשר קודם הפשט ונתוח.</w:t>
      </w:r>
    </w:p>
    <w:p w14:paraId="23D8D512" w14:textId="58395216" w:rsidR="006871BE" w:rsidRPr="009C2C14" w:rsidRDefault="00030605" w:rsidP="009C2C14">
      <w:pPr>
        <w:pStyle w:val="36"/>
        <w:framePr w:wrap="notBeside"/>
        <w:rPr>
          <w:rtl/>
        </w:rPr>
      </w:pPr>
      <w:r w:rsidRPr="009C2C14">
        <w:rPr>
          <w:rFonts w:hint="cs"/>
          <w:rtl/>
        </w:rPr>
        <w:t>ולא להוציא מר</w:t>
      </w:r>
      <w:r w:rsidR="0001190A" w:rsidRPr="009C2C14">
        <w:rPr>
          <w:rtl/>
        </w:rPr>
        <w:t>"</w:t>
      </w:r>
      <w:r w:rsidR="00183BFF" w:rsidRPr="009C2C14">
        <w:rPr>
          <w:rFonts w:hint="cs"/>
          <w:rtl/>
        </w:rPr>
        <w:t>ה</w:t>
      </w:r>
      <w:r w:rsidR="00183BFF" w:rsidRPr="009C2C14">
        <w:rPr>
          <w:rtl/>
        </w:rPr>
        <w:t xml:space="preserve">: </w:t>
      </w:r>
    </w:p>
    <w:p w14:paraId="43951F59" w14:textId="77777777" w:rsidR="00516ACC" w:rsidRDefault="00EB610D" w:rsidP="00C2185E">
      <w:pPr>
        <w:rPr>
          <w:rtl/>
        </w:rPr>
      </w:pPr>
      <w:r>
        <w:rPr>
          <w:rFonts w:hint="cs"/>
          <w:rtl/>
        </w:rPr>
        <w:t>ד</w:t>
      </w:r>
      <w:r w:rsidR="006871BE">
        <w:rPr>
          <w:rtl/>
        </w:rPr>
        <w:t xml:space="preserve">בהמה </w:t>
      </w:r>
      <w:r w:rsidR="00183BFF" w:rsidRPr="006F178A">
        <w:rPr>
          <w:rtl/>
        </w:rPr>
        <w:t>בחזקת איסור עומדת עד שיודע לך במה נשחטה.</w:t>
      </w:r>
    </w:p>
    <w:p w14:paraId="25BD4996" w14:textId="77777777" w:rsidR="007A76F8" w:rsidRDefault="00183BFF" w:rsidP="00C2185E">
      <w:pPr>
        <w:rPr>
          <w:rtl/>
        </w:rPr>
      </w:pPr>
      <w:r w:rsidRPr="006F178A">
        <w:rPr>
          <w:rtl/>
        </w:rPr>
        <w:t>נשחטה בחזקת היתר עומדת, עד שיודע לך במה נטרפה.</w:t>
      </w:r>
    </w:p>
    <w:p w14:paraId="62F84263" w14:textId="77777777" w:rsidR="003A11B2" w:rsidRPr="003A11B2" w:rsidRDefault="00030605" w:rsidP="003A11B2">
      <w:pPr>
        <w:pStyle w:val="36"/>
        <w:framePr w:wrap="notBeside"/>
        <w:rPr>
          <w:rtl/>
        </w:rPr>
      </w:pPr>
      <w:r w:rsidRPr="003A11B2">
        <w:rPr>
          <w:rFonts w:hint="cs"/>
          <w:rtl/>
        </w:rPr>
        <w:t>ד</w:t>
      </w:r>
      <w:r w:rsidR="00183BFF" w:rsidRPr="003A11B2">
        <w:rPr>
          <w:rFonts w:hint="cs"/>
          <w:rtl/>
        </w:rPr>
        <w:t>מתני' דר</w:t>
      </w:r>
      <w:r w:rsidR="00183BFF" w:rsidRPr="003A11B2">
        <w:rPr>
          <w:rtl/>
        </w:rPr>
        <w:t>"</w:t>
      </w:r>
      <w:r w:rsidR="00183BFF" w:rsidRPr="003A11B2">
        <w:rPr>
          <w:rFonts w:hint="cs"/>
          <w:rtl/>
        </w:rPr>
        <w:t>ע</w:t>
      </w:r>
    </w:p>
    <w:p w14:paraId="5072E895" w14:textId="5F910289" w:rsidR="00183BFF" w:rsidRPr="006F178A" w:rsidRDefault="00183BFF" w:rsidP="00C2185E">
      <w:pPr>
        <w:rPr>
          <w:rFonts w:cs="Guttman Vilna"/>
          <w:b/>
          <w:bCs/>
          <w:rtl/>
        </w:rPr>
      </w:pPr>
      <w:r w:rsidRPr="006F178A">
        <w:rPr>
          <w:rtl/>
        </w:rPr>
        <w:t xml:space="preserve">מבית טביחתה </w:t>
      </w:r>
      <w:r w:rsidRPr="006F178A">
        <w:rPr>
          <w:rFonts w:hint="cs"/>
          <w:rtl/>
        </w:rPr>
        <w:t>היינו</w:t>
      </w:r>
      <w:r w:rsidRPr="006F178A">
        <w:rPr>
          <w:rtl/>
        </w:rPr>
        <w:t xml:space="preserve">, </w:t>
      </w:r>
      <w:r>
        <w:rPr>
          <w:rFonts w:hint="cs"/>
          <w:rtl/>
        </w:rPr>
        <w:t>קודם הפשט</w:t>
      </w:r>
      <w:r w:rsidRPr="006F178A">
        <w:rPr>
          <w:rFonts w:hint="cs"/>
          <w:rtl/>
        </w:rPr>
        <w:t xml:space="preserve"> </w:t>
      </w:r>
    </w:p>
    <w:p w14:paraId="3795778D" w14:textId="77777777">
      <w:pPr>
        <w:pStyle w:val="afff2"/>
        <w:framePr w:wrap="around"/>
        <w:rPr>
          <w:ins w:id="92143" w:author="Claude" w:date="2026-10-12T12:00:00Z"/>
          <w:rtl/>
        </w:rPr>
      </w:pPr>
      <w:ins w:id="92144" w:author="Claude" w:date="2026-10-12T12:00:00Z">
        <w:r>
          <w:rPr>
            <w:rFonts w:hint="cs"/>
            <w:rtl/>
          </w:rPr>
          <w:t>כה:</w:t>
        </w:r>
      </w:ins>
    </w:p>
    <w:p w14:paraId="63517C2F" w14:textId="77777777" w:rsidR="00183BFF" w:rsidRPr="006F178A" w:rsidRDefault="00030605" w:rsidP="0066104A">
      <w:pPr>
        <w:pStyle w:val="afffffe"/>
        <w:spacing w:before="0"/>
        <w:rPr>
          <w:rtl/>
        </w:rPr>
      </w:pPr>
      <w:r>
        <w:rPr>
          <w:rFonts w:hint="cs"/>
          <w:rtl/>
        </w:rPr>
        <w:t xml:space="preserve">דלא יאכל </w:t>
      </w:r>
      <w:r w:rsidR="00EB610D">
        <w:rPr>
          <w:rFonts w:hint="cs"/>
          <w:rtl/>
        </w:rPr>
        <w:t xml:space="preserve">שום </w:t>
      </w:r>
      <w:r>
        <w:rPr>
          <w:rFonts w:hint="cs"/>
          <w:rtl/>
        </w:rPr>
        <w:t>ו</w:t>
      </w:r>
      <w:r w:rsidR="00183BFF" w:rsidRPr="006F178A">
        <w:rPr>
          <w:rtl/>
        </w:rPr>
        <w:t>בצל מראשו</w:t>
      </w:r>
      <w:r>
        <w:rPr>
          <w:rFonts w:hint="cs"/>
          <w:rtl/>
        </w:rPr>
        <w:t>,</w:t>
      </w:r>
      <w:r w:rsidR="00EB610D">
        <w:rPr>
          <w:rFonts w:hint="cs"/>
          <w:rtl/>
        </w:rPr>
        <w:t xml:space="preserve"> </w:t>
      </w:r>
      <w:r>
        <w:rPr>
          <w:rtl/>
        </w:rPr>
        <w:tab/>
      </w:r>
      <w:r>
        <w:rPr>
          <w:rFonts w:hint="cs"/>
          <w:rtl/>
        </w:rPr>
        <w:t xml:space="preserve">ואם אכל </w:t>
      </w:r>
      <w:r w:rsidR="00EB610D">
        <w:rPr>
          <w:rFonts w:hint="cs"/>
          <w:rtl/>
        </w:rPr>
        <w:t xml:space="preserve">הר"ז </w:t>
      </w:r>
      <w:r w:rsidR="00183BFF" w:rsidRPr="006F178A">
        <w:rPr>
          <w:rtl/>
        </w:rPr>
        <w:t>רעבתן.</w:t>
      </w:r>
    </w:p>
    <w:p w14:paraId="48161208" w14:textId="77777777" w:rsidR="00183BFF" w:rsidRDefault="00030605" w:rsidP="00030605">
      <w:pPr>
        <w:rPr>
          <w:rtl/>
        </w:rPr>
      </w:pPr>
      <w:r>
        <w:rPr>
          <w:rFonts w:hint="cs"/>
          <w:rtl/>
        </w:rPr>
        <w:t xml:space="preserve">ולא ישתה </w:t>
      </w:r>
      <w:r w:rsidR="00EB610D">
        <w:rPr>
          <w:rtl/>
        </w:rPr>
        <w:t>כוסו בבת אחת</w:t>
      </w:r>
      <w:r w:rsidR="00183BFF" w:rsidRPr="006F178A">
        <w:rPr>
          <w:rtl/>
        </w:rPr>
        <w:t xml:space="preserve"> </w:t>
      </w:r>
      <w:r>
        <w:rPr>
          <w:rtl/>
        </w:rPr>
        <w:t>–</w:t>
      </w:r>
      <w:r>
        <w:rPr>
          <w:rtl/>
        </w:rPr>
        <w:tab/>
      </w:r>
      <w:r>
        <w:rPr>
          <w:rFonts w:hint="cs"/>
          <w:rtl/>
        </w:rPr>
        <w:t>ואם שתה הר</w:t>
      </w:r>
      <w:r w:rsidR="005933DE">
        <w:rPr>
          <w:rtl/>
        </w:rPr>
        <w:t>"</w:t>
      </w:r>
      <w:r>
        <w:rPr>
          <w:rFonts w:hint="cs"/>
          <w:rtl/>
        </w:rPr>
        <w:t xml:space="preserve">ז </w:t>
      </w:r>
      <w:r w:rsidR="00EB610D">
        <w:rPr>
          <w:rFonts w:hint="cs"/>
          <w:rtl/>
        </w:rPr>
        <w:t>גרגרן.</w:t>
      </w:r>
    </w:p>
    <w:p w14:paraId="11BE9985" w14:textId="77777777" w:rsidR="00183BFF" w:rsidRPr="006F178A" w:rsidRDefault="00183BFF" w:rsidP="003A11B2">
      <w:pPr>
        <w:spacing w:after="60"/>
        <w:ind w:left="1020" w:firstLine="170"/>
        <w:rPr>
          <w:rtl/>
        </w:rPr>
      </w:pPr>
      <w:r w:rsidRPr="006F178A">
        <w:rPr>
          <w:rtl/>
        </w:rPr>
        <w:t xml:space="preserve">שנים - </w:t>
      </w:r>
      <w:r w:rsidR="00030605">
        <w:rPr>
          <w:rtl/>
        </w:rPr>
        <w:tab/>
      </w:r>
      <w:r w:rsidRPr="006F178A">
        <w:rPr>
          <w:rtl/>
        </w:rPr>
        <w:t>דרך ארץ, שלשה - מגסי הרוח.</w:t>
      </w:r>
    </w:p>
    <w:p w14:paraId="4363D59C" w14:textId="77777777" w:rsidR="007A76F8" w:rsidRPr="007A76F8" w:rsidRDefault="00183BFF" w:rsidP="007A76F8">
      <w:pPr>
        <w:pStyle w:val="36"/>
        <w:framePr w:wrap="notBeside"/>
        <w:rPr>
          <w:rtl/>
        </w:rPr>
      </w:pPr>
      <w:r w:rsidRPr="007A76F8">
        <w:rPr>
          <w:rFonts w:hint="cs"/>
          <w:rtl/>
        </w:rPr>
        <w:lastRenderedPageBreak/>
        <w:t>רב</w:t>
      </w:r>
      <w:r w:rsidRPr="007A76F8">
        <w:rPr>
          <w:rtl/>
        </w:rPr>
        <w:t>"</w:t>
      </w:r>
      <w:r w:rsidRPr="007A76F8">
        <w:rPr>
          <w:rFonts w:hint="cs"/>
          <w:rtl/>
        </w:rPr>
        <w:t>א</w:t>
      </w:r>
      <w:r w:rsidRPr="007A76F8">
        <w:rPr>
          <w:rtl/>
        </w:rPr>
        <w:t>:</w:t>
      </w:r>
    </w:p>
    <w:p w14:paraId="58144A46" w14:textId="7BA6A710" w:rsidR="00183BFF" w:rsidRPr="00EB610D" w:rsidRDefault="00183BFF" w:rsidP="00030605">
      <w:pPr>
        <w:rPr>
          <w:rtl/>
        </w:rPr>
      </w:pPr>
      <w:r w:rsidRPr="00EE6043">
        <w:rPr>
          <w:rFonts w:cs="PFT_Frank"/>
          <w:b/>
          <w:bCs/>
          <w:szCs w:val="14"/>
          <w:rtl/>
        </w:rPr>
        <w:t>חצובא</w:t>
      </w:r>
      <w:r w:rsidRPr="00EB610D">
        <w:rPr>
          <w:rtl/>
        </w:rPr>
        <w:t xml:space="preserve"> </w:t>
      </w:r>
      <w:r w:rsidR="00EB610D" w:rsidRPr="00EC25D2">
        <w:rPr>
          <w:rtl/>
        </w:rPr>
        <w:t xml:space="preserve">מקטע רגלי </w:t>
      </w:r>
      <w:r w:rsidRPr="00EC25D2">
        <w:rPr>
          <w:rtl/>
        </w:rPr>
        <w:t>רש</w:t>
      </w:r>
      <w:r w:rsidRPr="00EC25D2">
        <w:rPr>
          <w:rFonts w:hint="cs"/>
          <w:rtl/>
        </w:rPr>
        <w:t>עים</w:t>
      </w:r>
      <w:r w:rsidRPr="00EC25D2">
        <w:rPr>
          <w:rtl/>
        </w:rPr>
        <w:t xml:space="preserve">, </w:t>
      </w:r>
      <w:r w:rsidRPr="00EC25D2">
        <w:rPr>
          <w:rFonts w:hint="cs"/>
          <w:rtl/>
        </w:rPr>
        <w:t>שמשיגין גבול</w:t>
      </w:r>
    </w:p>
    <w:p w14:paraId="1D7239CC" w14:textId="77777777" w:rsidR="00183BFF" w:rsidRPr="007C5E14" w:rsidRDefault="00183BFF" w:rsidP="00030605">
      <w:pPr>
        <w:rPr>
          <w:spacing w:val="-6"/>
          <w:rtl/>
        </w:rPr>
      </w:pPr>
      <w:r w:rsidRPr="007C5E14">
        <w:rPr>
          <w:rFonts w:cs="PFT_Frank"/>
          <w:b/>
          <w:bCs/>
          <w:spacing w:val="-6"/>
          <w:szCs w:val="14"/>
          <w:rtl/>
        </w:rPr>
        <w:t>נטיע</w:t>
      </w:r>
      <w:r w:rsidRPr="007C5E14">
        <w:rPr>
          <w:rFonts w:cs="PFT_Frank" w:hint="cs"/>
          <w:b/>
          <w:bCs/>
          <w:spacing w:val="-6"/>
          <w:szCs w:val="14"/>
          <w:rtl/>
        </w:rPr>
        <w:t>ת ערלה</w:t>
      </w:r>
      <w:r w:rsidRPr="007C5E14">
        <w:rPr>
          <w:rFonts w:hint="cs"/>
          <w:spacing w:val="-6"/>
          <w:rtl/>
        </w:rPr>
        <w:t xml:space="preserve"> </w:t>
      </w:r>
      <w:r w:rsidRPr="007C5E14">
        <w:rPr>
          <w:spacing w:val="-6"/>
          <w:rtl/>
        </w:rPr>
        <w:t>מקטע רגלי</w:t>
      </w:r>
      <w:r w:rsidRPr="007C5E14">
        <w:rPr>
          <w:rFonts w:hint="cs"/>
          <w:spacing w:val="-6"/>
          <w:rtl/>
        </w:rPr>
        <w:t xml:space="preserve"> קצבים</w:t>
      </w:r>
      <w:r w:rsidRPr="007C5E14">
        <w:rPr>
          <w:spacing w:val="-6"/>
          <w:rtl/>
        </w:rPr>
        <w:t xml:space="preserve"> </w:t>
      </w:r>
      <w:r w:rsidRPr="007C5E14">
        <w:rPr>
          <w:rFonts w:hint="cs"/>
          <w:spacing w:val="-6"/>
          <w:rtl/>
        </w:rPr>
        <w:t xml:space="preserve">שאוכלין קודם הפשט, </w:t>
      </w:r>
      <w:r w:rsidRPr="007C5E14">
        <w:rPr>
          <w:spacing w:val="-6"/>
          <w:rtl/>
        </w:rPr>
        <w:t>ובועלי נדות.</w:t>
      </w:r>
    </w:p>
    <w:p w14:paraId="421FFCD5" w14:textId="77777777" w:rsidR="00183BFF" w:rsidRPr="006F178A" w:rsidRDefault="00183BFF" w:rsidP="00183BFF">
      <w:pPr>
        <w:rPr>
          <w:rtl/>
        </w:rPr>
      </w:pPr>
      <w:r w:rsidRPr="00EE6043">
        <w:rPr>
          <w:rFonts w:cs="PFT_Frank"/>
          <w:b/>
          <w:bCs/>
          <w:szCs w:val="14"/>
          <w:rtl/>
        </w:rPr>
        <w:t>תורמוס</w:t>
      </w:r>
      <w:r w:rsidRPr="006F178A">
        <w:rPr>
          <w:rtl/>
        </w:rPr>
        <w:t xml:space="preserve"> </w:t>
      </w:r>
      <w:r w:rsidRPr="00EB610D">
        <w:rPr>
          <w:rStyle w:val="afffffc"/>
          <w:rFonts w:hint="cs"/>
          <w:rtl/>
        </w:rPr>
        <w:t>מר מאוד,</w:t>
      </w:r>
      <w:r w:rsidRPr="006F178A">
        <w:rPr>
          <w:rFonts w:hint="cs"/>
          <w:rtl/>
        </w:rPr>
        <w:t xml:space="preserve"> </w:t>
      </w:r>
      <w:r>
        <w:rPr>
          <w:rtl/>
        </w:rPr>
        <w:t>מקטע רגלי</w:t>
      </w:r>
      <w:r w:rsidRPr="006F178A">
        <w:rPr>
          <w:rtl/>
        </w:rPr>
        <w:t xml:space="preserve"> </w:t>
      </w:r>
      <w:r>
        <w:rPr>
          <w:rFonts w:hint="cs"/>
          <w:rtl/>
        </w:rPr>
        <w:t>שונאי</w:t>
      </w:r>
      <w:r w:rsidRPr="006F178A">
        <w:rPr>
          <w:rtl/>
        </w:rPr>
        <w:t xml:space="preserve"> ישראל.</w:t>
      </w:r>
    </w:p>
    <w:p w14:paraId="60335A48" w14:textId="77777777" w:rsidR="00EB610D" w:rsidRDefault="00183BFF" w:rsidP="00183BFF">
      <w:pPr>
        <w:rPr>
          <w:rStyle w:val="afffff3"/>
          <w:rtl/>
        </w:rPr>
      </w:pPr>
      <w:r w:rsidRPr="0063694C">
        <w:rPr>
          <w:rStyle w:val="af4"/>
          <w:rFonts w:hint="cs"/>
          <w:rtl/>
        </w:rPr>
        <w:t>'</w:t>
      </w:r>
      <w:r w:rsidRPr="0063694C">
        <w:rPr>
          <w:rStyle w:val="af4"/>
          <w:rtl/>
        </w:rPr>
        <w:t xml:space="preserve">ויוסיפו </w:t>
      </w:r>
      <w:r>
        <w:rPr>
          <w:rStyle w:val="af4"/>
          <w:rFonts w:hint="cs"/>
          <w:rtl/>
        </w:rPr>
        <w:t xml:space="preserve">... </w:t>
      </w:r>
      <w:r w:rsidRPr="0063694C">
        <w:rPr>
          <w:rStyle w:val="af4"/>
          <w:rtl/>
        </w:rPr>
        <w:t>לעשות הרע</w:t>
      </w:r>
      <w:r>
        <w:rPr>
          <w:rStyle w:val="af4"/>
          <w:rFonts w:hint="cs"/>
          <w:rtl/>
        </w:rPr>
        <w:t>...</w:t>
      </w:r>
      <w:r w:rsidRPr="0063694C">
        <w:rPr>
          <w:rStyle w:val="af4"/>
          <w:rtl/>
        </w:rPr>
        <w:t xml:space="preserve"> ולא עבדוהו</w:t>
      </w:r>
      <w:r w:rsidRPr="0063694C">
        <w:rPr>
          <w:rStyle w:val="af4"/>
          <w:rFonts w:hint="cs"/>
          <w:rtl/>
        </w:rPr>
        <w:t>'</w:t>
      </w:r>
      <w:r w:rsidRPr="0063694C">
        <w:rPr>
          <w:rStyle w:val="af4"/>
          <w:rtl/>
        </w:rPr>
        <w:t>,</w:t>
      </w:r>
      <w:r w:rsidRPr="006F178A">
        <w:rPr>
          <w:rtl/>
        </w:rPr>
        <w:t xml:space="preserve"> </w:t>
      </w:r>
    </w:p>
    <w:p w14:paraId="62E00B72" w14:textId="77777777" w:rsidR="00EC25D2" w:rsidRPr="00EC25D2" w:rsidRDefault="00030605" w:rsidP="00EC25D2">
      <w:pPr>
        <w:pStyle w:val="36"/>
        <w:framePr w:wrap="notBeside"/>
        <w:rPr>
          <w:rtl/>
        </w:rPr>
      </w:pPr>
      <w:r w:rsidRPr="00EC25D2">
        <w:rPr>
          <w:rFonts w:hint="cs"/>
          <w:rtl/>
        </w:rPr>
        <w:t>ר"א:</w:t>
      </w:r>
    </w:p>
    <w:p w14:paraId="2D1B735E" w14:textId="088F3434" w:rsidR="00183BFF" w:rsidRPr="006F178A" w:rsidRDefault="00183BFF" w:rsidP="00407FCC">
      <w:pPr>
        <w:rPr>
          <w:rFonts w:cs="Guttman Vilna"/>
          <w:b/>
          <w:bCs/>
          <w:rtl/>
        </w:rPr>
      </w:pPr>
      <w:r w:rsidRPr="00EB610D">
        <w:rPr>
          <w:rStyle w:val="afffff3"/>
          <w:rtl/>
        </w:rPr>
        <w:t>אמר הקב"ה:</w:t>
      </w:r>
      <w:r w:rsidRPr="006F178A">
        <w:rPr>
          <w:rtl/>
        </w:rPr>
        <w:t xml:space="preserve"> אפילו כתורמוס הזה, ששולקין אותו שבע </w:t>
      </w:r>
      <w:r w:rsidR="00407FCC">
        <w:rPr>
          <w:rtl/>
        </w:rPr>
        <w:br/>
      </w:r>
      <w:r w:rsidR="00407FCC">
        <w:rPr>
          <w:rFonts w:hint="cs"/>
          <w:rtl/>
        </w:rPr>
        <w:t xml:space="preserve"> </w:t>
      </w:r>
      <w:r w:rsidR="00407FCC">
        <w:rPr>
          <w:rFonts w:hint="cs"/>
          <w:rtl/>
        </w:rPr>
        <w:tab/>
      </w:r>
      <w:r w:rsidR="00407FCC">
        <w:rPr>
          <w:rtl/>
        </w:rPr>
        <w:tab/>
      </w:r>
      <w:r w:rsidR="00407FCC">
        <w:rPr>
          <w:rtl/>
        </w:rPr>
        <w:tab/>
      </w:r>
      <w:r w:rsidRPr="006F178A">
        <w:rPr>
          <w:rtl/>
        </w:rPr>
        <w:t>פעמים ואוכלין אותו בקנוח סעודה לא עשאוני בני.</w:t>
      </w:r>
    </w:p>
    <w:p w14:paraId="3413AD05" w14:textId="77777777" w:rsidR="00EC25D2" w:rsidRPr="00EC25D2" w:rsidRDefault="00EB610D" w:rsidP="00EC25D2">
      <w:pPr>
        <w:pStyle w:val="36"/>
        <w:framePr w:wrap="notBeside"/>
        <w:rPr>
          <w:rtl/>
        </w:rPr>
      </w:pPr>
      <w:r w:rsidRPr="00EC25D2">
        <w:rPr>
          <w:rFonts w:hint="cs"/>
          <w:rtl/>
        </w:rPr>
        <w:t>מר</w:t>
      </w:r>
      <w:r w:rsidR="00183BFF" w:rsidRPr="00EC25D2">
        <w:rPr>
          <w:rtl/>
        </w:rPr>
        <w:t>"</w:t>
      </w:r>
      <w:r w:rsidR="00183BFF" w:rsidRPr="00EC25D2">
        <w:rPr>
          <w:rFonts w:hint="cs"/>
          <w:rtl/>
        </w:rPr>
        <w:t>מ</w:t>
      </w:r>
      <w:r w:rsidR="00183BFF" w:rsidRPr="00EC25D2">
        <w:rPr>
          <w:rtl/>
        </w:rPr>
        <w:t>:</w:t>
      </w:r>
    </w:p>
    <w:p w14:paraId="05DE7D84" w14:textId="77777777" w:rsidR="00EC25D2" w:rsidRDefault="00183BFF" w:rsidP="00407FCC">
      <w:pPr>
        <w:rPr>
          <w:spacing w:val="-2"/>
          <w:rtl/>
        </w:rPr>
      </w:pPr>
      <w:r w:rsidRPr="001F19F5">
        <w:rPr>
          <w:spacing w:val="-2"/>
          <w:rtl/>
        </w:rPr>
        <w:t xml:space="preserve">מפני מה נתנה תורה </w:t>
      </w:r>
      <w:r w:rsidR="00407FCC">
        <w:rPr>
          <w:rFonts w:hint="cs"/>
          <w:spacing w:val="-2"/>
          <w:rtl/>
        </w:rPr>
        <w:t xml:space="preserve">דווקא </w:t>
      </w:r>
      <w:r w:rsidRPr="001F19F5">
        <w:rPr>
          <w:spacing w:val="-2"/>
          <w:rtl/>
        </w:rPr>
        <w:t>לישראל - מפני שהן עזין.</w:t>
      </w:r>
    </w:p>
    <w:p w14:paraId="19915394" w14:textId="77777777" w:rsidR="00EC25D2" w:rsidRPr="00EC25D2" w:rsidRDefault="00183BFF" w:rsidP="00EC25D2">
      <w:pPr>
        <w:pStyle w:val="36"/>
        <w:framePr w:wrap="notBeside"/>
        <w:rPr>
          <w:rtl/>
        </w:rPr>
      </w:pPr>
      <w:r w:rsidRPr="00EC25D2">
        <w:rPr>
          <w:rFonts w:hint="cs"/>
          <w:rtl/>
        </w:rPr>
        <w:t>ר</w:t>
      </w:r>
      <w:r w:rsidRPr="00EC25D2">
        <w:rPr>
          <w:rtl/>
        </w:rPr>
        <w:t>"</w:t>
      </w:r>
      <w:r w:rsidRPr="00EC25D2">
        <w:rPr>
          <w:rFonts w:hint="cs"/>
          <w:rtl/>
        </w:rPr>
        <w:t>י:</w:t>
      </w:r>
    </w:p>
    <w:p w14:paraId="3F7F0B22" w14:textId="77777777" w:rsidR="003A11B2" w:rsidRDefault="00183BFF" w:rsidP="00407FCC">
      <w:pPr>
        <w:rPr>
          <w:rtl/>
        </w:rPr>
      </w:pPr>
      <w:r w:rsidRPr="00EB610D">
        <w:rPr>
          <w:rStyle w:val="af4"/>
          <w:rtl/>
        </w:rPr>
        <w:t>מימינו אש דת למו</w:t>
      </w:r>
      <w:r w:rsidR="00EB610D">
        <w:rPr>
          <w:rStyle w:val="af4"/>
          <w:rFonts w:hint="cs"/>
          <w:rtl/>
        </w:rPr>
        <w:t>-</w:t>
      </w:r>
      <w:r w:rsidRPr="006F178A">
        <w:rPr>
          <w:rtl/>
        </w:rPr>
        <w:t xml:space="preserve"> </w:t>
      </w:r>
      <w:r w:rsidR="00407FCC" w:rsidRPr="00407FCC">
        <w:rPr>
          <w:rStyle w:val="afffff3"/>
          <w:rFonts w:hint="cs"/>
          <w:rtl/>
        </w:rPr>
        <w:t>א.</w:t>
      </w:r>
      <w:r w:rsidR="00407FCC">
        <w:rPr>
          <w:rFonts w:hint="cs"/>
          <w:rtl/>
        </w:rPr>
        <w:t xml:space="preserve"> </w:t>
      </w:r>
      <w:r w:rsidRPr="006F178A">
        <w:rPr>
          <w:rtl/>
        </w:rPr>
        <w:t>ראויין הללו שתנתן להם דת אש.</w:t>
      </w:r>
    </w:p>
    <w:p w14:paraId="1125B69E" w14:textId="59F64B64" w:rsidR="00183BFF" w:rsidRPr="00392931" w:rsidRDefault="006871BE" w:rsidP="00407FCC">
      <w:pPr>
        <w:rPr>
          <w:rtl/>
        </w:rPr>
      </w:pPr>
      <w:r>
        <w:rPr>
          <w:rStyle w:val="afffff3"/>
          <w:rFonts w:hint="cs"/>
          <w:rtl/>
        </w:rPr>
        <w:t>ב.</w:t>
      </w:r>
      <w:r w:rsidR="00183BFF" w:rsidRPr="003772EC">
        <w:rPr>
          <w:rStyle w:val="afffff3"/>
          <w:rtl/>
        </w:rPr>
        <w:t xml:space="preserve"> </w:t>
      </w:r>
      <w:r w:rsidR="00183BFF" w:rsidRPr="00392931">
        <w:rPr>
          <w:rtl/>
        </w:rPr>
        <w:t>דתיהם של אלו אש, שאלמלא נתנה תורה לישראל אין כל אומה ולשון יכולין לעמוד בפניהם.</w:t>
      </w:r>
    </w:p>
    <w:p w14:paraId="08FF2BA8" w14:textId="77777777" w:rsidR="00EC25D2" w:rsidRPr="00EC25D2" w:rsidRDefault="00EB610D" w:rsidP="00EC25D2">
      <w:pPr>
        <w:pStyle w:val="36"/>
        <w:framePr w:wrap="notBeside"/>
        <w:rPr>
          <w:rtl/>
        </w:rPr>
      </w:pPr>
      <w:r w:rsidRPr="00EC25D2">
        <w:rPr>
          <w:rFonts w:hint="cs"/>
          <w:rtl/>
        </w:rPr>
        <w:t>כ</w:t>
      </w:r>
      <w:r w:rsidR="00183BFF" w:rsidRPr="00EC25D2">
        <w:rPr>
          <w:rFonts w:hint="cs"/>
          <w:rtl/>
        </w:rPr>
        <w:t>רשב</w:t>
      </w:r>
      <w:r w:rsidR="00183BFF" w:rsidRPr="00EC25D2">
        <w:rPr>
          <w:rtl/>
        </w:rPr>
        <w:t>"</w:t>
      </w:r>
      <w:r w:rsidR="00183BFF" w:rsidRPr="00EC25D2">
        <w:rPr>
          <w:rFonts w:hint="cs"/>
          <w:rtl/>
        </w:rPr>
        <w:t>ל</w:t>
      </w:r>
      <w:r w:rsidR="00183BFF" w:rsidRPr="00EC25D2">
        <w:rPr>
          <w:rtl/>
        </w:rPr>
        <w:t>:</w:t>
      </w:r>
    </w:p>
    <w:p w14:paraId="6EDB7A3A" w14:textId="509AA503" w:rsidR="00183BFF" w:rsidRPr="00EC25D2" w:rsidRDefault="00EB610D" w:rsidP="00EB610D">
      <w:pPr>
        <w:rPr>
          <w:rtl/>
        </w:rPr>
      </w:pPr>
      <w:r w:rsidRPr="00EC25D2">
        <w:rPr>
          <w:rFonts w:hint="cs"/>
          <w:rtl/>
        </w:rPr>
        <w:t xml:space="preserve">ג' </w:t>
      </w:r>
      <w:r w:rsidR="00183BFF" w:rsidRPr="00EC25D2">
        <w:rPr>
          <w:rtl/>
        </w:rPr>
        <w:t>עזין הן: ישראל באומות, כלב בחיות, תרנגול בעופות.</w:t>
      </w:r>
    </w:p>
    <w:p w14:paraId="5C1F16C2" w14:textId="77777777" w:rsidR="009C2C14" w:rsidRPr="009C2C14" w:rsidRDefault="00183BFF" w:rsidP="009C2C14">
      <w:pPr>
        <w:pStyle w:val="36"/>
        <w:framePr w:wrap="notBeside"/>
        <w:rPr>
          <w:rtl/>
        </w:rPr>
      </w:pPr>
      <w:r w:rsidRPr="009C2C14">
        <w:rPr>
          <w:rFonts w:hint="cs"/>
          <w:rtl/>
        </w:rPr>
        <w:t>וי</w:t>
      </w:r>
      <w:r w:rsidRPr="009C2C14">
        <w:rPr>
          <w:rtl/>
        </w:rPr>
        <w:t>"</w:t>
      </w:r>
      <w:r w:rsidRPr="009C2C14">
        <w:rPr>
          <w:rFonts w:hint="cs"/>
          <w:rtl/>
        </w:rPr>
        <w:t>א</w:t>
      </w:r>
      <w:r w:rsidRPr="009C2C14">
        <w:rPr>
          <w:rtl/>
        </w:rPr>
        <w:t>:</w:t>
      </w:r>
    </w:p>
    <w:p w14:paraId="74ECF110" w14:textId="77541A3B" w:rsidR="00183BFF" w:rsidRPr="006F178A" w:rsidRDefault="00183BFF" w:rsidP="009C2C14">
      <w:pPr>
        <w:rPr>
          <w:rFonts w:cs="Guttman Vilna"/>
          <w:b/>
          <w:bCs/>
          <w:rtl/>
        </w:rPr>
      </w:pPr>
      <w:r w:rsidRPr="006F178A">
        <w:rPr>
          <w:rtl/>
        </w:rPr>
        <w:t xml:space="preserve">אף עז בבהמה דקה, </w:t>
      </w:r>
      <w:r w:rsidRPr="00C23687">
        <w:rPr>
          <w:rStyle w:val="afffff3"/>
          <w:rtl/>
        </w:rPr>
        <w:t>וי"</w:t>
      </w:r>
      <w:r w:rsidRPr="00C23687">
        <w:rPr>
          <w:rStyle w:val="afffff3"/>
          <w:rFonts w:hint="cs"/>
          <w:rtl/>
        </w:rPr>
        <w:t>א</w:t>
      </w:r>
      <w:r w:rsidRPr="00C23687">
        <w:rPr>
          <w:rStyle w:val="afffff3"/>
          <w:rtl/>
        </w:rPr>
        <w:t xml:space="preserve">: </w:t>
      </w:r>
      <w:r w:rsidRPr="006F178A">
        <w:rPr>
          <w:rtl/>
        </w:rPr>
        <w:t>אף צלף באילנות.</w:t>
      </w:r>
    </w:p>
    <w:p w14:paraId="40E8E587" w14:textId="2EDD7A98" w:rsidR="00183BFF" w:rsidRPr="006F178A" w:rsidRDefault="00B35974" w:rsidP="00B35974">
      <w:pPr>
        <w:pStyle w:val="afff0"/>
        <w:rPr>
          <w:del w:id="90076" w:author="מנוע עיצוב" w:date="2026-10-08T11:01:28Z"/>
          <w:rtl/>
        </w:rPr>
      </w:pPr>
      <w:del w:id="90075" w:author="מנוע עיצוב" w:date="2026-10-08T11:01:28Z">
        <w:r>
          <w:rPr>
            <w:rFonts w:ascii="BA TM • Vilna Extra-Bold" w:hAnsi="BA TM • Vilna Extra-Bold" w:hint="cs"/>
            <w:rtl/>
          </w:rPr>
          <w:delText xml:space="preserve">****</w:delText>
        </w:r>
      </w:del>
    </w:p>
    <w:p w14:paraId="41BA497B" w14:textId="77777777" w:rsidR="00183BFF" w:rsidRPr="00C4622C" w:rsidRDefault="00183BFF" w:rsidP="00183BFF">
      <w:pPr>
        <w:pStyle w:val="affff0"/>
        <w:rPr>
          <w:sz w:val="18"/>
          <w:rtl/>
        </w:rPr>
      </w:pPr>
      <w:ins w:id="9836" w:author="מספור קטעי משנה" w:date="2026-10-06T06:45:12Z">
        <w:r>
          <w:rPr>
            <w:rStyle w:val="MisparKeta"/>
          </w:rPr>
          <w:t xml:space="preserve">ב. </w:t>
        </w:r>
      </w:ins>
      <w:r w:rsidRPr="00C4622C">
        <w:rPr>
          <w:rtl/>
          <w:rPrChange w:id="40035" w:author="Claude" w:date="2026-10-06T13:34:26Z">
            <w:rPr>
              <w:sz w:val="18"/>
              <w:rtl/>
            </w:rPr>
          </w:rPrChange>
        </w:rPr>
        <w:t>שחטה בשדה לא יביאנה במוט.</w:t>
      </w:r>
    </w:p>
    <w:p w14:paraId="22A1BA91" w14:textId="601A61D5" w:rsidR="00183BFF" w:rsidRPr="008C1259" w:rsidRDefault="00183BFF" w:rsidP="00183BFF">
      <w:pPr>
        <w:rPr>
          <w:spacing w:val="-4"/>
          <w:rtl/>
        </w:rPr>
      </w:pPr>
      <w:r w:rsidRPr="008C1259">
        <w:rPr>
          <w:spacing w:val="-4"/>
          <w:rtl/>
        </w:rPr>
        <w:t xml:space="preserve">אין הסומא יוצא במקלו, ולא הרועה בתרמילו, </w:t>
      </w:r>
      <w:r w:rsidR="00207267" w:rsidRPr="008C1259">
        <w:rPr>
          <w:rFonts w:hint="cs"/>
          <w:spacing w:val="-4"/>
          <w:rtl/>
        </w:rPr>
        <w:t>ולא בכסא</w:t>
      </w:r>
      <w:r w:rsidR="008C1259" w:rsidRPr="008C1259">
        <w:rPr>
          <w:rFonts w:hint="cs"/>
          <w:spacing w:val="-4"/>
          <w:rtl/>
        </w:rPr>
        <w:t xml:space="preserve"> </w:t>
      </w:r>
      <w:r w:rsidR="008C1259" w:rsidRPr="008C1259">
        <w:rPr>
          <w:rStyle w:val="afffffc"/>
          <w:rFonts w:hint="cs"/>
          <w:spacing w:val="-4"/>
          <w:rtl/>
        </w:rPr>
        <w:t>אף אשה</w:t>
      </w:r>
      <w:r w:rsidR="00207267" w:rsidRPr="008C1259">
        <w:rPr>
          <w:rFonts w:hint="cs"/>
          <w:spacing w:val="-4"/>
          <w:rtl/>
        </w:rPr>
        <w:t>.</w:t>
      </w:r>
    </w:p>
    <w:p w14:paraId="31D6D0B0" w14:textId="6E739F01" w:rsidR="003A11B2" w:rsidRPr="003A11B2" w:rsidRDefault="00183BFF" w:rsidP="003A11B2">
      <w:pPr>
        <w:pStyle w:val="36"/>
        <w:framePr w:wrap="notBeside"/>
        <w:rPr>
          <w:rtl/>
        </w:rPr>
      </w:pPr>
      <w:r w:rsidRPr="003A11B2">
        <w:rPr>
          <w:rFonts w:hint="cs"/>
          <w:rtl/>
        </w:rPr>
        <w:t>ו</w:t>
      </w:r>
      <w:r w:rsidR="00207267">
        <w:rPr>
          <w:rFonts w:hint="cs"/>
          <w:rtl/>
        </w:rPr>
        <w:t xml:space="preserve">הך </w:t>
      </w:r>
      <w:r w:rsidRPr="003A11B2">
        <w:rPr>
          <w:rFonts w:hint="cs"/>
          <w:rtl/>
        </w:rPr>
        <w:t>ריב</w:t>
      </w:r>
      <w:r w:rsidRPr="003A11B2">
        <w:rPr>
          <w:rtl/>
        </w:rPr>
        <w:t>"</w:t>
      </w:r>
      <w:r w:rsidRPr="003A11B2">
        <w:rPr>
          <w:rFonts w:hint="cs"/>
          <w:rtl/>
        </w:rPr>
        <w:t>א</w:t>
      </w:r>
      <w:r w:rsidRPr="003A11B2">
        <w:rPr>
          <w:rtl/>
        </w:rPr>
        <w:t>:</w:t>
      </w:r>
    </w:p>
    <w:p w14:paraId="1FA171FC" w14:textId="77777777" w:rsidR="00207267" w:rsidRDefault="00EB610D" w:rsidP="00207267">
      <w:pPr>
        <w:rPr>
          <w:rStyle w:val="afffff3"/>
          <w:rtl/>
        </w:rPr>
      </w:pPr>
      <w:r w:rsidRPr="003A11B2">
        <w:rPr>
          <w:rFonts w:hint="cs"/>
          <w:rtl/>
        </w:rPr>
        <w:t>ד</w:t>
      </w:r>
      <w:r w:rsidR="00183BFF" w:rsidRPr="003A11B2">
        <w:rPr>
          <w:rtl/>
        </w:rPr>
        <w:t xml:space="preserve">זקן בשכונתינו </w:t>
      </w:r>
      <w:r w:rsidR="00C2185E" w:rsidRPr="003A11B2">
        <w:rPr>
          <w:rFonts w:hint="cs"/>
          <w:rtl/>
        </w:rPr>
        <w:t>ש</w:t>
      </w:r>
      <w:r w:rsidRPr="003A11B2">
        <w:rPr>
          <w:rFonts w:hint="cs"/>
          <w:rtl/>
        </w:rPr>
        <w:t>יצא</w:t>
      </w:r>
      <w:r w:rsidR="00183BFF" w:rsidRPr="003A11B2">
        <w:rPr>
          <w:rtl/>
        </w:rPr>
        <w:t xml:space="preserve"> ב</w:t>
      </w:r>
      <w:r w:rsidRPr="003A11B2">
        <w:rPr>
          <w:rFonts w:hint="cs"/>
          <w:rtl/>
        </w:rPr>
        <w:t>כסא</w:t>
      </w:r>
      <w:r>
        <w:rPr>
          <w:rFonts w:hint="cs"/>
          <w:rtl/>
        </w:rPr>
        <w:t>,</w:t>
      </w:r>
      <w:r w:rsidR="00C2185E">
        <w:rPr>
          <w:rStyle w:val="afffff3"/>
          <w:rFonts w:hint="cs"/>
          <w:rtl/>
        </w:rPr>
        <w:t xml:space="preserve"> </w:t>
      </w:r>
      <w:r w:rsidRPr="00207267">
        <w:rPr>
          <w:rStyle w:val="afffffc"/>
          <w:rFonts w:hint="cs"/>
          <w:rtl/>
        </w:rPr>
        <w:t>וא</w:t>
      </w:r>
      <w:r w:rsidR="00C2185E" w:rsidRPr="00207267">
        <w:rPr>
          <w:rStyle w:val="afffffc"/>
          <w:rFonts w:hint="cs"/>
          <w:rtl/>
        </w:rPr>
        <w:t>"ש</w:t>
      </w:r>
      <w:r>
        <w:rPr>
          <w:rStyle w:val="afffffc"/>
          <w:rFonts w:hint="cs"/>
          <w:rtl/>
        </w:rPr>
        <w:t xml:space="preserve"> הוציא את </w:t>
      </w:r>
      <w:r>
        <w:rPr>
          <w:rStyle w:val="afffff3"/>
          <w:rFonts w:hint="cs"/>
          <w:rtl/>
          <w:rPrChange w:id="9073" w:author="מנוע אמוראים" w:date="2026-10-05T16:41:24Z">
            <w:rPr>
              <w:rStyle w:val="afffffc"/>
              <w:rFonts w:hint="cs"/>
              <w:rtl/>
            </w:rPr>
          </w:rPrChange>
        </w:rPr>
        <w:t xml:space="preserve">ר</w:t>
      </w:r>
      <w:r>
        <w:rPr>
          <w:rStyle w:val="afffff3"/>
          <w:rtl/>
          <w:rPrChange w:id="9074" w:author="מנוע אמוראים" w:date="2026-10-05T16:41:24Z">
            <w:rPr>
              <w:rStyle w:val="afffffc"/>
              <w:rtl/>
            </w:rPr>
          </w:rPrChange>
        </w:rPr>
        <w:t xml:space="preserve">"</w:t>
      </w:r>
      <w:r>
        <w:rPr>
          <w:rStyle w:val="afffff3"/>
          <w:rFonts w:hint="cs"/>
          <w:rtl/>
          <w:rPrChange w:id="9075" w:author="מנוע אמוראים" w:date="2026-10-05T16:41:24Z">
            <w:rPr>
              <w:rStyle w:val="afffffc"/>
              <w:rFonts w:hint="cs"/>
              <w:rtl/>
            </w:rPr>
          </w:rPrChange>
        </w:rPr>
        <w:t xml:space="preserve">ה</w:t>
      </w:r>
      <w:r>
        <w:rPr>
          <w:rStyle w:val="afffffc"/>
          <w:rFonts w:hint="cs"/>
          <w:rtl/>
        </w:rPr>
        <w:t xml:space="preserve">, </w:t>
      </w:r>
      <w:r>
        <w:rPr>
          <w:rStyle w:val="afffff3"/>
          <w:rFonts w:hint="cs"/>
          <w:rtl/>
          <w:rPrChange w:id="9076" w:author="מנוע אמוראים" w:date="2026-10-05T16:41:24Z">
            <w:rPr>
              <w:rStyle w:val="afffffc"/>
              <w:rFonts w:hint="cs"/>
              <w:rtl/>
            </w:rPr>
          </w:rPrChange>
        </w:rPr>
        <w:t xml:space="preserve">ורנב</w:t>
      </w:r>
      <w:r>
        <w:rPr>
          <w:rStyle w:val="afffff3"/>
          <w:rtl/>
          <w:rPrChange w:id="9077" w:author="מנוע אמוראים" w:date="2026-10-05T16:41:24Z">
            <w:rPr>
              <w:rStyle w:val="afffffc"/>
              <w:rtl/>
            </w:rPr>
          </w:rPrChange>
        </w:rPr>
        <w:t xml:space="preserve">"</w:t>
      </w:r>
      <w:r>
        <w:rPr>
          <w:rStyle w:val="afffff3"/>
          <w:rFonts w:hint="cs"/>
          <w:rtl/>
          <w:rPrChange w:id="9078" w:author="מנוע אמוראים" w:date="2026-10-05T16:41:24Z">
            <w:rPr>
              <w:rStyle w:val="afffffc"/>
              <w:rFonts w:hint="cs"/>
              <w:rtl/>
            </w:rPr>
          </w:rPrChange>
        </w:rPr>
        <w:t xml:space="preserve">י</w:t>
      </w:r>
      <w:r>
        <w:rPr>
          <w:rStyle w:val="afffffc"/>
          <w:rFonts w:hint="cs"/>
          <w:rtl/>
        </w:rPr>
        <w:t xml:space="preserve"> את שמואל</w:t>
      </w:r>
      <w:r>
        <w:rPr>
          <w:rStyle w:val="afffff3"/>
          <w:rFonts w:hint="cs"/>
          <w:rtl/>
        </w:rPr>
        <w:t xml:space="preserve"> </w:t>
      </w:r>
      <w:r w:rsidR="00C2185E">
        <w:rPr>
          <w:rStyle w:val="afffff3"/>
          <w:rFonts w:hint="cs"/>
          <w:rtl/>
        </w:rPr>
        <w:t xml:space="preserve">  </w:t>
      </w:r>
    </w:p>
    <w:p w14:paraId="31C0151C" w14:textId="77777777" w:rsidR="00207267" w:rsidRPr="00207267" w:rsidRDefault="00C2185E" w:rsidP="00207267">
      <w:pPr>
        <w:pStyle w:val="36"/>
        <w:framePr w:wrap="notBeside"/>
        <w:rPr>
          <w:rtl/>
        </w:rPr>
      </w:pPr>
      <w:r w:rsidRPr="00207267">
        <w:rPr>
          <w:rFonts w:hint="cs"/>
          <w:rtl/>
        </w:rPr>
        <w:t>-</w:t>
      </w:r>
    </w:p>
    <w:p w14:paraId="74FE32BE" w14:textId="0DD7BAFA" w:rsidR="00EB610D" w:rsidRPr="00EB610D" w:rsidRDefault="00407FCC" w:rsidP="00207267">
      <w:pPr>
        <w:spacing w:after="60"/>
        <w:rPr>
          <w:rtl/>
        </w:rPr>
      </w:pPr>
      <w:r>
        <w:rPr>
          <w:rFonts w:hint="cs"/>
          <w:rtl/>
        </w:rPr>
        <w:t xml:space="preserve">ברבים צריכים לו מותר </w:t>
      </w:r>
      <w:r w:rsidRPr="00C2185E">
        <w:rPr>
          <w:rStyle w:val="afffff3"/>
          <w:rFonts w:hint="cs"/>
          <w:rtl/>
        </w:rPr>
        <w:t>כ</w:t>
      </w:r>
      <w:r w:rsidR="00EB610D" w:rsidRPr="00C2185E">
        <w:rPr>
          <w:rStyle w:val="afffff3"/>
          <w:rFonts w:hint="cs"/>
          <w:rtl/>
        </w:rPr>
        <w:t>ריב</w:t>
      </w:r>
      <w:r w:rsidR="005933DE" w:rsidRPr="00C2185E">
        <w:rPr>
          <w:rStyle w:val="afffff3"/>
          <w:rtl/>
        </w:rPr>
        <w:t>"</w:t>
      </w:r>
      <w:r w:rsidR="00EB610D" w:rsidRPr="00C2185E">
        <w:rPr>
          <w:rStyle w:val="afffff3"/>
          <w:rFonts w:hint="cs"/>
          <w:rtl/>
        </w:rPr>
        <w:t>ל</w:t>
      </w:r>
      <w:r w:rsidR="00C2185E">
        <w:rPr>
          <w:rFonts w:hint="cs"/>
          <w:rtl/>
        </w:rPr>
        <w:t>.</w:t>
      </w:r>
    </w:p>
    <w:p w14:paraId="38873972" w14:textId="77777777" w:rsidR="00DF474C" w:rsidRPr="00DF474C" w:rsidRDefault="005F54D1" w:rsidP="00DF474C">
      <w:pPr>
        <w:pStyle w:val="36"/>
        <w:framePr w:wrap="notBeside"/>
        <w:rPr>
          <w:rtl/>
        </w:rPr>
      </w:pPr>
      <w:r w:rsidRPr="00DF474C">
        <w:rPr>
          <w:rFonts w:hint="cs"/>
          <w:rtl/>
        </w:rPr>
        <w:t>ש"ץ</w:t>
      </w:r>
      <w:r w:rsidR="00EB610D" w:rsidRPr="00DF474C">
        <w:rPr>
          <w:rFonts w:hint="cs"/>
          <w:rtl/>
        </w:rPr>
        <w:t xml:space="preserve"> שאל לר</w:t>
      </w:r>
      <w:r w:rsidR="005933DE" w:rsidRPr="00DF474C">
        <w:rPr>
          <w:rtl/>
        </w:rPr>
        <w:t>"</w:t>
      </w:r>
      <w:r w:rsidR="00EB610D" w:rsidRPr="00DF474C">
        <w:rPr>
          <w:rFonts w:hint="cs"/>
          <w:rtl/>
        </w:rPr>
        <w:t>ז</w:t>
      </w:r>
      <w:r w:rsidR="00183BFF" w:rsidRPr="00DF474C">
        <w:rPr>
          <w:rtl/>
        </w:rPr>
        <w:t xml:space="preserve">: </w:t>
      </w:r>
    </w:p>
    <w:p w14:paraId="56EDABEB" w14:textId="742E405B" w:rsidR="00183BFF" w:rsidRPr="006078FB" w:rsidRDefault="00DF474C" w:rsidP="005F54D1">
      <w:pPr>
        <w:rPr>
          <w:rtl/>
        </w:rPr>
      </w:pPr>
      <w:r>
        <w:rPr>
          <w:rFonts w:hint="cs"/>
          <w:rtl/>
        </w:rPr>
        <w:t>ל</w:t>
      </w:r>
      <w:r w:rsidR="00183BFF" w:rsidRPr="006078FB">
        <w:rPr>
          <w:rFonts w:hint="cs"/>
          <w:rtl/>
        </w:rPr>
        <w:t xml:space="preserve">דין כסא, </w:t>
      </w:r>
      <w:r w:rsidR="00EB610D" w:rsidRPr="006078FB">
        <w:rPr>
          <w:rStyle w:val="afffff3"/>
          <w:rFonts w:hint="cs"/>
          <w:rtl/>
        </w:rPr>
        <w:t>והשיבו מר</w:t>
      </w:r>
      <w:r w:rsidR="005933DE" w:rsidRPr="006078FB">
        <w:rPr>
          <w:rStyle w:val="afffff3"/>
          <w:rtl/>
        </w:rPr>
        <w:t>"</w:t>
      </w:r>
      <w:r w:rsidR="00EB610D" w:rsidRPr="006078FB">
        <w:rPr>
          <w:rStyle w:val="afffff3"/>
          <w:rFonts w:hint="cs"/>
          <w:rtl/>
        </w:rPr>
        <w:t xml:space="preserve">א </w:t>
      </w:r>
      <w:r w:rsidR="00183BFF" w:rsidRPr="006078FB">
        <w:rPr>
          <w:rtl/>
        </w:rPr>
        <w:t>שלא יכתף</w:t>
      </w:r>
      <w:r w:rsidR="00EB610D" w:rsidRPr="006078FB">
        <w:rPr>
          <w:rFonts w:hint="cs"/>
          <w:rtl/>
        </w:rPr>
        <w:t xml:space="preserve"> </w:t>
      </w:r>
      <w:r w:rsidR="00183BFF" w:rsidRPr="006078FB">
        <w:rPr>
          <w:rFonts w:hint="cs"/>
          <w:rtl/>
        </w:rPr>
        <w:t xml:space="preserve">באלונקי </w:t>
      </w:r>
      <w:r w:rsidR="005F54D1" w:rsidRPr="006078FB">
        <w:rPr>
          <w:rFonts w:hint="cs"/>
          <w:rtl/>
        </w:rPr>
        <w:t>דדרך חול</w:t>
      </w:r>
    </w:p>
    <w:p w14:paraId="0B354EDD" w14:textId="77777777" w:rsidR="006078FB" w:rsidRPr="006078FB" w:rsidRDefault="00183BFF" w:rsidP="006078FB">
      <w:pPr>
        <w:pStyle w:val="36"/>
        <w:framePr w:wrap="notBeside"/>
        <w:rPr>
          <w:rtl/>
        </w:rPr>
      </w:pPr>
      <w:r w:rsidRPr="006078FB">
        <w:rPr>
          <w:rFonts w:hint="cs"/>
          <w:rtl/>
        </w:rPr>
        <w:t>והך</w:t>
      </w:r>
    </w:p>
    <w:p w14:paraId="76E92AD0" w14:textId="379E6687" w:rsidR="00183BFF" w:rsidRPr="006F178A" w:rsidRDefault="00183BFF" w:rsidP="00183BFF">
      <w:pPr>
        <w:rPr>
          <w:rtl/>
        </w:rPr>
      </w:pPr>
      <w:r w:rsidRPr="006078FB">
        <w:rPr>
          <w:rStyle w:val="afffff3"/>
          <w:rFonts w:hint="cs"/>
          <w:rtl/>
        </w:rPr>
        <w:t>ד</w:t>
      </w:r>
      <w:r w:rsidRPr="00C23687">
        <w:rPr>
          <w:rStyle w:val="afffff3"/>
          <w:rFonts w:hint="cs"/>
          <w:rtl/>
        </w:rPr>
        <w:t>ילתא אשת ר</w:t>
      </w:r>
      <w:r w:rsidRPr="00C23687">
        <w:rPr>
          <w:rStyle w:val="afffff3"/>
          <w:rtl/>
        </w:rPr>
        <w:t>"</w:t>
      </w:r>
      <w:r w:rsidRPr="00C23687">
        <w:rPr>
          <w:rStyle w:val="afffff3"/>
          <w:rFonts w:hint="cs"/>
          <w:rtl/>
        </w:rPr>
        <w:t>נ</w:t>
      </w:r>
      <w:r w:rsidRPr="006F178A">
        <w:rPr>
          <w:rFonts w:hint="cs"/>
          <w:rtl/>
        </w:rPr>
        <w:t xml:space="preserve"> </w:t>
      </w:r>
      <w:r w:rsidRPr="00501C3B">
        <w:rPr>
          <w:rFonts w:hint="cs"/>
          <w:rtl/>
        </w:rPr>
        <w:t>עשו כן, משום שפחדה ליפול</w:t>
      </w:r>
      <w:r w:rsidRPr="00501C3B">
        <w:rPr>
          <w:rtl/>
        </w:rPr>
        <w:t>.</w:t>
      </w:r>
    </w:p>
    <w:p w14:paraId="05CB1DBD" w14:textId="77777777" w:rsidR="006078FB" w:rsidRPr="006078FB" w:rsidRDefault="00183BFF" w:rsidP="006078FB">
      <w:pPr>
        <w:pStyle w:val="36"/>
        <w:framePr w:wrap="notBeside"/>
        <w:rPr>
          <w:rtl/>
        </w:rPr>
      </w:pPr>
      <w:r w:rsidRPr="006078FB">
        <w:rPr>
          <w:rFonts w:hint="cs"/>
          <w:rtl/>
        </w:rPr>
        <w:t>אמימר ומ</w:t>
      </w:r>
      <w:r w:rsidRPr="006078FB">
        <w:rPr>
          <w:rtl/>
        </w:rPr>
        <w:t>"</w:t>
      </w:r>
      <w:r w:rsidRPr="006078FB">
        <w:rPr>
          <w:rFonts w:hint="cs"/>
          <w:rtl/>
        </w:rPr>
        <w:t xml:space="preserve">ז </w:t>
      </w:r>
    </w:p>
    <w:p w14:paraId="6A1C6299" w14:textId="18D97FF2" w:rsidR="00183BFF" w:rsidRPr="006F178A" w:rsidRDefault="006078FB" w:rsidP="00B63511">
      <w:pPr>
        <w:pStyle w:val="affffff0"/>
        <w:rPr>
          <w:rtl/>
        </w:rPr>
      </w:pPr>
      <w:r>
        <w:rPr>
          <w:rFonts w:hint="cs"/>
          <w:rtl/>
        </w:rPr>
        <w:t>כ</w:t>
      </w:r>
      <w:r w:rsidR="00183BFF" w:rsidRPr="001F19F5">
        <w:rPr>
          <w:rFonts w:hint="cs"/>
          <w:rtl/>
        </w:rPr>
        <w:t xml:space="preserve">יתפו בשבת דרגל </w:t>
      </w:r>
      <w:r w:rsidR="00183BFF" w:rsidRPr="001F19F5">
        <w:rPr>
          <w:rStyle w:val="afffff7"/>
          <w:rFonts w:hint="cs"/>
          <w:spacing w:val="-6"/>
          <w:rtl/>
        </w:rPr>
        <w:t>א.</w:t>
      </w:r>
      <w:r w:rsidR="00183BFF" w:rsidRPr="001F19F5">
        <w:rPr>
          <w:rFonts w:hint="cs"/>
          <w:rtl/>
        </w:rPr>
        <w:t xml:space="preserve"> ביעתותא </w:t>
      </w:r>
      <w:r w:rsidR="00183BFF" w:rsidRPr="001F19F5">
        <w:rPr>
          <w:rStyle w:val="afffff7"/>
          <w:rFonts w:hint="cs"/>
          <w:spacing w:val="-6"/>
          <w:rtl/>
        </w:rPr>
        <w:t>ב.</w:t>
      </w:r>
      <w:r w:rsidR="00183BFF" w:rsidRPr="001F19F5">
        <w:rPr>
          <w:rFonts w:hint="cs"/>
          <w:rtl/>
        </w:rPr>
        <w:t xml:space="preserve"> דוחק הציבור.</w:t>
      </w:r>
    </w:p>
    <w:p w14:paraId="5DFF7D4B" w14:textId="77777777" w:rsidR="00183BFF" w:rsidRPr="006F178A" w:rsidRDefault="00183BFF" w:rsidP="00183BFF">
      <w:pPr>
        <w:pStyle w:val="afff2"/>
        <w:framePr w:wrap="around"/>
        <w:rPr>
          <w:rtl/>
        </w:rPr>
      </w:pPr>
      <w:r w:rsidRPr="006F178A">
        <w:rPr>
          <w:rFonts w:hint="cs"/>
          <w:rtl/>
        </w:rPr>
        <w:t>כו.</w:t>
      </w:r>
    </w:p>
    <w:p>
      <w:pPr>
        <w:pStyle w:val="MishnaBatzad"/>
        <w:rPr>
          <w:ins w:id="20055" w:author="קלוד" w:date="2026-10-06T10:08:13Z"/>
        </w:rPr>
      </w:pPr>
      <w:ins w:id="20054" w:author="קלוד" w:date="2026-10-06T10:08:13Z">
        <w:r>
          <w:t xml:space="preserve">משנה ד</w:t>
        </w:r>
      </w:ins>
    </w:p>
    <w:p w14:paraId="2D768DCC" w14:textId="77777777" w:rsidR="006871BE" w:rsidRDefault="00183BFF" w:rsidP="00030605">
      <w:pPr>
        <w:pStyle w:val="afff8"/>
        <w:spacing w:before="120"/>
        <w:jc w:val="center"/>
        <w:rPr>
          <w:rStyle w:val="afffff1"/>
          <w:rtl/>
        </w:rPr>
        <w:pPrChange w:id="90025" w:author="קלוד" w:date="2026-10-08T12:08:16Z">
          <w:pPr>
            <w:pStyle w:val="afff8"/>
            <w:jc w:val="center"/>
          </w:pPr>
        </w:pPrChange>
      </w:pPr>
      <w:r w:rsidRPr="006F178A">
        <w:rPr>
          <w:rtl/>
        </w:rPr>
        <w:t>בכור שנפל לב</w:t>
      </w:r>
      <w:r w:rsidRPr="006F178A">
        <w:rPr>
          <w:rFonts w:hint="cs"/>
          <w:rtl/>
        </w:rPr>
        <w:t>ור</w:t>
      </w:r>
    </w:p>
    <w:p w14:paraId="382AA600" w14:textId="77777777" w:rsidR="00030605" w:rsidRPr="00C92DCF" w:rsidRDefault="00183BFF" w:rsidP="00030605">
      <w:pPr>
        <w:pStyle w:val="afff8"/>
        <w:rPr>
          <w:spacing w:val="8"/>
          <w:rtl/>
        </w:rPr>
      </w:pPr>
      <w:r w:rsidRPr="00C92DCF">
        <w:rPr>
          <w:rStyle w:val="afffff1"/>
          <w:spacing w:val="8"/>
          <w:rtl/>
        </w:rPr>
        <w:t>ר"י:</w:t>
      </w:r>
      <w:r w:rsidRPr="00C92DCF">
        <w:rPr>
          <w:spacing w:val="8"/>
          <w:rtl/>
        </w:rPr>
        <w:t xml:space="preserve"> ירד מומחה ויראה,</w:t>
      </w:r>
      <w:r w:rsidRPr="00C92DCF">
        <w:rPr>
          <w:rFonts w:hint="cs"/>
          <w:spacing w:val="8"/>
          <w:rtl/>
        </w:rPr>
        <w:t xml:space="preserve"> </w:t>
      </w:r>
      <w:r w:rsidR="0045062B">
        <w:rPr>
          <w:rFonts w:hint="cs"/>
          <w:spacing w:val="8"/>
          <w:rtl/>
        </w:rPr>
        <w:t xml:space="preserve">רק </w:t>
      </w:r>
      <w:r w:rsidR="0045062B">
        <w:rPr>
          <w:spacing w:val="8"/>
          <w:rtl/>
        </w:rPr>
        <w:t>אם יש</w:t>
      </w:r>
      <w:r w:rsidRPr="00C92DCF">
        <w:rPr>
          <w:spacing w:val="8"/>
          <w:rtl/>
        </w:rPr>
        <w:t xml:space="preserve"> </w:t>
      </w:r>
      <w:r w:rsidR="0045062B">
        <w:rPr>
          <w:rFonts w:hint="cs"/>
          <w:spacing w:val="8"/>
          <w:rtl/>
        </w:rPr>
        <w:t xml:space="preserve">בו </w:t>
      </w:r>
      <w:r w:rsidRPr="00C92DCF">
        <w:rPr>
          <w:spacing w:val="8"/>
          <w:rtl/>
        </w:rPr>
        <w:t xml:space="preserve">מום יעלה וישחוט, </w:t>
      </w:r>
    </w:p>
    <w:p w14:paraId="572F0E23" w14:textId="77777777" w:rsidR="00183BFF" w:rsidRPr="00C92DCF" w:rsidRDefault="00183BFF" w:rsidP="005F2E66">
      <w:pPr>
        <w:pStyle w:val="afff8"/>
        <w:spacing w:after="60" w:line="220" w:lineRule="exact"/>
        <w:rPr>
          <w:spacing w:val="8"/>
          <w:rtl/>
        </w:rPr>
      </w:pPr>
      <w:r w:rsidRPr="00C92DCF">
        <w:rPr>
          <w:rStyle w:val="afffff1"/>
          <w:rFonts w:hint="cs"/>
          <w:spacing w:val="8"/>
          <w:rtl/>
        </w:rPr>
        <w:t>ר</w:t>
      </w:r>
      <w:r w:rsidRPr="00C92DCF">
        <w:rPr>
          <w:rStyle w:val="afffff1"/>
          <w:spacing w:val="8"/>
          <w:rtl/>
        </w:rPr>
        <w:t>"</w:t>
      </w:r>
      <w:r w:rsidRPr="00C92DCF">
        <w:rPr>
          <w:rStyle w:val="afffff1"/>
          <w:rFonts w:hint="cs"/>
          <w:spacing w:val="8"/>
          <w:rtl/>
        </w:rPr>
        <w:t>ש</w:t>
      </w:r>
      <w:r w:rsidRPr="00C92DCF">
        <w:rPr>
          <w:rStyle w:val="afffff1"/>
          <w:spacing w:val="8"/>
          <w:rtl/>
        </w:rPr>
        <w:t xml:space="preserve">: </w:t>
      </w:r>
      <w:r w:rsidRPr="00C92DCF">
        <w:rPr>
          <w:spacing w:val="8"/>
          <w:rtl/>
        </w:rPr>
        <w:t>כל שאין מומו ניכר מבעוד יום אין זה מן המוכן.</w:t>
      </w:r>
    </w:p>
    <w:p w14:paraId="433E4123" w14:textId="77777777" w:rsidR="00183BFF" w:rsidRDefault="00030605" w:rsidP="00183BFF">
      <w:pPr>
        <w:pStyle w:val="afffff8"/>
        <w:rPr>
          <w:rStyle w:val="afffff3"/>
          <w:rtl/>
        </w:rPr>
      </w:pPr>
      <w:r>
        <w:rPr>
          <w:rFonts w:hint="cs"/>
          <w:b/>
          <w:rtl/>
        </w:rPr>
        <w:t>ר"מ ור</w:t>
      </w:r>
      <w:r w:rsidR="005933DE">
        <w:rPr>
          <w:b/>
          <w:rtl/>
        </w:rPr>
        <w:t>"</w:t>
      </w:r>
      <w:r>
        <w:rPr>
          <w:rFonts w:hint="cs"/>
          <w:b/>
          <w:rtl/>
        </w:rPr>
        <w:t xml:space="preserve">י </w:t>
      </w:r>
      <w:r w:rsidR="00B41370">
        <w:rPr>
          <w:rFonts w:hint="cs"/>
          <w:b/>
          <w:rtl/>
        </w:rPr>
        <w:t>חלקו</w:t>
      </w:r>
      <w:r w:rsidR="00183BFF">
        <w:rPr>
          <w:rFonts w:hint="cs"/>
          <w:b/>
          <w:rtl/>
        </w:rPr>
        <w:t>:</w:t>
      </w:r>
      <w:r w:rsidR="00183BFF" w:rsidRPr="006F178A">
        <w:rPr>
          <w:rFonts w:hint="cs"/>
          <w:rtl/>
        </w:rPr>
        <w:t xml:space="preserve"> </w:t>
      </w:r>
      <w:r w:rsidR="00183BFF" w:rsidRPr="006F178A">
        <w:rPr>
          <w:rtl/>
        </w:rPr>
        <w:t>ברואין מומין</w:t>
      </w:r>
      <w:r w:rsidR="00183BFF" w:rsidRPr="006F178A">
        <w:rPr>
          <w:rFonts w:hint="cs"/>
          <w:rtl/>
        </w:rPr>
        <w:t xml:space="preserve"> ביו</w:t>
      </w:r>
      <w:r w:rsidR="00183BFF" w:rsidRPr="006F178A">
        <w:rPr>
          <w:rtl/>
        </w:rPr>
        <w:t>"</w:t>
      </w:r>
      <w:r w:rsidR="00183BFF" w:rsidRPr="006F178A">
        <w:rPr>
          <w:rFonts w:hint="cs"/>
          <w:rtl/>
        </w:rPr>
        <w:t xml:space="preserve">ט </w:t>
      </w:r>
    </w:p>
    <w:p w14:paraId="4655AF2F" w14:textId="77777777" w:rsidR="00183BFF" w:rsidRDefault="00183BFF" w:rsidP="0045062B">
      <w:pPr>
        <w:rPr>
          <w:rtl/>
        </w:rPr>
      </w:pPr>
      <w:r w:rsidRPr="00C92DCF">
        <w:rPr>
          <w:rStyle w:val="afffff3"/>
          <w:rFonts w:hint="cs"/>
          <w:rtl/>
        </w:rPr>
        <w:t>ל</w:t>
      </w:r>
      <w:r w:rsidRPr="00C92DCF">
        <w:rPr>
          <w:rStyle w:val="afffff3"/>
          <w:rtl/>
        </w:rPr>
        <w:t>ר</w:t>
      </w:r>
      <w:r w:rsidR="00C92DCF" w:rsidRPr="00C92DCF">
        <w:rPr>
          <w:rStyle w:val="afffff3"/>
          <w:rFonts w:hint="cs"/>
          <w:rtl/>
        </w:rPr>
        <w:t>בי יהודה</w:t>
      </w:r>
      <w:r w:rsidRPr="00C92DCF">
        <w:rPr>
          <w:rStyle w:val="afffff3"/>
          <w:rFonts w:hint="cs"/>
          <w:rtl/>
        </w:rPr>
        <w:t>:</w:t>
      </w:r>
      <w:r>
        <w:rPr>
          <w:rStyle w:val="afffff3"/>
          <w:rFonts w:hint="cs"/>
          <w:rtl/>
        </w:rPr>
        <w:t xml:space="preserve"> </w:t>
      </w:r>
      <w:r w:rsidRPr="006F178A">
        <w:rPr>
          <w:rFonts w:ascii="Fb Fontext" w:hAnsi="Fb Fontext"/>
          <w:rtl/>
        </w:rPr>
        <w:t>רואין.</w:t>
      </w:r>
      <w:r>
        <w:rPr>
          <w:rStyle w:val="afffff3"/>
          <w:rFonts w:hint="cs"/>
          <w:rtl/>
        </w:rPr>
        <w:t xml:space="preserve"> </w:t>
      </w:r>
      <w:r w:rsidRPr="00C92DCF">
        <w:rPr>
          <w:rStyle w:val="afffff3"/>
          <w:rFonts w:hint="cs"/>
          <w:rtl/>
        </w:rPr>
        <w:t xml:space="preserve"> לר</w:t>
      </w:r>
      <w:r w:rsidR="0045062B">
        <w:rPr>
          <w:rStyle w:val="afffff3"/>
          <w:rFonts w:hint="cs"/>
          <w:rtl/>
        </w:rPr>
        <w:t>"ש</w:t>
      </w:r>
      <w:r w:rsidR="00C92DCF" w:rsidRPr="00C92DCF">
        <w:rPr>
          <w:rFonts w:hint="cs"/>
          <w:rtl/>
        </w:rPr>
        <w:t>:</w:t>
      </w:r>
      <w:r w:rsidRPr="006F178A">
        <w:rPr>
          <w:rtl/>
        </w:rPr>
        <w:t xml:space="preserve"> אין רואין</w:t>
      </w:r>
      <w:r w:rsidR="00C92DCF">
        <w:rPr>
          <w:rFonts w:hint="cs"/>
          <w:rtl/>
        </w:rPr>
        <w:t>.</w:t>
      </w:r>
      <w:r w:rsidRPr="006F178A">
        <w:rPr>
          <w:rtl/>
        </w:rPr>
        <w:t xml:space="preserve"> </w:t>
      </w:r>
    </w:p>
    <w:p w14:paraId="602E8540" w14:textId="77777777" w:rsidR="00C92DCF" w:rsidRDefault="00C92DCF" w:rsidP="00273448">
      <w:pPr>
        <w:rPr>
          <w:rtl/>
        </w:rPr>
      </w:pPr>
      <w:r w:rsidRPr="00C4622C">
        <w:rPr>
          <w:rStyle w:val="affff1"/>
          <w:rFonts w:hint="cs"/>
          <w:sz w:val="18"/>
          <w:rtl/>
        </w:rPr>
        <w:t>נפל לבור</w:t>
      </w:r>
      <w:r w:rsidRPr="00D159D1">
        <w:rPr>
          <w:rFonts w:cs="PFT_Frank" w:hint="cs"/>
          <w:b/>
          <w:bCs/>
          <w:sz w:val="16"/>
          <w:szCs w:val="14"/>
          <w:rtl/>
        </w:rPr>
        <w:t xml:space="preserve"> </w:t>
      </w:r>
      <w:r w:rsidR="00273448">
        <w:rPr>
          <w:rFonts w:hint="cs"/>
          <w:rtl/>
        </w:rPr>
        <w:t>לא</w:t>
      </w:r>
      <w:r>
        <w:rPr>
          <w:rFonts w:hint="cs"/>
          <w:rtl/>
        </w:rPr>
        <w:t xml:space="preserve"> אמרי' משום צעב''ח יערים ויעלהו כרי''ה. </w:t>
      </w:r>
    </w:p>
    <w:p w14:paraId="73BAC6A8" w14:textId="77777777" w:rsidR="00C92DCF" w:rsidRPr="00B63511" w:rsidRDefault="00C92DCF" w:rsidP="00B63511">
      <w:pPr>
        <w:spacing w:after="60"/>
        <w:rPr>
          <w:rtl/>
        </w:rPr>
      </w:pPr>
      <w:r w:rsidRPr="00C4622C">
        <w:rPr>
          <w:rStyle w:val="affff1"/>
          <w:rFonts w:hint="cs"/>
          <w:sz w:val="18"/>
          <w:rtl/>
        </w:rPr>
        <w:lastRenderedPageBreak/>
        <w:t>ולא ישחוט</w:t>
      </w:r>
      <w:r>
        <w:rPr>
          <w:rFonts w:hint="cs"/>
          <w:rtl/>
        </w:rPr>
        <w:t xml:space="preserve"> </w:t>
      </w:r>
      <w:r w:rsidR="00273448">
        <w:rPr>
          <w:rtl/>
        </w:rPr>
        <w:tab/>
      </w:r>
      <w:r>
        <w:rPr>
          <w:rFonts w:hint="cs"/>
          <w:rtl/>
        </w:rPr>
        <w:t>בעבר והעלהו</w:t>
      </w:r>
      <w:r w:rsidR="00922698">
        <w:rPr>
          <w:rFonts w:hint="cs"/>
          <w:rtl/>
        </w:rPr>
        <w:t xml:space="preserve">, אינו מוקצה. מום עובר מעיו''ט, </w:t>
      </w:r>
      <w:r w:rsidR="00922698" w:rsidRPr="00B63511">
        <w:rPr>
          <w:rFonts w:hint="cs"/>
          <w:rtl/>
        </w:rPr>
        <w:t xml:space="preserve">נעשה ביו''ט קבוע, וקמ''ל דאין דעתו עליו </w:t>
      </w:r>
      <w:r w:rsidRPr="00B63511">
        <w:rPr>
          <w:rFonts w:hint="cs"/>
          <w:rtl/>
        </w:rPr>
        <w:t xml:space="preserve"> </w:t>
      </w:r>
    </w:p>
    <w:p w14:paraId="5F641623" w14:textId="77777777" w:rsidR="00183BFF" w:rsidRPr="006F178A" w:rsidRDefault="00183BFF" w:rsidP="006E2C4B">
      <w:pPr>
        <w:pStyle w:val="afffff8"/>
        <w:rPr>
          <w:rtl/>
        </w:rPr>
      </w:pPr>
      <w:r w:rsidRPr="00371E58">
        <w:rPr>
          <w:rtl/>
        </w:rPr>
        <w:t>בכור תם שנפל לבור</w:t>
      </w:r>
      <w:r w:rsidRPr="006F178A">
        <w:rPr>
          <w:rtl/>
        </w:rPr>
        <w:t>.</w:t>
      </w:r>
    </w:p>
    <w:p w14:paraId="77E6F897" w14:textId="77777777" w:rsidR="00B63511" w:rsidRPr="00B63511" w:rsidRDefault="00183BFF" w:rsidP="00B63511">
      <w:pPr>
        <w:pStyle w:val="36"/>
        <w:framePr w:wrap="notBeside"/>
        <w:rPr>
          <w:rtl/>
        </w:rPr>
      </w:pPr>
      <w:r w:rsidRPr="00B63511">
        <w:rPr>
          <w:rtl/>
        </w:rPr>
        <w:t>ר"י:</w:t>
      </w:r>
    </w:p>
    <w:p w14:paraId="1DB22757" w14:textId="06547DE5" w:rsidR="00183BFF" w:rsidRPr="006F178A" w:rsidRDefault="00030605" w:rsidP="00273448">
      <w:pPr>
        <w:rPr>
          <w:rtl/>
        </w:rPr>
      </w:pPr>
      <w:r>
        <w:rPr>
          <w:rFonts w:hint="cs"/>
          <w:rtl/>
        </w:rPr>
        <w:t xml:space="preserve">רק </w:t>
      </w:r>
      <w:r w:rsidR="00183BFF" w:rsidRPr="006F178A">
        <w:rPr>
          <w:rtl/>
        </w:rPr>
        <w:t xml:space="preserve">אם יש בו מום יעלה וישחוט, </w:t>
      </w:r>
    </w:p>
    <w:p w14:paraId="00AB3BAB" w14:textId="77777777" w:rsidR="00AE7EE3" w:rsidRPr="00AE7EE3" w:rsidRDefault="00183BFF" w:rsidP="00AE7EE3">
      <w:pPr>
        <w:pStyle w:val="36"/>
        <w:framePr w:wrap="notBeside"/>
        <w:rPr>
          <w:rtl/>
        </w:rPr>
      </w:pPr>
      <w:r w:rsidRPr="00AE7EE3">
        <w:rPr>
          <w:rFonts w:hint="cs"/>
          <w:rtl/>
        </w:rPr>
        <w:t>רשב</w:t>
      </w:r>
      <w:r w:rsidRPr="00AE7EE3">
        <w:rPr>
          <w:rtl/>
        </w:rPr>
        <w:t>"</w:t>
      </w:r>
      <w:r w:rsidRPr="00AE7EE3">
        <w:rPr>
          <w:rFonts w:hint="cs"/>
          <w:rtl/>
        </w:rPr>
        <w:t>מ</w:t>
      </w:r>
      <w:r w:rsidRPr="00AE7EE3">
        <w:rPr>
          <w:rtl/>
        </w:rPr>
        <w:t>:</w:t>
      </w:r>
    </w:p>
    <w:p w14:paraId="569BFA4A" w14:textId="171BC42C" w:rsidR="00183BFF" w:rsidRPr="00D13FDB" w:rsidRDefault="00273448" w:rsidP="00273448">
      <w:pPr>
        <w:rPr>
          <w:rtl/>
        </w:rPr>
      </w:pPr>
      <w:r w:rsidRPr="00AE7EE3">
        <w:rPr>
          <w:rFonts w:hint="cs"/>
          <w:rtl/>
        </w:rPr>
        <w:t>הרי</w:t>
      </w:r>
      <w:r>
        <w:rPr>
          <w:rStyle w:val="afffff3"/>
          <w:rFonts w:hint="cs"/>
          <w:rtl/>
        </w:rPr>
        <w:t xml:space="preserve"> </w:t>
      </w:r>
      <w:r w:rsidR="00030605">
        <w:rPr>
          <w:rStyle w:val="afffff3"/>
          <w:rFonts w:hint="cs"/>
          <w:rtl/>
        </w:rPr>
        <w:t>ל</w:t>
      </w:r>
      <w:r w:rsidR="00183BFF" w:rsidRPr="00D13FDB">
        <w:rPr>
          <w:rStyle w:val="afffff3"/>
          <w:rFonts w:hint="cs"/>
          <w:rtl/>
        </w:rPr>
        <w:t>רשב</w:t>
      </w:r>
      <w:r w:rsidR="00183BFF" w:rsidRPr="00D13FDB">
        <w:rPr>
          <w:rStyle w:val="afffff3"/>
          <w:rtl/>
        </w:rPr>
        <w:t>"</w:t>
      </w:r>
      <w:r w:rsidR="00183BFF" w:rsidRPr="00D13FDB">
        <w:rPr>
          <w:rStyle w:val="afffff3"/>
          <w:rFonts w:hint="cs"/>
          <w:rtl/>
        </w:rPr>
        <w:t>י</w:t>
      </w:r>
      <w:r w:rsidR="00AE7EE3">
        <w:rPr>
          <w:rStyle w:val="afffff3"/>
          <w:rFonts w:hint="cs"/>
          <w:rtl/>
        </w:rPr>
        <w:t>:</w:t>
      </w:r>
      <w:r w:rsidR="00183BFF" w:rsidRPr="00D13FDB">
        <w:rPr>
          <w:rStyle w:val="afffff3"/>
          <w:rFonts w:hint="cs"/>
          <w:rtl/>
        </w:rPr>
        <w:t xml:space="preserve"> </w:t>
      </w:r>
      <w:r w:rsidR="00183BFF" w:rsidRPr="00D51003">
        <w:rPr>
          <w:rtl/>
        </w:rPr>
        <w:t>אין רואין</w:t>
      </w:r>
      <w:r w:rsidRPr="00D51003">
        <w:rPr>
          <w:rFonts w:hint="cs"/>
          <w:rtl/>
        </w:rPr>
        <w:t>.</w:t>
      </w:r>
    </w:p>
    <w:p w14:paraId="38DDBFE0" w14:textId="77777777" w:rsidR="00D76862" w:rsidRPr="00D76862" w:rsidRDefault="00273448" w:rsidP="00D76862">
      <w:pPr>
        <w:rPr>
          <w:rFonts w:ascii="Fb Fontext" w:hAnsi="Fb Fontext"/>
          <w:spacing w:val="-2"/>
          <w:sz w:val="16"/>
          <w:szCs w:val="16"/>
          <w:rtl/>
        </w:rPr>
      </w:pPr>
      <w:r w:rsidRPr="00D159D1">
        <w:rPr>
          <w:rFonts w:cs="PFT_Frank" w:hint="cs"/>
          <w:b/>
          <w:bCs/>
          <w:szCs w:val="14"/>
          <w:rtl/>
        </w:rPr>
        <w:t>נולד מום מעיו''ט</w:t>
      </w:r>
      <w:r w:rsidRPr="00273448">
        <w:rPr>
          <w:rFonts w:hint="cs"/>
          <w:rtl/>
        </w:rPr>
        <w:t xml:space="preserve"> אין רואין</w:t>
      </w:r>
      <w:r>
        <w:rPr>
          <w:rFonts w:cs="PFT_Frank" w:hint="cs"/>
          <w:b/>
          <w:bCs/>
          <w:szCs w:val="14"/>
          <w:rtl/>
        </w:rPr>
        <w:t xml:space="preserve"> </w:t>
      </w:r>
      <w:r w:rsidR="00D76862">
        <w:rPr>
          <w:rStyle w:val="afffffc"/>
          <w:rFonts w:hint="cs"/>
          <w:rtl/>
        </w:rPr>
        <w:t>[</w:t>
      </w:r>
      <w:r w:rsidRPr="00273448">
        <w:rPr>
          <w:rStyle w:val="afffffc"/>
          <w:rFonts w:hint="cs"/>
          <w:rtl/>
        </w:rPr>
        <w:t>לכתחילה]</w:t>
      </w:r>
    </w:p>
    <w:p w14:paraId="2E16C9CB" w14:textId="77777777" w:rsidR="00183BFF" w:rsidRPr="006F178A" w:rsidRDefault="00183BFF" w:rsidP="006E2C4B">
      <w:pPr>
        <w:rPr>
          <w:rFonts w:cs="Guttman Vilna"/>
          <w:b/>
          <w:bCs/>
          <w:rtl/>
        </w:rPr>
      </w:pPr>
      <w:r w:rsidRPr="00EE6043">
        <w:rPr>
          <w:rFonts w:cs="PFT_Frank"/>
          <w:b/>
          <w:bCs/>
          <w:szCs w:val="14"/>
          <w:rtl/>
        </w:rPr>
        <w:t xml:space="preserve">נולד מום ביו"ט, </w:t>
      </w:r>
      <w:r w:rsidRPr="00D13FDB">
        <w:rPr>
          <w:rStyle w:val="afffff3"/>
          <w:rFonts w:hint="cs"/>
          <w:rtl/>
        </w:rPr>
        <w:t>רשב</w:t>
      </w:r>
      <w:r w:rsidRPr="00D13FDB">
        <w:rPr>
          <w:rStyle w:val="afffff3"/>
          <w:rtl/>
        </w:rPr>
        <w:t>"</w:t>
      </w:r>
      <w:r w:rsidRPr="00D13FDB">
        <w:rPr>
          <w:rStyle w:val="afffff3"/>
          <w:rFonts w:hint="cs"/>
          <w:rtl/>
        </w:rPr>
        <w:t>י</w:t>
      </w:r>
      <w:r w:rsidRPr="00D13FDB">
        <w:rPr>
          <w:rStyle w:val="afffff3"/>
          <w:rtl/>
        </w:rPr>
        <w:t xml:space="preserve">: </w:t>
      </w:r>
      <w:r w:rsidRPr="006F178A">
        <w:rPr>
          <w:rtl/>
        </w:rPr>
        <w:t>אי</w:t>
      </w:r>
      <w:r w:rsidR="006E2C4B">
        <w:rPr>
          <w:rFonts w:hint="cs"/>
          <w:rtl/>
        </w:rPr>
        <w:t>"ז</w:t>
      </w:r>
      <w:r w:rsidRPr="006F178A">
        <w:rPr>
          <w:rtl/>
        </w:rPr>
        <w:t xml:space="preserve"> מן המוכן.</w:t>
      </w:r>
    </w:p>
    <w:p w14:paraId="3B484D48" w14:textId="6724058F" w:rsidR="00183BFF" w:rsidRPr="006F178A" w:rsidRDefault="006871BE" w:rsidP="006E2C4B">
      <w:pPr>
        <w:rPr>
          <w:rtl/>
        </w:rPr>
      </w:pPr>
      <w:r w:rsidRPr="00EE6043">
        <w:rPr>
          <w:rFonts w:ascii="Fb Fontext" w:hAnsi="Fb Fontext" w:cs="PFT_Frank"/>
          <w:b/>
          <w:bCs/>
          <w:sz w:val="20"/>
          <w:szCs w:val="14"/>
          <w:rtl/>
        </w:rPr>
        <w:t>נולד</w:t>
      </w:r>
      <w:r w:rsidRPr="00EE6043">
        <w:rPr>
          <w:rFonts w:ascii="Fb Fontext" w:hAnsi="Fb Fontext" w:cs="PFT_Frank" w:hint="cs"/>
          <w:b/>
          <w:bCs/>
          <w:sz w:val="20"/>
          <w:szCs w:val="14"/>
          <w:rtl/>
        </w:rPr>
        <w:t xml:space="preserve"> </w:t>
      </w:r>
      <w:r w:rsidR="00183BFF" w:rsidRPr="00EE6043">
        <w:rPr>
          <w:rFonts w:ascii="Fb Fontext" w:hAnsi="Fb Fontext" w:cs="PFT_Frank"/>
          <w:b/>
          <w:bCs/>
          <w:sz w:val="20"/>
          <w:szCs w:val="14"/>
          <w:rtl/>
        </w:rPr>
        <w:t>ומומו עמו</w:t>
      </w:r>
      <w:r w:rsidRPr="00EE6043">
        <w:rPr>
          <w:rFonts w:ascii="Fb Fontext" w:hAnsi="Fb Fontext" w:cs="PFT_Frank" w:hint="cs"/>
          <w:b/>
          <w:bCs/>
          <w:sz w:val="20"/>
          <w:szCs w:val="14"/>
          <w:rtl/>
        </w:rPr>
        <w:t>,</w:t>
      </w:r>
      <w:r>
        <w:rPr>
          <w:rStyle w:val="afffff3"/>
          <w:rFonts w:hint="cs"/>
          <w:rtl/>
        </w:rPr>
        <w:t xml:space="preserve">  </w:t>
      </w:r>
      <w:r w:rsidRPr="006871BE">
        <w:rPr>
          <w:rStyle w:val="afffff3"/>
          <w:rFonts w:hint="cs"/>
          <w:rtl/>
        </w:rPr>
        <w:t>לכו</w:t>
      </w:r>
      <w:r w:rsidR="005933DE">
        <w:rPr>
          <w:rStyle w:val="afffff3"/>
          <w:rtl/>
        </w:rPr>
        <w:t>"</w:t>
      </w:r>
      <w:r w:rsidRPr="006871BE">
        <w:rPr>
          <w:rStyle w:val="afffff3"/>
          <w:rFonts w:hint="cs"/>
          <w:rtl/>
        </w:rPr>
        <w:t>ע</w:t>
      </w:r>
      <w:r w:rsidR="00D51003">
        <w:rPr>
          <w:rStyle w:val="afffff3"/>
          <w:rFonts w:hint="cs"/>
          <w:rtl/>
        </w:rPr>
        <w:t>:</w:t>
      </w:r>
      <w:r w:rsidRPr="006871BE">
        <w:rPr>
          <w:rStyle w:val="afffff3"/>
          <w:rFonts w:hint="cs"/>
          <w:rtl/>
        </w:rPr>
        <w:t xml:space="preserve"> </w:t>
      </w:r>
      <w:r w:rsidR="006E2C4B">
        <w:rPr>
          <w:rFonts w:ascii="Fb Fontext" w:hAnsi="Fb Fontext" w:hint="cs"/>
          <w:sz w:val="20"/>
          <w:rtl/>
        </w:rPr>
        <w:t xml:space="preserve"> </w:t>
      </w:r>
      <w:r w:rsidR="00183BFF" w:rsidRPr="006F178A">
        <w:rPr>
          <w:rFonts w:ascii="Fb Fontext" w:hAnsi="Fb Fontext"/>
          <w:sz w:val="20"/>
          <w:rtl/>
        </w:rPr>
        <w:t>זה מן המוכן.</w:t>
      </w:r>
    </w:p>
    <w:p w14:paraId="7EFF4AE6" w14:textId="77777777" w:rsidR="00D51003" w:rsidRPr="00D51003" w:rsidRDefault="006871BE" w:rsidP="00D51003">
      <w:pPr>
        <w:pStyle w:val="36"/>
        <w:framePr w:wrap="notBeside"/>
        <w:rPr>
          <w:rtl/>
        </w:rPr>
      </w:pPr>
      <w:r w:rsidRPr="00D51003">
        <w:rPr>
          <w:rFonts w:hint="cs"/>
          <w:rtl/>
        </w:rPr>
        <w:t xml:space="preserve"> </w:t>
      </w:r>
      <w:r w:rsidR="00183BFF" w:rsidRPr="00D51003">
        <w:rPr>
          <w:rtl/>
        </w:rPr>
        <w:t>ר</w:t>
      </w:r>
      <w:r w:rsidR="00183BFF" w:rsidRPr="00D51003">
        <w:rPr>
          <w:rFonts w:hint="eastAsia"/>
          <w:rtl/>
        </w:rPr>
        <w:t>בר</w:t>
      </w:r>
      <w:r w:rsidR="00183BFF" w:rsidRPr="00D51003">
        <w:rPr>
          <w:rtl/>
        </w:rPr>
        <w:t>"</w:t>
      </w:r>
      <w:r w:rsidR="00183BFF" w:rsidRPr="00D51003">
        <w:rPr>
          <w:rFonts w:hint="eastAsia"/>
          <w:rtl/>
        </w:rPr>
        <w:t>ה</w:t>
      </w:r>
      <w:r w:rsidR="00183BFF" w:rsidRPr="00D51003">
        <w:rPr>
          <w:rtl/>
        </w:rPr>
        <w:t>:</w:t>
      </w:r>
    </w:p>
    <w:p w14:paraId="5FC9A982" w14:textId="14E90D24" w:rsidR="00183BFF" w:rsidRPr="001F19F5" w:rsidRDefault="00183BFF" w:rsidP="006E2C4B">
      <w:pPr>
        <w:rPr>
          <w:rtl/>
        </w:rPr>
      </w:pPr>
      <w:r w:rsidRPr="001F19F5">
        <w:rPr>
          <w:rtl/>
        </w:rPr>
        <w:t xml:space="preserve">מבקרין אותו ביו"ט לכתחלה, </w:t>
      </w:r>
    </w:p>
    <w:p w14:paraId="1D8358BE" w14:textId="77777777" w:rsidR="00D51003" w:rsidRPr="00D51003" w:rsidRDefault="00183BFF" w:rsidP="00D51003">
      <w:pPr>
        <w:pStyle w:val="36"/>
        <w:framePr w:wrap="notBeside"/>
        <w:rPr>
          <w:rtl/>
        </w:rPr>
      </w:pPr>
      <w:r w:rsidRPr="00D51003">
        <w:rPr>
          <w:rFonts w:hint="eastAsia"/>
          <w:rtl/>
        </w:rPr>
        <w:t>הקשה</w:t>
      </w:r>
      <w:r w:rsidRPr="00D51003">
        <w:rPr>
          <w:rtl/>
        </w:rPr>
        <w:t xml:space="preserve"> </w:t>
      </w:r>
      <w:r w:rsidRPr="00D51003">
        <w:rPr>
          <w:rFonts w:hint="eastAsia"/>
          <w:rtl/>
        </w:rPr>
        <w:t>ר</w:t>
      </w:r>
      <w:r w:rsidRPr="00D51003">
        <w:rPr>
          <w:rtl/>
        </w:rPr>
        <w:t>"</w:t>
      </w:r>
      <w:r w:rsidRPr="00D51003">
        <w:rPr>
          <w:rFonts w:hint="eastAsia"/>
          <w:rtl/>
        </w:rPr>
        <w:t>נ</w:t>
      </w:r>
      <w:r w:rsidRPr="00D51003">
        <w:rPr>
          <w:rFonts w:hint="cs"/>
          <w:rtl/>
        </w:rPr>
        <w:t>:</w:t>
      </w:r>
    </w:p>
    <w:p w14:paraId="5678BEB6" w14:textId="2C78F7DF" w:rsidR="00183BFF" w:rsidRPr="00392931" w:rsidRDefault="00183BFF" w:rsidP="006E2C4B">
      <w:pPr>
        <w:rPr>
          <w:rtl/>
        </w:rPr>
      </w:pPr>
      <w:r w:rsidRPr="00392931">
        <w:rPr>
          <w:rFonts w:hint="eastAsia"/>
          <w:rtl/>
        </w:rPr>
        <w:t>דלא</w:t>
      </w:r>
      <w:r w:rsidRPr="00392931">
        <w:rPr>
          <w:rtl/>
        </w:rPr>
        <w:t xml:space="preserve"> </w:t>
      </w:r>
      <w:r w:rsidRPr="00392931">
        <w:rPr>
          <w:rFonts w:hint="eastAsia"/>
          <w:rtl/>
        </w:rPr>
        <w:t>כאבא</w:t>
      </w:r>
      <w:r w:rsidRPr="00392931">
        <w:rPr>
          <w:rtl/>
        </w:rPr>
        <w:t xml:space="preserve"> </w:t>
      </w:r>
      <w:r w:rsidRPr="00392931">
        <w:rPr>
          <w:rFonts w:hint="eastAsia"/>
          <w:rtl/>
        </w:rPr>
        <w:t>דרק</w:t>
      </w:r>
      <w:r w:rsidRPr="00392931">
        <w:rPr>
          <w:rtl/>
        </w:rPr>
        <w:t xml:space="preserve"> </w:t>
      </w:r>
      <w:r w:rsidRPr="00392931">
        <w:rPr>
          <w:rFonts w:hint="eastAsia"/>
          <w:rtl/>
        </w:rPr>
        <w:t>בדיעבד</w:t>
      </w:r>
      <w:r w:rsidRPr="00392931">
        <w:rPr>
          <w:rtl/>
        </w:rPr>
        <w:t>.</w:t>
      </w:r>
    </w:p>
    <w:p w14:paraId="34438108" w14:textId="77777777" w:rsidR="00D51003" w:rsidRPr="00D51003" w:rsidRDefault="00183BFF" w:rsidP="00D51003">
      <w:pPr>
        <w:pStyle w:val="36"/>
        <w:framePr w:wrap="notBeside"/>
        <w:rPr>
          <w:rtl/>
        </w:rPr>
      </w:pPr>
      <w:r w:rsidRPr="00D51003">
        <w:rPr>
          <w:rFonts w:hint="cs"/>
          <w:rtl/>
        </w:rPr>
        <w:t xml:space="preserve">אביי: </w:t>
      </w:r>
    </w:p>
    <w:p w14:paraId="713927D4" w14:textId="666CF35E" w:rsidR="00D76862" w:rsidRPr="00D51003" w:rsidRDefault="00D51003" w:rsidP="006E2C4B">
      <w:pPr>
        <w:rPr>
          <w:rtl/>
        </w:rPr>
      </w:pPr>
      <w:r w:rsidRPr="00D51003">
        <w:rPr>
          <w:rStyle w:val="afffff3"/>
          <w:rFonts w:hint="cs"/>
          <w:rtl/>
        </w:rPr>
        <w:t>מ</w:t>
      </w:r>
      <w:r w:rsidR="00183BFF" w:rsidRPr="00D51003">
        <w:rPr>
          <w:rStyle w:val="afffff3"/>
          <w:rFonts w:hint="cs"/>
          <w:rtl/>
        </w:rPr>
        <w:t>סתבר כרבר</w:t>
      </w:r>
      <w:r w:rsidR="00183BFF" w:rsidRPr="00D51003">
        <w:rPr>
          <w:rStyle w:val="afffff3"/>
          <w:rtl/>
        </w:rPr>
        <w:t>"</w:t>
      </w:r>
      <w:r w:rsidR="00183BFF" w:rsidRPr="00D51003">
        <w:rPr>
          <w:rStyle w:val="afffff3"/>
          <w:rFonts w:hint="cs"/>
          <w:rtl/>
        </w:rPr>
        <w:t>ה</w:t>
      </w:r>
      <w:r w:rsidR="006E2C4B" w:rsidRPr="00D51003">
        <w:rPr>
          <w:rtl/>
        </w:rPr>
        <w:t xml:space="preserve"> מד</w:t>
      </w:r>
      <w:r w:rsidR="00183BFF" w:rsidRPr="00D51003">
        <w:rPr>
          <w:rtl/>
        </w:rPr>
        <w:t xml:space="preserve">תני </w:t>
      </w:r>
      <w:r w:rsidR="006E2C4B" w:rsidRPr="00D51003">
        <w:rPr>
          <w:rFonts w:hint="cs"/>
          <w:rtl/>
        </w:rPr>
        <w:t>ג'</w:t>
      </w:r>
      <w:r w:rsidR="00183BFF" w:rsidRPr="00D51003">
        <w:rPr>
          <w:rtl/>
        </w:rPr>
        <w:t xml:space="preserve"> בבי</w:t>
      </w:r>
      <w:r w:rsidR="00D76862" w:rsidRPr="00D51003">
        <w:rPr>
          <w:rFonts w:hint="cs"/>
          <w:rtl/>
        </w:rPr>
        <w:t xml:space="preserve"> כנ''ל</w:t>
      </w:r>
      <w:r w:rsidR="006E2C4B" w:rsidRPr="00D51003">
        <w:rPr>
          <w:rFonts w:hint="cs"/>
          <w:rtl/>
        </w:rPr>
        <w:t xml:space="preserve"> </w:t>
      </w:r>
      <w:r w:rsidR="00D76862" w:rsidRPr="00D51003">
        <w:rPr>
          <w:rFonts w:hint="cs"/>
          <w:rtl/>
        </w:rPr>
        <w:t>לאשמעי' דב</w:t>
      </w:r>
      <w:r w:rsidR="006E2C4B" w:rsidRPr="00D51003">
        <w:rPr>
          <w:rFonts w:hint="cs"/>
          <w:rtl/>
        </w:rPr>
        <w:t>זה</w:t>
      </w:r>
      <w:r w:rsidR="004D79A4" w:rsidRPr="00D51003">
        <w:rPr>
          <w:rFonts w:hint="cs"/>
          <w:rtl/>
        </w:rPr>
        <w:t xml:space="preserve"> אפי' לכתחילה</w:t>
      </w:r>
    </w:p>
    <w:p w14:paraId="748D58FC" w14:textId="77777777" w:rsidR="00D51003" w:rsidRPr="00D51003" w:rsidRDefault="00D76862" w:rsidP="00D51003">
      <w:pPr>
        <w:pStyle w:val="36"/>
        <w:framePr w:wrap="notBeside"/>
        <w:rPr>
          <w:rtl/>
        </w:rPr>
      </w:pPr>
      <w:r w:rsidRPr="00D51003">
        <w:rPr>
          <w:rFonts w:hint="cs"/>
          <w:rtl/>
        </w:rPr>
        <w:t>ודחי':</w:t>
      </w:r>
    </w:p>
    <w:p w14:paraId="38B9D672" w14:textId="3DA7DB43" w:rsidR="00D76862" w:rsidRDefault="00D76862" w:rsidP="00183BFF">
      <w:pPr>
        <w:rPr>
          <w:rtl/>
        </w:rPr>
      </w:pPr>
      <w:r w:rsidRPr="004D79A4">
        <w:rPr>
          <w:rStyle w:val="afffff3"/>
          <w:rFonts w:hint="cs"/>
          <w:rtl/>
        </w:rPr>
        <w:t>דההיא כ</w:t>
      </w:r>
      <w:r>
        <w:rPr>
          <w:rStyle w:val="afffff3"/>
          <w:rFonts w:hint="cs"/>
          <w:rtl/>
        </w:rPr>
        <w:t>אבא ב"א</w:t>
      </w:r>
      <w:r>
        <w:rPr>
          <w:rFonts w:hint="cs"/>
          <w:rtl/>
        </w:rPr>
        <w:t xml:space="preserve"> דמשבש ותני. </w:t>
      </w:r>
    </w:p>
    <w:p w14:paraId="1D4447BD" w14:textId="77777777" w:rsidR="00D51003" w:rsidRPr="00D51003" w:rsidRDefault="00D76862" w:rsidP="00D51003">
      <w:pPr>
        <w:pStyle w:val="36"/>
        <w:framePr w:wrap="notBeside"/>
        <w:rPr>
          <w:rtl/>
        </w:rPr>
      </w:pPr>
      <w:r w:rsidRPr="00D51003">
        <w:rPr>
          <w:rFonts w:hint="cs"/>
          <w:rtl/>
        </w:rPr>
        <w:t>אלא:</w:t>
      </w:r>
    </w:p>
    <w:p w14:paraId="4C649294" w14:textId="37F24A89" w:rsidR="00D76862" w:rsidRDefault="00D76862" w:rsidP="00183BFF">
      <w:pPr>
        <w:rPr>
          <w:rtl/>
        </w:rPr>
      </w:pPr>
      <w:r w:rsidRPr="00D76862">
        <w:rPr>
          <w:rStyle w:val="afffff3"/>
          <w:rFonts w:hint="cs"/>
          <w:rtl/>
        </w:rPr>
        <w:t xml:space="preserve">כדתני ר''א </w:t>
      </w:r>
      <w:r>
        <w:rPr>
          <w:rFonts w:hint="cs"/>
          <w:rtl/>
        </w:rPr>
        <w:t>דנולד מום מעיו''ט או ביו''ט אסור בדיעבד</w:t>
      </w:r>
    </w:p>
    <w:p w14:paraId="49581653" w14:textId="77777777" w:rsidR="00D76862" w:rsidRPr="006F178A" w:rsidRDefault="00D76862" w:rsidP="00D76862">
      <w:pPr>
        <w:pStyle w:val="afffffb"/>
        <w:ind w:left="568" w:firstLine="284"/>
        <w:rPr>
          <w:rtl/>
        </w:rPr>
      </w:pPr>
      <w:r>
        <w:rPr>
          <w:rFonts w:hint="cs"/>
          <w:rtl/>
        </w:rPr>
        <w:t>וא''כ בנולדו ומומו אפשר דרק דיעבד מותר</w:t>
      </w:r>
    </w:p>
    <w:p w14:paraId="4A6C3E76" w14:textId="77777777" w:rsidR="00A96370" w:rsidRPr="00A96370" w:rsidRDefault="00183BFF" w:rsidP="00A96370">
      <w:pPr>
        <w:pStyle w:val="36"/>
        <w:framePr w:wrap="notBeside"/>
        <w:rPr>
          <w:rtl/>
        </w:rPr>
      </w:pPr>
      <w:r w:rsidRPr="00A96370">
        <w:rPr>
          <w:rFonts w:hint="cs"/>
          <w:rtl/>
        </w:rPr>
        <w:t>א.</w:t>
      </w:r>
    </w:p>
    <w:p w14:paraId="535D50D5" w14:textId="0019795A" w:rsidR="00183BFF" w:rsidRDefault="00183BFF" w:rsidP="00183BFF">
      <w:pPr>
        <w:rPr>
          <w:rtl/>
        </w:rPr>
      </w:pPr>
      <w:r w:rsidRPr="00EE6043">
        <w:rPr>
          <w:rFonts w:cs="PFT_Frank"/>
          <w:b/>
          <w:bCs/>
          <w:szCs w:val="14"/>
          <w:rtl/>
        </w:rPr>
        <w:t>נולד מום מע</w:t>
      </w:r>
      <w:r w:rsidRPr="00EE6043">
        <w:rPr>
          <w:rFonts w:cs="PFT_Frank" w:hint="cs"/>
          <w:b/>
          <w:bCs/>
          <w:szCs w:val="14"/>
          <w:rtl/>
        </w:rPr>
        <w:t>יו</w:t>
      </w:r>
      <w:r w:rsidRPr="00EE6043">
        <w:rPr>
          <w:rFonts w:cs="PFT_Frank"/>
          <w:b/>
          <w:bCs/>
          <w:szCs w:val="14"/>
          <w:rtl/>
        </w:rPr>
        <w:t>"</w:t>
      </w:r>
      <w:r w:rsidRPr="00EE6043">
        <w:rPr>
          <w:rFonts w:cs="PFT_Frank" w:hint="cs"/>
          <w:b/>
          <w:bCs/>
          <w:szCs w:val="14"/>
          <w:rtl/>
        </w:rPr>
        <w:t>ט</w:t>
      </w:r>
      <w:r w:rsidR="00A326A2">
        <w:rPr>
          <w:rtl/>
        </w:rPr>
        <w:t xml:space="preserve"> </w:t>
      </w:r>
      <w:r w:rsidRPr="006F178A">
        <w:rPr>
          <w:rtl/>
        </w:rPr>
        <w:t xml:space="preserve">אין מבקרין אותו ביו"ט, </w:t>
      </w:r>
      <w:r w:rsidR="00CF186A">
        <w:rPr>
          <w:rFonts w:hint="cs"/>
          <w:rtl/>
        </w:rPr>
        <w:t>- אבל דיעבד כן.</w:t>
      </w:r>
    </w:p>
    <w:p w14:paraId="746AEBE6" w14:textId="77777777" w:rsidR="00A96370" w:rsidRPr="00A96370" w:rsidRDefault="00183BFF" w:rsidP="00A96370">
      <w:pPr>
        <w:pStyle w:val="36"/>
        <w:framePr w:wrap="notBeside"/>
        <w:rPr>
          <w:rtl/>
        </w:rPr>
      </w:pPr>
      <w:r w:rsidRPr="00A96370">
        <w:rPr>
          <w:rFonts w:hint="cs"/>
          <w:rtl/>
        </w:rPr>
        <w:t xml:space="preserve">ב. </w:t>
      </w:r>
    </w:p>
    <w:p w14:paraId="3DF2DDAF" w14:textId="745D1A2F" w:rsidR="00183BFF" w:rsidRDefault="00A96370" w:rsidP="00CF186A">
      <w:pPr>
        <w:rPr>
          <w:rtl/>
        </w:rPr>
      </w:pPr>
      <w:r>
        <w:rPr>
          <w:rFonts w:hint="cs"/>
          <w:rtl/>
        </w:rPr>
        <w:t>נ</w:t>
      </w:r>
      <w:r w:rsidR="00183BFF" w:rsidRPr="006F178A">
        <w:rPr>
          <w:rtl/>
        </w:rPr>
        <w:t xml:space="preserve">ולד מום ביו"ט, </w:t>
      </w:r>
      <w:r w:rsidR="00183BFF" w:rsidRPr="00D13FDB">
        <w:rPr>
          <w:rStyle w:val="afffff3"/>
          <w:rtl/>
        </w:rPr>
        <w:t>ר"</w:t>
      </w:r>
      <w:r w:rsidR="00183BFF" w:rsidRPr="00D13FDB">
        <w:rPr>
          <w:rStyle w:val="afffff3"/>
          <w:rFonts w:hint="cs"/>
          <w:rtl/>
        </w:rPr>
        <w:t>ש</w:t>
      </w:r>
      <w:r w:rsidR="00183BFF" w:rsidRPr="00D13FDB">
        <w:rPr>
          <w:rStyle w:val="afffff3"/>
          <w:rtl/>
        </w:rPr>
        <w:t xml:space="preserve">: </w:t>
      </w:r>
      <w:r w:rsidR="00183BFF" w:rsidRPr="006F178A">
        <w:rPr>
          <w:rtl/>
        </w:rPr>
        <w:t>אין זה מהמוכן</w:t>
      </w:r>
      <w:r w:rsidR="00183BFF">
        <w:rPr>
          <w:rFonts w:hint="cs"/>
          <w:rtl/>
        </w:rPr>
        <w:t>.</w:t>
      </w:r>
      <w:r w:rsidR="00CF186A">
        <w:rPr>
          <w:rFonts w:hint="cs"/>
          <w:rtl/>
        </w:rPr>
        <w:t xml:space="preserve"> דאפי' דיעבד לא.</w:t>
      </w:r>
      <w:r w:rsidR="00183BFF" w:rsidRPr="006F178A">
        <w:rPr>
          <w:rtl/>
        </w:rPr>
        <w:t xml:space="preserve"> </w:t>
      </w:r>
    </w:p>
    <w:p w14:paraId="668B85AD" w14:textId="77777777" w:rsidR="00A96370" w:rsidRPr="00A96370" w:rsidRDefault="00183BFF" w:rsidP="00A96370">
      <w:pPr>
        <w:pStyle w:val="36"/>
        <w:framePr w:wrap="notBeside"/>
        <w:rPr>
          <w:rtl/>
        </w:rPr>
      </w:pPr>
      <w:r w:rsidRPr="00A96370">
        <w:rPr>
          <w:rFonts w:hint="cs"/>
          <w:rtl/>
        </w:rPr>
        <w:t>ג.</w:t>
      </w:r>
    </w:p>
    <w:p w14:paraId="292F6867" w14:textId="2174EFBA" w:rsidR="00183BFF" w:rsidRPr="006F178A" w:rsidRDefault="00CF186A" w:rsidP="00A326A2">
      <w:pPr>
        <w:rPr>
          <w:rFonts w:cs="Guttman Vilna"/>
          <w:b/>
          <w:bCs/>
          <w:rtl/>
        </w:rPr>
      </w:pPr>
      <w:r>
        <w:rPr>
          <w:rFonts w:hint="cs"/>
          <w:rtl/>
        </w:rPr>
        <w:t xml:space="preserve">נולד ומומו עמו </w:t>
      </w:r>
      <w:r w:rsidRPr="00CF186A">
        <w:rPr>
          <w:rStyle w:val="afffff3"/>
          <w:rFonts w:hint="cs"/>
          <w:rtl/>
        </w:rPr>
        <w:t>לכו</w:t>
      </w:r>
      <w:r w:rsidR="005933DE">
        <w:rPr>
          <w:rStyle w:val="afffff3"/>
          <w:rtl/>
        </w:rPr>
        <w:t>"</w:t>
      </w:r>
      <w:r w:rsidRPr="00CF186A">
        <w:rPr>
          <w:rStyle w:val="afffff3"/>
          <w:rFonts w:hint="cs"/>
          <w:rtl/>
        </w:rPr>
        <w:t>ע</w:t>
      </w:r>
      <w:r>
        <w:rPr>
          <w:rFonts w:hint="cs"/>
          <w:rtl/>
        </w:rPr>
        <w:t xml:space="preserve"> מן המוכן </w:t>
      </w:r>
      <w:r w:rsidR="00183BFF" w:rsidRPr="006F178A">
        <w:rPr>
          <w:rtl/>
        </w:rPr>
        <w:t>- דאפילו לכתחלה נמי.</w:t>
      </w:r>
    </w:p>
    <w:p w14:paraId="39518534" w14:textId="77777777" w:rsidR="00A96370" w:rsidRPr="00A96370" w:rsidRDefault="00183BFF" w:rsidP="00A96370">
      <w:pPr>
        <w:pStyle w:val="36"/>
        <w:framePr w:wrap="notBeside"/>
        <w:rPr>
          <w:rtl/>
        </w:rPr>
      </w:pPr>
      <w:r w:rsidRPr="00A96370">
        <w:rPr>
          <w:rFonts w:hint="cs"/>
          <w:rtl/>
        </w:rPr>
        <w:t>והך</w:t>
      </w:r>
    </w:p>
    <w:p w14:paraId="1AC50B7D" w14:textId="3249F96B" w:rsidR="00183BFF" w:rsidRPr="006F178A" w:rsidRDefault="00183BFF" w:rsidP="006871BE">
      <w:pPr>
        <w:rPr>
          <w:rtl/>
        </w:rPr>
      </w:pPr>
      <w:r w:rsidRPr="006F178A">
        <w:rPr>
          <w:rFonts w:ascii="Fb Fontext" w:hAnsi="Fb Fontext" w:hint="cs"/>
          <w:sz w:val="20"/>
          <w:rtl/>
        </w:rPr>
        <w:t>משנה דאביי דחלוק בין נולד בעיו'ט ליו</w:t>
      </w:r>
      <w:r w:rsidRPr="006F178A">
        <w:rPr>
          <w:rFonts w:ascii="Fb Fontext" w:hAnsi="Fb Fontext"/>
          <w:sz w:val="20"/>
          <w:rtl/>
        </w:rPr>
        <w:t>"</w:t>
      </w:r>
      <w:r w:rsidRPr="006F178A">
        <w:rPr>
          <w:rFonts w:ascii="Fb Fontext" w:hAnsi="Fb Fontext" w:hint="cs"/>
          <w:sz w:val="20"/>
          <w:rtl/>
        </w:rPr>
        <w:t xml:space="preserve">ט </w:t>
      </w:r>
      <w:r w:rsidR="006871BE">
        <w:rPr>
          <w:rFonts w:ascii="Fb Fontext" w:hAnsi="Fb Fontext" w:hint="cs"/>
          <w:sz w:val="20"/>
          <w:rtl/>
        </w:rPr>
        <w:t>-</w:t>
      </w:r>
      <w:r w:rsidRPr="006F178A">
        <w:rPr>
          <w:rFonts w:ascii="Fb Fontext" w:hAnsi="Fb Fontext" w:hint="cs"/>
          <w:sz w:val="20"/>
          <w:rtl/>
        </w:rPr>
        <w:t xml:space="preserve"> משבש ותני.</w:t>
      </w:r>
    </w:p>
    <w:p w14:paraId="14351AB5" w14:textId="77777777" w:rsidR="00A96370" w:rsidRPr="00A96370" w:rsidRDefault="00183BFF" w:rsidP="00A96370">
      <w:pPr>
        <w:pStyle w:val="36"/>
        <w:framePr w:wrap="notBeside"/>
        <w:rPr>
          <w:rtl/>
        </w:rPr>
      </w:pPr>
      <w:r w:rsidRPr="00A96370">
        <w:rPr>
          <w:rtl/>
        </w:rPr>
        <w:t>ר</w:t>
      </w:r>
      <w:r w:rsidRPr="00A96370">
        <w:rPr>
          <w:rFonts w:hint="cs"/>
          <w:rtl/>
        </w:rPr>
        <w:t>נב</w:t>
      </w:r>
      <w:r w:rsidRPr="00A96370">
        <w:rPr>
          <w:rtl/>
        </w:rPr>
        <w:t>"</w:t>
      </w:r>
      <w:r w:rsidRPr="00A96370">
        <w:rPr>
          <w:rFonts w:hint="cs"/>
          <w:rtl/>
        </w:rPr>
        <w:t>י</w:t>
      </w:r>
      <w:r w:rsidRPr="00A96370">
        <w:rPr>
          <w:rtl/>
        </w:rPr>
        <w:t>:</w:t>
      </w:r>
    </w:p>
    <w:p w14:paraId="14568C9C" w14:textId="50359C95" w:rsidR="00183BFF" w:rsidRPr="007C5E14" w:rsidRDefault="006871BE" w:rsidP="006871BE">
      <w:pPr>
        <w:rPr>
          <w:spacing w:val="-4"/>
          <w:rtl/>
        </w:rPr>
      </w:pPr>
      <w:r w:rsidRPr="00A96370">
        <w:rPr>
          <w:rStyle w:val="afffff3"/>
          <w:rFonts w:hint="cs"/>
          <w:rtl/>
        </w:rPr>
        <w:t>מ</w:t>
      </w:r>
      <w:r w:rsidR="00183BFF" w:rsidRPr="00A96370">
        <w:rPr>
          <w:rStyle w:val="afffff3"/>
          <w:rtl/>
        </w:rPr>
        <w:t>מתני</w:t>
      </w:r>
      <w:r w:rsidRPr="00A96370">
        <w:rPr>
          <w:rStyle w:val="afffff3"/>
          <w:rFonts w:hint="cs"/>
          <w:rtl/>
        </w:rPr>
        <w:t xml:space="preserve"> גם</w:t>
      </w:r>
      <w:r w:rsidR="00183BFF" w:rsidRPr="00A96370">
        <w:rPr>
          <w:rStyle w:val="afffff3"/>
          <w:rtl/>
        </w:rPr>
        <w:t xml:space="preserve"> דייק</w:t>
      </w:r>
      <w:r w:rsidR="00183BFF" w:rsidRPr="00A96370">
        <w:rPr>
          <w:rStyle w:val="afffff3"/>
          <w:rFonts w:hint="cs"/>
          <w:rtl/>
        </w:rPr>
        <w:t xml:space="preserve"> כר</w:t>
      </w:r>
      <w:r w:rsidR="00183BFF" w:rsidRPr="00A96370">
        <w:rPr>
          <w:rStyle w:val="afffff3"/>
          <w:rtl/>
        </w:rPr>
        <w:t>"</w:t>
      </w:r>
      <w:r w:rsidR="00183BFF" w:rsidRPr="00A96370">
        <w:rPr>
          <w:rStyle w:val="afffff3"/>
          <w:rFonts w:hint="cs"/>
          <w:rtl/>
        </w:rPr>
        <w:t>א</w:t>
      </w:r>
      <w:r w:rsidR="00AE2E3D" w:rsidRPr="00A96370">
        <w:rPr>
          <w:rStyle w:val="afffff3"/>
          <w:rFonts w:hint="cs"/>
          <w:rtl/>
        </w:rPr>
        <w:t>:</w:t>
      </w:r>
      <w:r w:rsidR="00183BFF" w:rsidRPr="007C5E14">
        <w:rPr>
          <w:rStyle w:val="afffff3"/>
          <w:rFonts w:hint="cs"/>
          <w:rtl/>
        </w:rPr>
        <w:t xml:space="preserve"> </w:t>
      </w:r>
      <w:r w:rsidR="00183BFF" w:rsidRPr="00A96370">
        <w:rPr>
          <w:rFonts w:hint="cs"/>
          <w:rtl/>
        </w:rPr>
        <w:t>דנולד בעיו</w:t>
      </w:r>
      <w:r w:rsidR="00183BFF" w:rsidRPr="00A96370">
        <w:rPr>
          <w:rtl/>
        </w:rPr>
        <w:t>"</w:t>
      </w:r>
      <w:r w:rsidR="00183BFF" w:rsidRPr="00A96370">
        <w:rPr>
          <w:rFonts w:hint="cs"/>
          <w:rtl/>
        </w:rPr>
        <w:t>ט או ביו</w:t>
      </w:r>
      <w:r w:rsidR="0001190A" w:rsidRPr="00A96370">
        <w:rPr>
          <w:rtl/>
        </w:rPr>
        <w:t>"</w:t>
      </w:r>
      <w:r w:rsidR="00183BFF" w:rsidRPr="00A96370">
        <w:rPr>
          <w:rFonts w:hint="cs"/>
          <w:rtl/>
        </w:rPr>
        <w:t>ט א</w:t>
      </w:r>
      <w:r w:rsidR="0001190A" w:rsidRPr="00A96370">
        <w:rPr>
          <w:rtl/>
        </w:rPr>
        <w:t>"</w:t>
      </w:r>
      <w:r w:rsidR="00183BFF" w:rsidRPr="00A96370">
        <w:rPr>
          <w:rFonts w:hint="cs"/>
          <w:rtl/>
        </w:rPr>
        <w:t>ז מהמוכן,</w:t>
      </w:r>
      <w:r w:rsidR="00183BFF" w:rsidRPr="007C5E14">
        <w:rPr>
          <w:rFonts w:ascii="Fb Fontext" w:hAnsi="Fb Fontext" w:hint="cs"/>
          <w:spacing w:val="-4"/>
          <w:rtl/>
        </w:rPr>
        <w:t xml:space="preserve"> </w:t>
      </w:r>
    </w:p>
    <w:p w14:paraId="4BCD5A27" w14:textId="77777777" w:rsidR="00A96370" w:rsidRPr="00A96370" w:rsidRDefault="00183BFF" w:rsidP="00A96370">
      <w:pPr>
        <w:pStyle w:val="36"/>
        <w:framePr w:wrap="notBeside"/>
        <w:rPr>
          <w:rtl/>
        </w:rPr>
      </w:pPr>
      <w:r w:rsidRPr="00A96370">
        <w:rPr>
          <w:rFonts w:hint="cs"/>
          <w:rtl/>
        </w:rPr>
        <w:t>ד</w:t>
      </w:r>
      <w:r w:rsidR="00A326A2" w:rsidRPr="00A96370">
        <w:rPr>
          <w:rFonts w:hint="cs"/>
          <w:rtl/>
        </w:rPr>
        <w:t>ל</w:t>
      </w:r>
      <w:r w:rsidRPr="00A96370">
        <w:rPr>
          <w:rFonts w:hint="cs"/>
          <w:rtl/>
        </w:rPr>
        <w:t>ר</w:t>
      </w:r>
      <w:r w:rsidRPr="00A96370">
        <w:rPr>
          <w:rtl/>
        </w:rPr>
        <w:t>"</w:t>
      </w:r>
      <w:r w:rsidRPr="00A96370">
        <w:rPr>
          <w:rFonts w:hint="cs"/>
          <w:rtl/>
        </w:rPr>
        <w:t>ש</w:t>
      </w:r>
      <w:r w:rsidRPr="00A96370">
        <w:rPr>
          <w:rtl/>
        </w:rPr>
        <w:t>:</w:t>
      </w:r>
    </w:p>
    <w:p w14:paraId="575CFA1D" w14:textId="296D480B" w:rsidR="00183BFF" w:rsidRPr="006F178A" w:rsidRDefault="00183BFF" w:rsidP="00A96370">
      <w:pPr>
        <w:rPr>
          <w:rFonts w:cs="Guttman Vilna"/>
          <w:b/>
          <w:bCs/>
          <w:rtl/>
        </w:rPr>
      </w:pPr>
      <w:r>
        <w:rPr>
          <w:rtl/>
        </w:rPr>
        <w:t>כל שאין מומו ניכר מע</w:t>
      </w:r>
      <w:r w:rsidRPr="006F178A">
        <w:rPr>
          <w:rtl/>
        </w:rPr>
        <w:t xml:space="preserve">יו"ט </w:t>
      </w:r>
      <w:r>
        <w:rPr>
          <w:rFonts w:hint="cs"/>
          <w:rtl/>
        </w:rPr>
        <w:t>א"ז</w:t>
      </w:r>
      <w:r w:rsidRPr="006F178A">
        <w:rPr>
          <w:rtl/>
        </w:rPr>
        <w:t xml:space="preserve"> מהמוכן</w:t>
      </w:r>
      <w:r w:rsidR="00AE2E3D">
        <w:rPr>
          <w:rFonts w:hint="cs"/>
          <w:rtl/>
        </w:rPr>
        <w:t xml:space="preserve"> </w:t>
      </w:r>
      <w:r w:rsidR="00AE2E3D" w:rsidRPr="00AE2E3D">
        <w:rPr>
          <w:rStyle w:val="afffffc"/>
          <w:rFonts w:hint="cs"/>
          <w:rtl/>
        </w:rPr>
        <w:t>[דיעבד</w:t>
      </w:r>
      <w:r w:rsidR="00AE2E3D">
        <w:rPr>
          <w:rFonts w:hint="cs"/>
          <w:rtl/>
        </w:rPr>
        <w:t>]</w:t>
      </w:r>
    </w:p>
    <w:p w14:paraId="24F40247" w14:textId="77777777" w:rsidR="00AE2E3D" w:rsidRDefault="00AE2E3D" w:rsidP="00A96370">
      <w:pPr>
        <w:rPr>
          <w:rtl/>
        </w:rPr>
      </w:pPr>
      <w:r>
        <w:rPr>
          <w:rFonts w:hint="cs"/>
          <w:rtl/>
        </w:rPr>
        <w:t xml:space="preserve">והרבותא בנולד מעיו''ט ולא נראה לחכם עד יו'ט, ש''מ </w:t>
      </w:r>
    </w:p>
    <w:p w14:paraId="40082C2B" w14:textId="147EA7E7" w:rsidR="00183BFF" w:rsidRPr="006F178A" w:rsidRDefault="00B35974" w:rsidP="00B35974">
      <w:pPr>
        <w:pStyle w:val="afffff8"/>
        <w:rPr>
          <w:rtl/>
        </w:rPr>
        <w:pPrChange w:id="90012" w:author="קלוד" w:date="2026-10-08T12:07:40Z">
          <w:pPr>
            <w:pStyle w:val="afff0"/>
          </w:pPr>
        </w:pPrChange>
      </w:pPr>
      <w:del w:id="90010" w:author="קלוד" w:date="2026-10-08T12:07:40Z">
        <w:r>
          <w:rPr>
            <w:rFonts w:ascii="BA TM • Vilna Extra-Bold" w:hAnsi="BA TM • Vilna Extra-Bold" w:hint="cs"/>
            <w:rtl/>
          </w:rPr>
          <w:delText xml:space="preserve">****</w:delText>
        </w:r>
      </w:del>
      <w:ins w:id="90011" w:author="קלוד" w:date="2026-10-08T12:07:40Z">
        <w:r>
          <w:rPr>
            <w:color w:val="7B3F00"/>
          </w:rPr>
          <w:t xml:space="preserve">מוקצה לחצי שבת</w:t>
        </w:r>
      </w:ins>
    </w:p>
    <w:p w14:paraId="14934750" w14:textId="77777777" w:rsidR="00183BFF" w:rsidRPr="006F178A" w:rsidRDefault="00183BFF" w:rsidP="00183BFF">
      <w:pPr>
        <w:pStyle w:val="afff2"/>
        <w:framePr w:wrap="around"/>
        <w:rPr>
          <w:rtl/>
        </w:rPr>
      </w:pPr>
      <w:r w:rsidRPr="006F178A">
        <w:rPr>
          <w:rFonts w:hint="cs"/>
          <w:rtl/>
        </w:rPr>
        <w:t>כו:</w:t>
      </w:r>
    </w:p>
    <w:p w14:paraId="71238BCC" w14:textId="77777777" w:rsidR="00183BFF" w:rsidRPr="006F178A" w:rsidRDefault="00183BFF" w:rsidP="00A326A2">
      <w:pPr>
        <w:jc w:val="center"/>
        <w:rPr>
          <w:rtl/>
        </w:rPr>
      </w:pPr>
      <w:r w:rsidRPr="00371E58">
        <w:rPr>
          <w:rStyle w:val="afffff3"/>
          <w:rtl/>
        </w:rPr>
        <w:t>בעי הלל</w:t>
      </w:r>
      <w:r w:rsidRPr="00D13FDB">
        <w:rPr>
          <w:rStyle w:val="afffff3"/>
          <w:rtl/>
        </w:rPr>
        <w:t xml:space="preserve"> מרבא: </w:t>
      </w:r>
      <w:r w:rsidRPr="00D13FDB">
        <w:rPr>
          <w:rStyle w:val="afffff9"/>
          <w:rtl/>
        </w:rPr>
        <w:t xml:space="preserve">יש מוקצה לחצי שבת או </w:t>
      </w:r>
      <w:r w:rsidRPr="00D13FDB">
        <w:rPr>
          <w:rStyle w:val="afffff9"/>
          <w:rFonts w:hint="cs"/>
          <w:rtl/>
        </w:rPr>
        <w:t>לא.</w:t>
      </w:r>
    </w:p>
    <w:p w14:paraId="74DF4300" w14:textId="4E654DB0" w:rsidR="00C30607" w:rsidRDefault="00A326A2" w:rsidP="00C30607">
      <w:pPr>
        <w:rPr>
          <w:rStyle w:val="afffff3"/>
          <w:rtl/>
        </w:rPr>
      </w:pPr>
      <w:r>
        <w:rPr>
          <w:rFonts w:hint="cs"/>
          <w:rtl/>
        </w:rPr>
        <w:t>ת</w:t>
      </w:r>
      <w:r w:rsidR="00183BFF" w:rsidRPr="006F178A">
        <w:rPr>
          <w:rFonts w:hint="cs"/>
          <w:rtl/>
        </w:rPr>
        <w:t>אנים מיובשות</w:t>
      </w:r>
      <w:r w:rsidR="00183BFF">
        <w:rPr>
          <w:rFonts w:hint="cs"/>
          <w:rtl/>
        </w:rPr>
        <w:t>,</w:t>
      </w:r>
      <w:r w:rsidR="00183BFF" w:rsidRPr="004D79A4">
        <w:rPr>
          <w:rStyle w:val="afffff3"/>
          <w:rFonts w:hint="cs"/>
          <w:rtl/>
        </w:rPr>
        <w:t xml:space="preserve"> ונדחה</w:t>
      </w:r>
      <w:r w:rsidRPr="004D79A4">
        <w:rPr>
          <w:rStyle w:val="afffff3"/>
          <w:rFonts w:hint="cs"/>
          <w:rtl/>
        </w:rPr>
        <w:t xml:space="preserve"> </w:t>
      </w:r>
      <w:r>
        <w:rPr>
          <w:rFonts w:hint="cs"/>
          <w:rtl/>
        </w:rPr>
        <w:t>מ</w:t>
      </w:r>
      <w:r w:rsidR="00183BFF" w:rsidRPr="006F178A">
        <w:rPr>
          <w:rFonts w:hint="cs"/>
          <w:rtl/>
        </w:rPr>
        <w:t>גשמים ושוב שזפתן שמש ד</w:t>
      </w:r>
      <w:r w:rsidR="00183BFF">
        <w:rPr>
          <w:rFonts w:hint="cs"/>
          <w:rtl/>
        </w:rPr>
        <w:t>ראוי</w:t>
      </w:r>
      <w:r w:rsidR="00183BFF" w:rsidRPr="006F178A">
        <w:rPr>
          <w:rFonts w:hint="cs"/>
          <w:rtl/>
        </w:rPr>
        <w:t>.</w:t>
      </w:r>
      <w:r w:rsidR="00183BFF">
        <w:rPr>
          <w:rFonts w:hint="cs"/>
          <w:rtl/>
        </w:rPr>
        <w:t xml:space="preserve"> </w:t>
      </w:r>
      <w:r w:rsidR="00183BFF">
        <w:rPr>
          <w:rStyle w:val="afffff3"/>
          <w:rFonts w:hint="cs"/>
          <w:rtl/>
        </w:rPr>
        <w:t xml:space="preserve">         </w:t>
      </w:r>
    </w:p>
    <w:p w14:paraId="7AEE1242" w14:textId="77777777" w:rsidR="00C30607" w:rsidRPr="00C30607" w:rsidRDefault="00183BFF" w:rsidP="00C30607">
      <w:pPr>
        <w:pStyle w:val="36"/>
        <w:framePr w:wrap="notBeside"/>
        <w:rPr>
          <w:rtl/>
        </w:rPr>
      </w:pPr>
      <w:r w:rsidRPr="00C30607">
        <w:rPr>
          <w:rFonts w:hint="cs"/>
          <w:rtl/>
        </w:rPr>
        <w:t>רבא:</w:t>
      </w:r>
    </w:p>
    <w:p w14:paraId="7BB6F2BD" w14:textId="7094A2E8" w:rsidR="00183BFF" w:rsidRDefault="00183BFF" w:rsidP="006871BE">
      <w:pPr>
        <w:rPr>
          <w:rtl/>
        </w:rPr>
      </w:pPr>
      <w:r w:rsidRPr="006F178A">
        <w:rPr>
          <w:rtl/>
        </w:rPr>
        <w:t>יש מוקצה.</w:t>
      </w:r>
    </w:p>
    <w:p w14:paraId="0CCC6D59" w14:textId="77777777" w:rsidR="00C30607" w:rsidRPr="00C30607" w:rsidRDefault="00183BFF" w:rsidP="00C30607">
      <w:pPr>
        <w:pStyle w:val="36"/>
        <w:framePr w:wrap="notBeside"/>
        <w:rPr>
          <w:rtl/>
        </w:rPr>
      </w:pPr>
      <w:r w:rsidRPr="00C30607">
        <w:rPr>
          <w:rFonts w:hint="cs"/>
          <w:rtl/>
        </w:rPr>
        <w:t>והך</w:t>
      </w:r>
    </w:p>
    <w:p w14:paraId="348B3093" w14:textId="7968100B" w:rsidR="00A853F4" w:rsidRDefault="00A326A2" w:rsidP="00124DFD">
      <w:pPr>
        <w:rPr>
          <w:rtl/>
        </w:rPr>
      </w:pPr>
      <w:r>
        <w:rPr>
          <w:rFonts w:hint="cs"/>
          <w:rtl/>
        </w:rPr>
        <w:t>ד</w:t>
      </w:r>
      <w:r w:rsidR="00183BFF" w:rsidRPr="006F178A">
        <w:rPr>
          <w:rtl/>
        </w:rPr>
        <w:t xml:space="preserve">נולד ומומו עמו </w:t>
      </w:r>
      <w:r>
        <w:rPr>
          <w:rFonts w:hint="cs"/>
          <w:rtl/>
        </w:rPr>
        <w:t>ד</w:t>
      </w:r>
      <w:r w:rsidR="00183BFF" w:rsidRPr="006F178A">
        <w:rPr>
          <w:rtl/>
        </w:rPr>
        <w:t>מן המוכן.</w:t>
      </w:r>
      <w:r w:rsidR="00183BFF" w:rsidRPr="006F178A">
        <w:rPr>
          <w:rFonts w:hint="cs"/>
          <w:rtl/>
        </w:rPr>
        <w:t xml:space="preserve"> </w:t>
      </w:r>
      <w:r w:rsidR="00124DFD">
        <w:rPr>
          <w:rFonts w:hint="cs"/>
          <w:rtl/>
        </w:rPr>
        <w:t>-ש</w:t>
      </w:r>
      <w:r w:rsidR="006871BE">
        <w:rPr>
          <w:rtl/>
        </w:rPr>
        <w:t>מ</w:t>
      </w:r>
      <w:r w:rsidR="00124DFD">
        <w:rPr>
          <w:rFonts w:hint="cs"/>
          <w:rtl/>
        </w:rPr>
        <w:t>תחילה</w:t>
      </w:r>
      <w:r w:rsidR="006871BE">
        <w:rPr>
          <w:rFonts w:hint="cs"/>
          <w:rtl/>
        </w:rPr>
        <w:t xml:space="preserve"> </w:t>
      </w:r>
      <w:r w:rsidR="00183BFF">
        <w:rPr>
          <w:rFonts w:hint="cs"/>
          <w:rtl/>
        </w:rPr>
        <w:t>ראוי אגב אמו</w:t>
      </w:r>
      <w:r w:rsidR="00183BFF" w:rsidRPr="006F178A">
        <w:rPr>
          <w:rtl/>
        </w:rPr>
        <w:t xml:space="preserve">, </w:t>
      </w:r>
    </w:p>
    <w:p w14:paraId="5AD3513D" w14:textId="77777777" w:rsidR="00183BFF" w:rsidRPr="00964093" w:rsidRDefault="00183BFF" w:rsidP="00A853F4">
      <w:pPr>
        <w:ind w:left="170" w:firstLine="170"/>
        <w:rPr>
          <w:rFonts w:cs="Guttman Vilna"/>
          <w:b/>
          <w:bCs/>
          <w:rtl/>
        </w:rPr>
      </w:pPr>
      <w:r>
        <w:rPr>
          <w:rFonts w:hint="cs"/>
          <w:rtl/>
        </w:rPr>
        <w:t>כשנולד נדחה, נראה לחכם הותר,</w:t>
      </w:r>
    </w:p>
    <w:p w14:paraId="77E08931" w14:textId="77777777" w:rsidR="00183BFF" w:rsidRPr="00964093" w:rsidRDefault="00124DFD" w:rsidP="00A853F4">
      <w:pPr>
        <w:ind w:left="170" w:firstLine="170"/>
        <w:rPr>
          <w:rFonts w:cs="Guttman Vilna"/>
          <w:b/>
          <w:bCs/>
          <w:rtl/>
        </w:rPr>
      </w:pPr>
      <w:r>
        <w:rPr>
          <w:rFonts w:hint="cs"/>
          <w:rtl/>
        </w:rPr>
        <w:lastRenderedPageBreak/>
        <w:t>מיירי ש</w:t>
      </w:r>
      <w:r w:rsidR="00183BFF" w:rsidRPr="006F178A">
        <w:rPr>
          <w:rtl/>
        </w:rPr>
        <w:t>י</w:t>
      </w:r>
      <w:r w:rsidR="00371E58">
        <w:rPr>
          <w:rFonts w:hint="cs"/>
          <w:rtl/>
        </w:rPr>
        <w:t>שבו דיינים</w:t>
      </w:r>
      <w:r w:rsidR="00183BFF" w:rsidRPr="006F178A">
        <w:rPr>
          <w:rtl/>
        </w:rPr>
        <w:t xml:space="preserve"> </w:t>
      </w:r>
      <w:r w:rsidR="00183BFF">
        <w:rPr>
          <w:rFonts w:hint="cs"/>
          <w:rtl/>
        </w:rPr>
        <w:t>וכשנול</w:t>
      </w:r>
      <w:r w:rsidR="006871BE">
        <w:rPr>
          <w:rFonts w:hint="cs"/>
          <w:rtl/>
        </w:rPr>
        <w:t>ד ראו מומו ולא הוקצה כלל</w:t>
      </w:r>
      <w:r w:rsidR="00183BFF" w:rsidRPr="006F178A">
        <w:rPr>
          <w:rFonts w:hint="cs"/>
          <w:rtl/>
        </w:rPr>
        <w:t>.</w:t>
      </w:r>
    </w:p>
    <w:p w14:paraId="73711057" w14:textId="77777777" w:rsidR="00C30607" w:rsidRPr="00C30607" w:rsidRDefault="00124DFD" w:rsidP="00C30607">
      <w:pPr>
        <w:pStyle w:val="36"/>
        <w:framePr w:wrap="notBeside"/>
        <w:rPr>
          <w:rtl/>
        </w:rPr>
      </w:pPr>
      <w:r w:rsidRPr="00C30607">
        <w:rPr>
          <w:rFonts w:hint="cs"/>
          <w:rtl/>
        </w:rPr>
        <w:t xml:space="preserve">ב. </w:t>
      </w:r>
      <w:r w:rsidR="006871BE" w:rsidRPr="00C30607">
        <w:rPr>
          <w:rFonts w:hint="cs"/>
          <w:rtl/>
        </w:rPr>
        <w:t>א"ד</w:t>
      </w:r>
      <w:r w:rsidR="00A326A2" w:rsidRPr="00C30607">
        <w:rPr>
          <w:rFonts w:hint="cs"/>
          <w:rtl/>
        </w:rPr>
        <w:t>:</w:t>
      </w:r>
    </w:p>
    <w:p w14:paraId="7BFC1C8D" w14:textId="679921E8" w:rsidR="00183BFF" w:rsidRPr="00C30607" w:rsidRDefault="00183BFF" w:rsidP="00C30607">
      <w:pPr>
        <w:spacing w:after="60"/>
        <w:rPr>
          <w:rtl/>
        </w:rPr>
      </w:pPr>
      <w:r w:rsidRPr="00C30607">
        <w:rPr>
          <w:rtl/>
        </w:rPr>
        <w:t>אין מוקצה</w:t>
      </w:r>
      <w:r w:rsidR="00A326A2" w:rsidRPr="00C30607">
        <w:rPr>
          <w:rFonts w:hint="cs"/>
          <w:rtl/>
        </w:rPr>
        <w:t>, ו</w:t>
      </w:r>
      <w:r w:rsidR="00124DFD" w:rsidRPr="00C30607">
        <w:rPr>
          <w:rFonts w:hint="cs"/>
          <w:rtl/>
        </w:rPr>
        <w:t xml:space="preserve">אין לסייע </w:t>
      </w:r>
      <w:r w:rsidRPr="00C30607">
        <w:rPr>
          <w:rFonts w:hint="cs"/>
          <w:rtl/>
        </w:rPr>
        <w:t>מברייתא דבכור</w:t>
      </w:r>
      <w:r w:rsidR="00A326A2" w:rsidRPr="00C30607">
        <w:rPr>
          <w:rFonts w:hint="cs"/>
          <w:rtl/>
        </w:rPr>
        <w:t>,</w:t>
      </w:r>
      <w:r w:rsidRPr="00C30607">
        <w:rPr>
          <w:rFonts w:hint="cs"/>
          <w:rtl/>
        </w:rPr>
        <w:t xml:space="preserve"> </w:t>
      </w:r>
      <w:r w:rsidR="00A326A2" w:rsidRPr="00C30607">
        <w:rPr>
          <w:rFonts w:hint="cs"/>
          <w:rtl/>
        </w:rPr>
        <w:t>דשם ראו הדיינים</w:t>
      </w:r>
      <w:r w:rsidRPr="00C30607">
        <w:rPr>
          <w:rFonts w:hint="cs"/>
          <w:rtl/>
        </w:rPr>
        <w:t>.</w:t>
      </w:r>
    </w:p>
    <w:p w14:paraId="6E364EB6" w14:textId="77777777" w:rsidR="00C30607" w:rsidRPr="00C30607" w:rsidRDefault="00124DFD" w:rsidP="00C30607">
      <w:pPr>
        <w:pStyle w:val="36"/>
        <w:framePr w:wrap="notBeside"/>
        <w:rPr>
          <w:rtl/>
        </w:rPr>
      </w:pPr>
      <w:r w:rsidRPr="00C30607">
        <w:rPr>
          <w:rFonts w:hint="cs"/>
          <w:rtl/>
        </w:rPr>
        <w:t>והך</w:t>
      </w:r>
    </w:p>
    <w:p w14:paraId="11E041E4" w14:textId="2888BF48" w:rsidR="00A326A2" w:rsidRPr="00C30607" w:rsidRDefault="00124DFD" w:rsidP="00C30607">
      <w:pPr>
        <w:pStyle w:val="afffffe"/>
        <w:spacing w:before="0"/>
        <w:rPr>
          <w:rtl/>
        </w:rPr>
      </w:pPr>
      <w:r w:rsidRPr="00C30607">
        <w:rPr>
          <w:rFonts w:hint="cs"/>
          <w:rtl/>
        </w:rPr>
        <w:t>ד</w:t>
      </w:r>
      <w:r w:rsidR="00183BFF" w:rsidRPr="00C30607">
        <w:rPr>
          <w:rtl/>
        </w:rPr>
        <w:t xml:space="preserve">אוכל בענבים </w:t>
      </w:r>
      <w:r w:rsidRPr="00C30607">
        <w:rPr>
          <w:rFonts w:hint="cs"/>
          <w:rtl/>
        </w:rPr>
        <w:t xml:space="preserve">ותאנים </w:t>
      </w:r>
      <w:r w:rsidR="00183BFF" w:rsidRPr="00C30607">
        <w:rPr>
          <w:rtl/>
        </w:rPr>
        <w:t>והעל</w:t>
      </w:r>
      <w:r w:rsidRPr="00C30607">
        <w:rPr>
          <w:rFonts w:hint="cs"/>
          <w:rtl/>
        </w:rPr>
        <w:t xml:space="preserve">ה הנותרים </w:t>
      </w:r>
      <w:r w:rsidR="00183BFF" w:rsidRPr="00C30607">
        <w:rPr>
          <w:rtl/>
        </w:rPr>
        <w:t>לגג לעשות</w:t>
      </w:r>
      <w:r w:rsidR="006871BE" w:rsidRPr="00C30607">
        <w:rPr>
          <w:rFonts w:hint="cs"/>
          <w:rtl/>
        </w:rPr>
        <w:t>ן</w:t>
      </w:r>
      <w:r w:rsidR="00183BFF" w:rsidRPr="00C30607">
        <w:rPr>
          <w:rtl/>
        </w:rPr>
        <w:t xml:space="preserve"> צמוקין,</w:t>
      </w:r>
    </w:p>
    <w:p w14:paraId="634C7442" w14:textId="77777777" w:rsidR="00183BFF" w:rsidRPr="006F178A" w:rsidRDefault="00183BFF" w:rsidP="00C30607">
      <w:pPr>
        <w:rPr>
          <w:rtl/>
        </w:rPr>
      </w:pPr>
      <w:r w:rsidRPr="006F178A">
        <w:rPr>
          <w:rFonts w:ascii="Fb Fontext" w:hAnsi="Fb Fontext"/>
          <w:rtl/>
        </w:rPr>
        <w:t>- לא יאכל מהן עד שיזמין מבעוד יום.</w:t>
      </w:r>
    </w:p>
    <w:p w14:paraId="0714FD2B" w14:textId="77777777" w:rsidR="00183BFF" w:rsidRPr="001F19F5" w:rsidRDefault="006871BE" w:rsidP="00C30607">
      <w:pPr>
        <w:rPr>
          <w:rtl/>
        </w:rPr>
      </w:pPr>
      <w:r>
        <w:rPr>
          <w:rtl/>
        </w:rPr>
        <w:t xml:space="preserve">וכן </w:t>
      </w:r>
      <w:r>
        <w:rPr>
          <w:rFonts w:hint="cs"/>
          <w:rtl/>
        </w:rPr>
        <w:t>תאנים</w:t>
      </w:r>
      <w:r w:rsidR="00124DFD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="00124DFD">
        <w:rPr>
          <w:rtl/>
        </w:rPr>
        <w:t>אפרסקין,</w:t>
      </w:r>
      <w:r w:rsidR="00124DFD">
        <w:rPr>
          <w:rFonts w:hint="cs"/>
          <w:rtl/>
        </w:rPr>
        <w:t xml:space="preserve"> </w:t>
      </w:r>
      <w:r>
        <w:rPr>
          <w:rtl/>
        </w:rPr>
        <w:t>חבושין, ושאר</w:t>
      </w:r>
      <w:r w:rsidR="00183BFF" w:rsidRPr="001F19F5">
        <w:rPr>
          <w:rtl/>
        </w:rPr>
        <w:t xml:space="preserve"> פירות.</w:t>
      </w:r>
    </w:p>
    <w:p w14:paraId="4B411165" w14:textId="77777777" w:rsidR="00183BFF" w:rsidRPr="001F19F5" w:rsidRDefault="00183BFF" w:rsidP="00C30607">
      <w:pPr>
        <w:rPr>
          <w:rFonts w:cs="Guttman Vilna"/>
          <w:b/>
          <w:bCs/>
          <w:rtl/>
        </w:rPr>
      </w:pPr>
      <w:r w:rsidRPr="001F19F5">
        <w:rPr>
          <w:rFonts w:hint="cs"/>
          <w:rtl/>
        </w:rPr>
        <w:t xml:space="preserve">דמיירי </w:t>
      </w:r>
      <w:r w:rsidR="00A326A2">
        <w:rPr>
          <w:rFonts w:hint="cs"/>
          <w:rtl/>
        </w:rPr>
        <w:t>בראוי ונדחה ושוב נראה דהזמנה מועלת</w:t>
      </w:r>
      <w:r w:rsidRPr="001F19F5">
        <w:rPr>
          <w:rFonts w:hint="cs"/>
          <w:rtl/>
        </w:rPr>
        <w:t>.</w:t>
      </w:r>
    </w:p>
    <w:p w14:paraId="3B854CA5" w14:textId="56EC4C53" w:rsidR="00C30607" w:rsidRPr="00C30607" w:rsidRDefault="002F622B" w:rsidP="00C30607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- </w:t>
      </w:r>
      <w:r w:rsidR="00124DFD" w:rsidRPr="00C30607">
        <w:rPr>
          <w:rFonts w:hint="cs"/>
          <w:rtl/>
        </w:rPr>
        <w:t>מיירי</w:t>
      </w:r>
      <w:r w:rsidR="00183BFF" w:rsidRPr="00C30607">
        <w:rPr>
          <w:rFonts w:hint="cs"/>
          <w:rtl/>
        </w:rPr>
        <w:t xml:space="preserve"> </w:t>
      </w:r>
    </w:p>
    <w:p w14:paraId="1A452111" w14:textId="7326DE2B" w:rsidR="00183BFF" w:rsidRPr="00C30607" w:rsidRDefault="00C30607" w:rsidP="00A326A2">
      <w:pPr>
        <w:rPr>
          <w:rtl/>
        </w:rPr>
      </w:pPr>
      <w:r w:rsidRPr="00C30607">
        <w:rPr>
          <w:rFonts w:hint="cs"/>
          <w:rtl/>
        </w:rPr>
        <w:t>א</w:t>
      </w:r>
      <w:r w:rsidR="00183BFF" w:rsidRPr="00C30607">
        <w:rPr>
          <w:rtl/>
        </w:rPr>
        <w:t>חזו ולא אחזו, ד</w:t>
      </w:r>
      <w:r w:rsidR="00183BFF" w:rsidRPr="00C30607">
        <w:rPr>
          <w:rFonts w:hint="cs"/>
          <w:rtl/>
        </w:rPr>
        <w:t xml:space="preserve">יש שאוכלים ויש שלא, </w:t>
      </w:r>
      <w:r w:rsidR="00A326A2" w:rsidRPr="00C30607">
        <w:rPr>
          <w:rFonts w:hint="cs"/>
          <w:rtl/>
        </w:rPr>
        <w:t>ו</w:t>
      </w:r>
      <w:r w:rsidR="00183BFF" w:rsidRPr="00C30607">
        <w:rPr>
          <w:rFonts w:hint="cs"/>
          <w:rtl/>
        </w:rPr>
        <w:t>בהזמין גילה דעתו</w:t>
      </w:r>
      <w:r w:rsidR="00183BFF" w:rsidRPr="00C30607">
        <w:rPr>
          <w:rtl/>
        </w:rPr>
        <w:t>.</w:t>
      </w:r>
    </w:p>
    <w:p w14:paraId="11AE4BAD" w14:textId="77777777" w:rsidR="00C30607" w:rsidRPr="00C30607" w:rsidRDefault="00183BFF" w:rsidP="00C30607">
      <w:pPr>
        <w:pStyle w:val="36"/>
        <w:framePr w:wrap="notBeside"/>
        <w:rPr>
          <w:rtl/>
        </w:rPr>
      </w:pPr>
      <w:r w:rsidRPr="00C30607">
        <w:rPr>
          <w:rFonts w:hint="cs"/>
          <w:rtl/>
        </w:rPr>
        <w:t>ואין להוכיח</w:t>
      </w:r>
    </w:p>
    <w:p w14:paraId="691246B1" w14:textId="6572A115" w:rsidR="00183BFF" w:rsidRPr="006F178A" w:rsidRDefault="00183BFF" w:rsidP="00C30607">
      <w:pPr>
        <w:spacing w:after="60"/>
        <w:rPr>
          <w:rtl/>
        </w:rPr>
      </w:pPr>
      <w:r w:rsidRPr="006F178A">
        <w:rPr>
          <w:rFonts w:ascii="Fb Fontext" w:hAnsi="Fb Fontext" w:hint="cs"/>
          <w:rtl/>
        </w:rPr>
        <w:t>דאין מוקצה לחצי שבת.</w:t>
      </w:r>
    </w:p>
    <w:p w14:paraId="0B323626" w14:textId="77777777" w:rsidR="00C30607" w:rsidRPr="00C30607" w:rsidRDefault="00124DFD" w:rsidP="00C30607">
      <w:pPr>
        <w:pStyle w:val="36"/>
        <w:framePr w:wrap="notBeside"/>
        <w:rPr>
          <w:rtl/>
        </w:rPr>
      </w:pPr>
      <w:r w:rsidRPr="00C30607">
        <w:rPr>
          <w:rFonts w:hint="cs"/>
          <w:rtl/>
        </w:rPr>
        <w:t>והך</w:t>
      </w:r>
    </w:p>
    <w:p w14:paraId="7D2ED302" w14:textId="65E0731C" w:rsidR="00183BFF" w:rsidRPr="006F178A" w:rsidRDefault="00124DFD" w:rsidP="00C30607">
      <w:pPr>
        <w:pStyle w:val="afffffe"/>
        <w:spacing w:before="0"/>
        <w:rPr>
          <w:rtl/>
        </w:rPr>
      </w:pPr>
      <w:r>
        <w:rPr>
          <w:rFonts w:hint="cs"/>
          <w:rtl/>
        </w:rPr>
        <w:t>ד</w:t>
      </w:r>
      <w:r w:rsidR="00A326A2">
        <w:rPr>
          <w:rtl/>
        </w:rPr>
        <w:t xml:space="preserve">פולין ועדשים </w:t>
      </w:r>
      <w:r>
        <w:rPr>
          <w:rFonts w:hint="cs"/>
          <w:rtl/>
        </w:rPr>
        <w:t xml:space="preserve">שמתחילה </w:t>
      </w:r>
      <w:r w:rsidR="00183BFF" w:rsidRPr="006F178A">
        <w:rPr>
          <w:rtl/>
        </w:rPr>
        <w:t>חזו לכוס,</w:t>
      </w:r>
      <w:r w:rsidR="00183BFF" w:rsidRPr="006F178A">
        <w:rPr>
          <w:rFonts w:hint="cs"/>
          <w:rtl/>
        </w:rPr>
        <w:t xml:space="preserve"> ו</w:t>
      </w:r>
      <w:r w:rsidR="00A326A2">
        <w:rPr>
          <w:rFonts w:hint="cs"/>
          <w:rtl/>
        </w:rPr>
        <w:t>כ</w:t>
      </w:r>
      <w:r w:rsidR="00183BFF" w:rsidRPr="006F178A">
        <w:rPr>
          <w:rFonts w:hint="cs"/>
          <w:rtl/>
        </w:rPr>
        <w:t>ש</w:t>
      </w:r>
      <w:r w:rsidR="00183BFF">
        <w:rPr>
          <w:rFonts w:hint="cs"/>
          <w:rtl/>
        </w:rPr>
        <w:t>זקרם בקדרה נדחו דגמר ב</w:t>
      </w:r>
      <w:r w:rsidR="00004676">
        <w:rPr>
          <w:rFonts w:hint="cs"/>
          <w:rtl/>
        </w:rPr>
        <w:t>י</w:t>
      </w:r>
      <w:r w:rsidR="00183BFF">
        <w:rPr>
          <w:rFonts w:hint="cs"/>
          <w:rtl/>
        </w:rPr>
        <w:t xml:space="preserve">שולם </w:t>
      </w:r>
      <w:r w:rsidR="00183BFF">
        <w:rPr>
          <w:rtl/>
        </w:rPr>
        <w:t>חזו</w:t>
      </w:r>
      <w:r>
        <w:rPr>
          <w:rFonts w:hint="cs"/>
          <w:rtl/>
        </w:rPr>
        <w:t>, ואינם מוקצה.</w:t>
      </w:r>
    </w:p>
    <w:p w14:paraId="0861E459" w14:textId="77777777" w:rsidR="00A853F4" w:rsidRPr="00004676" w:rsidRDefault="00A326A2" w:rsidP="00A853F4">
      <w:pPr>
        <w:rPr>
          <w:rtl/>
        </w:rPr>
      </w:pPr>
      <w:r w:rsidRPr="00004676">
        <w:rPr>
          <w:rFonts w:hint="cs"/>
          <w:rtl/>
        </w:rPr>
        <w:t>לא גרע מ</w:t>
      </w:r>
      <w:r w:rsidR="00124DFD" w:rsidRPr="00004676">
        <w:rPr>
          <w:rFonts w:hint="cs"/>
          <w:rtl/>
        </w:rPr>
        <w:t xml:space="preserve">כל </w:t>
      </w:r>
      <w:r w:rsidR="00183BFF" w:rsidRPr="00004676">
        <w:rPr>
          <w:rFonts w:hint="cs"/>
          <w:rtl/>
        </w:rPr>
        <w:t xml:space="preserve">קדרות </w:t>
      </w:r>
      <w:r w:rsidR="00124DFD" w:rsidRPr="00004676">
        <w:rPr>
          <w:rFonts w:hint="cs"/>
          <w:rtl/>
        </w:rPr>
        <w:t>ש</w:t>
      </w:r>
      <w:r w:rsidR="00183BFF" w:rsidRPr="00004676">
        <w:rPr>
          <w:rFonts w:hint="cs"/>
          <w:rtl/>
        </w:rPr>
        <w:t>בביה</w:t>
      </w:r>
      <w:r w:rsidR="00183BFF" w:rsidRPr="00004676">
        <w:rPr>
          <w:rtl/>
        </w:rPr>
        <w:t>"</w:t>
      </w:r>
      <w:r w:rsidR="00183BFF" w:rsidRPr="00004676">
        <w:rPr>
          <w:rFonts w:hint="cs"/>
          <w:rtl/>
        </w:rPr>
        <w:t>ש רותחות</w:t>
      </w:r>
      <w:r w:rsidR="006871BE" w:rsidRPr="00004676">
        <w:rPr>
          <w:rFonts w:hint="cs"/>
          <w:rtl/>
        </w:rPr>
        <w:t>,</w:t>
      </w:r>
      <w:r w:rsidR="00183BFF" w:rsidRPr="00004676">
        <w:rPr>
          <w:rFonts w:hint="cs"/>
          <w:rtl/>
        </w:rPr>
        <w:t xml:space="preserve"> ולערב אוכלין מהם </w:t>
      </w:r>
    </w:p>
    <w:p w14:paraId="380751B4" w14:textId="77777777" w:rsidR="00C30607" w:rsidRPr="00C30607" w:rsidRDefault="00C30607" w:rsidP="00C30607">
      <w:pPr>
        <w:pStyle w:val="36"/>
        <w:framePr w:wrap="notBeside"/>
        <w:rPr>
          <w:rtl/>
        </w:rPr>
      </w:pPr>
      <w:r w:rsidRPr="00C30607">
        <w:rPr>
          <w:rFonts w:hint="cs"/>
          <w:rtl/>
        </w:rPr>
        <w:t>-</w:t>
      </w:r>
    </w:p>
    <w:p w14:paraId="2E81DE1C" w14:textId="2C946D89" w:rsidR="00183BFF" w:rsidRPr="00124DFD" w:rsidRDefault="00A853F4" w:rsidP="00C30607">
      <w:pPr>
        <w:rPr>
          <w:rStyle w:val="afffffc"/>
          <w:rtl/>
        </w:rPr>
      </w:pPr>
      <w:r>
        <w:rPr>
          <w:rFonts w:hint="cs"/>
          <w:rtl/>
        </w:rPr>
        <w:t>ש</w:t>
      </w:r>
      <w:r w:rsidR="00183BFF" w:rsidRPr="006F178A">
        <w:rPr>
          <w:rFonts w:hint="cs"/>
          <w:rtl/>
        </w:rPr>
        <w:t>גמרו בידי אדם הוא</w:t>
      </w:r>
      <w:r w:rsidR="00183BFF" w:rsidRPr="006F178A">
        <w:rPr>
          <w:rtl/>
        </w:rPr>
        <w:t>.</w:t>
      </w:r>
      <w:r>
        <w:rPr>
          <w:rFonts w:hint="cs"/>
          <w:rtl/>
        </w:rPr>
        <w:t xml:space="preserve"> </w:t>
      </w:r>
      <w:r w:rsidR="00183BFF" w:rsidRPr="00A326A2">
        <w:rPr>
          <w:rFonts w:hint="cs"/>
          <w:rtl/>
        </w:rPr>
        <w:t>ואנן בעי בגמרו ביד</w:t>
      </w:r>
      <w:r>
        <w:rPr>
          <w:rFonts w:hint="cs"/>
          <w:rtl/>
        </w:rPr>
        <w:t>"ש</w:t>
      </w:r>
      <w:r w:rsidR="00183BFF" w:rsidRPr="00A326A2">
        <w:rPr>
          <w:rtl/>
        </w:rPr>
        <w:t>.</w:t>
      </w:r>
      <w:r w:rsidR="00183BFF" w:rsidRPr="00A326A2">
        <w:rPr>
          <w:rFonts w:hint="cs"/>
          <w:rtl/>
        </w:rPr>
        <w:t xml:space="preserve"> </w:t>
      </w:r>
      <w:r w:rsidR="00183BFF" w:rsidRPr="00124DFD">
        <w:rPr>
          <w:rStyle w:val="afffffc"/>
          <w:rFonts w:hint="cs"/>
          <w:rtl/>
        </w:rPr>
        <w:t xml:space="preserve">דמסיח דעת שאין בידו לתקנו </w:t>
      </w:r>
    </w:p>
    <w:p w14:paraId="47329F5B" w14:textId="33989129" w:rsidR="00A326A2" w:rsidRPr="00124DFD" w:rsidRDefault="00B35974" w:rsidP="00B35974">
      <w:pPr>
        <w:pStyle w:val="afff0"/>
        <w:rPr>
          <w:rStyle w:val="afffff3"/>
          <w:rFonts w:cs="BA חניכי הישיבות"/>
          <w:bCs w:val="0"/>
          <w:szCs w:val="18"/>
          <w:rtl/>
        </w:rPr>
      </w:pPr>
      <w:r>
        <w:rPr>
          <w:rFonts w:ascii="BA TM • Vilna Extra-Bold" w:hAnsi="BA TM • Vilna Extra-Bold" w:hint="cs"/>
          <w:rtl/>
        </w:rPr>
        <w:t>****</w:t>
      </w:r>
    </w:p>
    <w:p w14:paraId="7C182EF6" w14:textId="77777777" w:rsidR="00A326A2" w:rsidRPr="00A326A2" w:rsidRDefault="00A326A2" w:rsidP="00A326A2">
      <w:pPr>
        <w:pStyle w:val="afff2"/>
        <w:framePr w:wrap="around"/>
        <w:rPr>
          <w:rtl/>
        </w:rPr>
      </w:pPr>
      <w:r w:rsidRPr="00A326A2">
        <w:rPr>
          <w:rFonts w:hint="cs"/>
          <w:rtl/>
        </w:rPr>
        <w:t>כז</w:t>
      </w:r>
      <w:r>
        <w:rPr>
          <w:rFonts w:hint="cs"/>
          <w:rtl/>
        </w:rPr>
        <w:t>.</w:t>
      </w:r>
    </w:p>
    <w:p w14:paraId="424C9B3C" w14:textId="77777777" w:rsidR="00764B9F" w:rsidRPr="00764B9F" w:rsidRDefault="00764B9F" w:rsidP="00764B9F">
      <w:pPr>
        <w:pStyle w:val="36"/>
        <w:framePr w:wrap="notBeside"/>
        <w:rPr>
          <w:rtl/>
        </w:rPr>
      </w:pPr>
      <w:r w:rsidRPr="00764B9F">
        <w:rPr>
          <w:rFonts w:hint="cs"/>
          <w:rtl/>
        </w:rPr>
        <w:t>ר''א</w:t>
      </w:r>
    </w:p>
    <w:p w14:paraId="46CE8974" w14:textId="49C85BC3" w:rsidR="00183BFF" w:rsidRPr="006F178A" w:rsidRDefault="00764B9F" w:rsidP="00A853F4">
      <w:pPr>
        <w:rPr>
          <w:rtl/>
        </w:rPr>
      </w:pPr>
      <w:r>
        <w:rPr>
          <w:rStyle w:val="afffff3"/>
          <w:rFonts w:hint="cs"/>
          <w:rtl/>
        </w:rPr>
        <w:t>ל</w:t>
      </w:r>
      <w:r w:rsidR="00183BFF" w:rsidRPr="00C83773">
        <w:rPr>
          <w:rStyle w:val="afffff3"/>
          <w:rtl/>
        </w:rPr>
        <w:t>ר"י</w:t>
      </w:r>
      <w:r w:rsidR="00183BFF" w:rsidRPr="00C83773">
        <w:rPr>
          <w:rStyle w:val="afffff3"/>
          <w:rFonts w:hint="cs"/>
          <w:rtl/>
        </w:rPr>
        <w:t xml:space="preserve"> </w:t>
      </w:r>
      <w:r w:rsidR="005E3D1A">
        <w:rPr>
          <w:rStyle w:val="afffff3"/>
          <w:rFonts w:hint="cs"/>
          <w:rtl/>
        </w:rPr>
        <w:t>ה</w:t>
      </w:r>
      <w:r w:rsidR="005E3D1A">
        <w:rPr>
          <w:rStyle w:val="afffff3"/>
          <w:rtl/>
        </w:rPr>
        <w:t>נש</w:t>
      </w:r>
      <w:r w:rsidR="005E3D1A" w:rsidRPr="005E3D1A">
        <w:rPr>
          <w:rStyle w:val="afffff3"/>
          <w:rtl/>
        </w:rPr>
        <w:t>יא</w:t>
      </w:r>
      <w:r w:rsidR="00183BFF" w:rsidRPr="005E3D1A">
        <w:rPr>
          <w:rStyle w:val="afffff3"/>
          <w:rtl/>
        </w:rPr>
        <w:t xml:space="preserve"> </w:t>
      </w:r>
      <w:r w:rsidR="005E3D1A">
        <w:rPr>
          <w:rFonts w:ascii="Fb Fontext" w:hAnsi="Fb Fontext" w:hint="cs"/>
          <w:rtl/>
        </w:rPr>
        <w:t xml:space="preserve">שאסור לבודקו </w:t>
      </w:r>
      <w:r w:rsidR="00183BFF" w:rsidRPr="005E3D1A">
        <w:rPr>
          <w:rStyle w:val="afffff3"/>
          <w:rFonts w:hint="cs"/>
          <w:rtl/>
        </w:rPr>
        <w:t>כר</w:t>
      </w:r>
      <w:r w:rsidR="00183BFF" w:rsidRPr="005E3D1A">
        <w:rPr>
          <w:rStyle w:val="afffff3"/>
          <w:rtl/>
        </w:rPr>
        <w:t>"</w:t>
      </w:r>
      <w:r w:rsidR="00183BFF" w:rsidRPr="005E3D1A">
        <w:rPr>
          <w:rStyle w:val="afffff3"/>
          <w:rFonts w:hint="cs"/>
          <w:rtl/>
        </w:rPr>
        <w:t>ש</w:t>
      </w:r>
      <w:r w:rsidR="00183BFF" w:rsidRPr="006F178A">
        <w:rPr>
          <w:rFonts w:ascii="Fb Fontext" w:hAnsi="Fb Fontext" w:hint="cs"/>
          <w:rtl/>
        </w:rPr>
        <w:t>.</w:t>
      </w:r>
    </w:p>
    <w:p w14:paraId="05A9393F" w14:textId="77777777" w:rsidR="006C3F9D" w:rsidRPr="006C3F9D" w:rsidRDefault="00183BFF" w:rsidP="006C3F9D">
      <w:pPr>
        <w:pStyle w:val="36"/>
        <w:framePr w:wrap="notBeside"/>
        <w:rPr>
          <w:rtl/>
        </w:rPr>
      </w:pPr>
      <w:r w:rsidRPr="006C3F9D">
        <w:rPr>
          <w:rFonts w:hint="cs"/>
          <w:rtl/>
        </w:rPr>
        <w:t>א</w:t>
      </w:r>
      <w:r w:rsidRPr="006C3F9D">
        <w:rPr>
          <w:rtl/>
        </w:rPr>
        <w:t>"</w:t>
      </w:r>
      <w:r w:rsidRPr="006C3F9D">
        <w:rPr>
          <w:rFonts w:hint="cs"/>
          <w:rtl/>
        </w:rPr>
        <w:t>ל ר</w:t>
      </w:r>
      <w:r w:rsidRPr="006C3F9D">
        <w:rPr>
          <w:rtl/>
        </w:rPr>
        <w:t>"</w:t>
      </w:r>
      <w:r w:rsidRPr="006C3F9D">
        <w:rPr>
          <w:rFonts w:hint="cs"/>
          <w:rtl/>
        </w:rPr>
        <w:t>ז:</w:t>
      </w:r>
    </w:p>
    <w:p w14:paraId="7C7C0B2B" w14:textId="18F239F1" w:rsidR="00183BFF" w:rsidRPr="006F178A" w:rsidRDefault="00183BFF" w:rsidP="00124DFD">
      <w:pPr>
        <w:rPr>
          <w:rtl/>
        </w:rPr>
      </w:pPr>
      <w:r w:rsidRPr="006F178A">
        <w:rPr>
          <w:rFonts w:ascii="Fb Fontext" w:hAnsi="Fb Fontext" w:hint="cs"/>
          <w:sz w:val="20"/>
          <w:rtl/>
        </w:rPr>
        <w:t>קיימ</w:t>
      </w:r>
      <w:r w:rsidRPr="006F178A">
        <w:rPr>
          <w:rFonts w:ascii="Fb Fontext" w:hAnsi="Fb Fontext"/>
          <w:sz w:val="20"/>
          <w:rtl/>
        </w:rPr>
        <w:t>"</w:t>
      </w:r>
      <w:r w:rsidRPr="006F178A">
        <w:rPr>
          <w:rFonts w:ascii="Fb Fontext" w:hAnsi="Fb Fontext" w:hint="cs"/>
          <w:sz w:val="20"/>
          <w:rtl/>
        </w:rPr>
        <w:t>ל</w:t>
      </w:r>
      <w:r>
        <w:rPr>
          <w:rFonts w:ascii="Fb Fontext" w:hAnsi="Fb Fontext" w:hint="cs"/>
          <w:sz w:val="20"/>
          <w:rtl/>
        </w:rPr>
        <w:t xml:space="preserve"> </w:t>
      </w:r>
      <w:r w:rsidRPr="005E3D1A">
        <w:rPr>
          <w:rStyle w:val="afffff3"/>
          <w:rFonts w:hint="cs"/>
          <w:rtl/>
        </w:rPr>
        <w:t>דהלכה כר</w:t>
      </w:r>
      <w:r w:rsidR="0001190A" w:rsidRPr="005E3D1A">
        <w:rPr>
          <w:rStyle w:val="afffff3"/>
          <w:rtl/>
        </w:rPr>
        <w:t>"</w:t>
      </w:r>
      <w:r w:rsidRPr="005E3D1A">
        <w:rPr>
          <w:rStyle w:val="afffff3"/>
          <w:rFonts w:hint="cs"/>
          <w:rtl/>
        </w:rPr>
        <w:t>י מול ר</w:t>
      </w:r>
      <w:r w:rsidR="0001190A" w:rsidRPr="005E3D1A">
        <w:rPr>
          <w:rStyle w:val="afffff3"/>
          <w:rtl/>
        </w:rPr>
        <w:t>"</w:t>
      </w:r>
      <w:r w:rsidRPr="005E3D1A">
        <w:rPr>
          <w:rStyle w:val="afffff3"/>
          <w:rFonts w:hint="cs"/>
          <w:rtl/>
        </w:rPr>
        <w:t xml:space="preserve">ש </w:t>
      </w:r>
      <w:r w:rsidRPr="005E3D1A">
        <w:rPr>
          <w:rFonts w:hint="cs"/>
          <w:rtl/>
        </w:rPr>
        <w:t>ו</w:t>
      </w:r>
      <w:r w:rsidR="00124DFD">
        <w:rPr>
          <w:rFonts w:ascii="Fb Fontext" w:hAnsi="Fb Fontext" w:hint="cs"/>
          <w:sz w:val="20"/>
          <w:rtl/>
        </w:rPr>
        <w:t>מותר</w:t>
      </w:r>
      <w:r w:rsidRPr="006F178A">
        <w:rPr>
          <w:rFonts w:ascii="Fb Fontext" w:hAnsi="Fb Fontext" w:hint="cs"/>
          <w:sz w:val="20"/>
          <w:rtl/>
        </w:rPr>
        <w:t xml:space="preserve"> לבדוק.</w:t>
      </w:r>
    </w:p>
    <w:p w14:paraId="7314AEF0" w14:textId="77777777" w:rsidR="006C3F9D" w:rsidRPr="006C3F9D" w:rsidRDefault="00124DFD" w:rsidP="006C3F9D">
      <w:pPr>
        <w:pStyle w:val="36"/>
        <w:framePr w:wrap="notBeside"/>
        <w:rPr>
          <w:rtl/>
        </w:rPr>
      </w:pPr>
      <w:r w:rsidRPr="006C3F9D">
        <w:rPr>
          <w:rFonts w:hint="cs"/>
          <w:rtl/>
        </w:rPr>
        <w:t>וכן רי''צ:</w:t>
      </w:r>
    </w:p>
    <w:p w14:paraId="3DC55D45" w14:textId="35799CA6" w:rsidR="00183BFF" w:rsidRPr="006F178A" w:rsidRDefault="00124DFD" w:rsidP="00A853F4">
      <w:pPr>
        <w:rPr>
          <w:rtl/>
        </w:rPr>
      </w:pPr>
      <w:r w:rsidRPr="00124DFD">
        <w:rPr>
          <w:rFonts w:hint="cs"/>
          <w:rtl/>
        </w:rPr>
        <w:t>סבר לאסור</w:t>
      </w:r>
      <w:r>
        <w:rPr>
          <w:rStyle w:val="afffff3"/>
          <w:rFonts w:hint="cs"/>
          <w:rtl/>
        </w:rPr>
        <w:t xml:space="preserve"> כר''ש, וא''ל ר''ז: דהלכה כר''י. </w:t>
      </w:r>
    </w:p>
    <w:p w14:paraId="5797E23A" w14:textId="77777777" w:rsidR="00183BFF" w:rsidRPr="006F178A" w:rsidRDefault="00A853F4" w:rsidP="00A326A2">
      <w:pPr>
        <w:rPr>
          <w:rtl/>
        </w:rPr>
      </w:pPr>
      <w:r>
        <w:rPr>
          <w:rStyle w:val="afffff3"/>
          <w:rFonts w:hint="cs"/>
          <w:rtl/>
        </w:rPr>
        <w:t>ו</w:t>
      </w:r>
      <w:r w:rsidR="00183BFF" w:rsidRPr="005E3D1A">
        <w:rPr>
          <w:rStyle w:val="afffff3"/>
          <w:rtl/>
        </w:rPr>
        <w:t>כ</w:t>
      </w:r>
      <w:r w:rsidR="00183BFF" w:rsidRPr="005E3D1A">
        <w:rPr>
          <w:rStyle w:val="afffff3"/>
          <w:rFonts w:hint="cs"/>
          <w:rtl/>
        </w:rPr>
        <w:t>שעלה א</w:t>
      </w:r>
      <w:r w:rsidR="0001190A" w:rsidRPr="005E3D1A">
        <w:rPr>
          <w:rStyle w:val="afffff3"/>
          <w:rtl/>
        </w:rPr>
        <w:t>"</w:t>
      </w:r>
      <w:r w:rsidR="00183BFF" w:rsidRPr="005E3D1A">
        <w:rPr>
          <w:rStyle w:val="afffff3"/>
          <w:rFonts w:hint="cs"/>
          <w:rtl/>
        </w:rPr>
        <w:t>ל ר</w:t>
      </w:r>
      <w:r w:rsidR="0001190A" w:rsidRPr="005E3D1A">
        <w:rPr>
          <w:rStyle w:val="afffff3"/>
          <w:rtl/>
        </w:rPr>
        <w:t>"</w:t>
      </w:r>
      <w:r w:rsidR="00183BFF" w:rsidRPr="005E3D1A">
        <w:rPr>
          <w:rStyle w:val="afffff3"/>
          <w:rFonts w:hint="cs"/>
          <w:rtl/>
        </w:rPr>
        <w:t xml:space="preserve">ז שאמר זאת מסברא, </w:t>
      </w:r>
      <w:r w:rsidR="00A326A2">
        <w:rPr>
          <w:rFonts w:ascii="Fb Fontext" w:hAnsi="Fb Fontext" w:hint="cs"/>
          <w:sz w:val="20"/>
          <w:rtl/>
        </w:rPr>
        <w:t>ד</w:t>
      </w:r>
      <w:r w:rsidR="00371E58">
        <w:rPr>
          <w:rFonts w:ascii="Fb Fontext" w:hAnsi="Fb Fontext" w:hint="cs"/>
          <w:sz w:val="20"/>
          <w:rtl/>
        </w:rPr>
        <w:t>דין</w:t>
      </w:r>
      <w:r w:rsidR="00A326A2">
        <w:rPr>
          <w:rFonts w:ascii="Fb Fontext" w:hAnsi="Fb Fontext" w:hint="cs"/>
          <w:sz w:val="20"/>
          <w:rtl/>
        </w:rPr>
        <w:t xml:space="preserve"> </w:t>
      </w:r>
      <w:r w:rsidR="00A326A2" w:rsidRPr="00A326A2">
        <w:rPr>
          <w:rStyle w:val="afffff3"/>
          <w:rFonts w:hint="cs"/>
          <w:rtl/>
        </w:rPr>
        <w:t>ר"</w:t>
      </w:r>
      <w:r w:rsidR="005E3D1A" w:rsidRPr="00A326A2">
        <w:rPr>
          <w:rStyle w:val="afffff3"/>
          <w:rFonts w:hint="cs"/>
          <w:rtl/>
        </w:rPr>
        <w:t xml:space="preserve">ש </w:t>
      </w:r>
      <w:r w:rsidR="00A326A2">
        <w:rPr>
          <w:rFonts w:ascii="Fb Fontext" w:hAnsi="Fb Fontext" w:hint="cs"/>
          <w:sz w:val="20"/>
          <w:rtl/>
        </w:rPr>
        <w:t>הוזכר בשם</w:t>
      </w:r>
      <w:r w:rsidR="005E3D1A" w:rsidRPr="005E3D1A">
        <w:rPr>
          <w:rFonts w:ascii="Fb Fontext" w:hAnsi="Fb Fontext" w:hint="cs"/>
          <w:sz w:val="20"/>
          <w:rtl/>
        </w:rPr>
        <w:t xml:space="preserve"> </w:t>
      </w:r>
      <w:r w:rsidR="005E3D1A">
        <w:rPr>
          <w:rFonts w:ascii="Fb Fontext" w:hAnsi="Fb Fontext" w:hint="cs"/>
          <w:sz w:val="20"/>
          <w:rtl/>
        </w:rPr>
        <w:t>חכמים</w:t>
      </w:r>
      <w:r w:rsidR="00183BFF" w:rsidRPr="006F178A">
        <w:rPr>
          <w:rFonts w:ascii="Fb Fontext" w:hAnsi="Fb Fontext" w:hint="cs"/>
          <w:sz w:val="20"/>
          <w:rtl/>
        </w:rPr>
        <w:t>.</w:t>
      </w:r>
    </w:p>
    <w:p w14:paraId="78CEB3D1" w14:textId="77777777" w:rsidR="005E3D1A" w:rsidRDefault="00183BFF" w:rsidP="00A326A2">
      <w:pPr>
        <w:pStyle w:val="afffff8"/>
        <w:rPr>
          <w:rtl/>
        </w:rPr>
      </w:pPr>
      <w:r w:rsidRPr="003772EC">
        <w:rPr>
          <w:rFonts w:hint="eastAsia"/>
          <w:rtl/>
        </w:rPr>
        <w:t>ולמעשה</w:t>
      </w:r>
      <w:r w:rsidRPr="003772EC">
        <w:rPr>
          <w:rtl/>
        </w:rPr>
        <w:t xml:space="preserve"> תליא באשלי רברבי: </w:t>
      </w:r>
    </w:p>
    <w:p w14:paraId="111334EC" w14:textId="77777777" w:rsidR="00764B9F" w:rsidRPr="00764B9F" w:rsidRDefault="00183BFF" w:rsidP="00764B9F">
      <w:pPr>
        <w:pStyle w:val="36"/>
        <w:framePr w:wrap="notBeside"/>
        <w:rPr>
          <w:rtl/>
        </w:rPr>
      </w:pPr>
      <w:r w:rsidRPr="00764B9F">
        <w:rPr>
          <w:rFonts w:hint="cs"/>
          <w:rtl/>
        </w:rPr>
        <w:t>דר</w:t>
      </w:r>
      <w:r w:rsidRPr="00764B9F">
        <w:rPr>
          <w:rtl/>
        </w:rPr>
        <w:t>"</w:t>
      </w:r>
      <w:r w:rsidRPr="00764B9F">
        <w:rPr>
          <w:rFonts w:hint="cs"/>
          <w:rtl/>
        </w:rPr>
        <w:t>ש</w:t>
      </w:r>
      <w:r w:rsidRPr="00764B9F">
        <w:rPr>
          <w:rtl/>
        </w:rPr>
        <w:t xml:space="preserve"> וחבריו </w:t>
      </w:r>
    </w:p>
    <w:p w14:paraId="2CD55695" w14:textId="12C02C7F" w:rsidR="00183BFF" w:rsidRPr="004D79A4" w:rsidRDefault="00764B9F" w:rsidP="004D79A4">
      <w:pPr>
        <w:rPr>
          <w:rStyle w:val="afffff3"/>
          <w:spacing w:val="-6"/>
          <w:rtl/>
        </w:rPr>
      </w:pPr>
      <w:r w:rsidRPr="00764B9F">
        <w:rPr>
          <w:rFonts w:hint="cs"/>
          <w:rtl/>
        </w:rPr>
        <w:t>ב</w:t>
      </w:r>
      <w:r w:rsidR="00183BFF" w:rsidRPr="00764B9F">
        <w:rPr>
          <w:rFonts w:hint="cs"/>
          <w:rtl/>
        </w:rPr>
        <w:t>שיטת</w:t>
      </w:r>
      <w:r w:rsidR="00183BFF" w:rsidRPr="004D79A4">
        <w:rPr>
          <w:rFonts w:hint="cs"/>
          <w:spacing w:val="-6"/>
          <w:rtl/>
        </w:rPr>
        <w:t xml:space="preserve"> </w:t>
      </w:r>
      <w:r w:rsidR="00183BFF" w:rsidRPr="004D79A4">
        <w:rPr>
          <w:rStyle w:val="afffff3"/>
          <w:rFonts w:hint="cs"/>
          <w:spacing w:val="-6"/>
          <w:rtl/>
        </w:rPr>
        <w:t>ר</w:t>
      </w:r>
      <w:r w:rsidR="00183BFF" w:rsidRPr="004D79A4">
        <w:rPr>
          <w:rStyle w:val="afffff3"/>
          <w:spacing w:val="-6"/>
          <w:rtl/>
        </w:rPr>
        <w:t>"</w:t>
      </w:r>
      <w:r w:rsidR="00183BFF" w:rsidRPr="004D79A4">
        <w:rPr>
          <w:rStyle w:val="afffff3"/>
          <w:rFonts w:hint="cs"/>
          <w:spacing w:val="-6"/>
          <w:rtl/>
        </w:rPr>
        <w:t xml:space="preserve">מ </w:t>
      </w:r>
      <w:r w:rsidR="00183BFF" w:rsidRPr="00764B9F">
        <w:rPr>
          <w:rFonts w:hint="cs"/>
          <w:rtl/>
        </w:rPr>
        <w:t>אמרוה.</w:t>
      </w:r>
      <w:r w:rsidR="004D79A4" w:rsidRPr="00764B9F">
        <w:rPr>
          <w:rFonts w:hint="cs"/>
          <w:rtl/>
        </w:rPr>
        <w:t xml:space="preserve"> </w:t>
      </w:r>
      <w:r w:rsidR="00CA0194" w:rsidRPr="00764B9F">
        <w:rPr>
          <w:rtl/>
        </w:rPr>
        <w:t>ד</w:t>
      </w:r>
      <w:r w:rsidR="00183BFF" w:rsidRPr="00764B9F">
        <w:rPr>
          <w:rtl/>
        </w:rPr>
        <w:t>שוחט הבכור ואח</w:t>
      </w:r>
      <w:r w:rsidR="00CA0194" w:rsidRPr="00764B9F">
        <w:rPr>
          <w:rFonts w:hint="cs"/>
          <w:rtl/>
        </w:rPr>
        <w:t>"כ</w:t>
      </w:r>
      <w:r w:rsidR="00183BFF" w:rsidRPr="00764B9F">
        <w:rPr>
          <w:rtl/>
        </w:rPr>
        <w:t xml:space="preserve"> הראה מומו,</w:t>
      </w:r>
      <w:r w:rsidR="00183BFF" w:rsidRPr="004D79A4">
        <w:rPr>
          <w:spacing w:val="-6"/>
          <w:rtl/>
        </w:rPr>
        <w:t xml:space="preserve"> </w:t>
      </w:r>
    </w:p>
    <w:p w14:paraId="0F675D23" w14:textId="77777777" w:rsidR="00183BFF" w:rsidRPr="006F178A" w:rsidRDefault="00183BFF" w:rsidP="007F5716">
      <w:pPr>
        <w:rPr>
          <w:rtl/>
        </w:rPr>
      </w:pPr>
      <w:r w:rsidRPr="00C83773">
        <w:rPr>
          <w:rStyle w:val="afffff3"/>
          <w:rtl/>
        </w:rPr>
        <w:t>ר"י</w:t>
      </w:r>
      <w:r w:rsidRPr="00C83773">
        <w:rPr>
          <w:rStyle w:val="afffff3"/>
          <w:rFonts w:hint="cs"/>
          <w:rtl/>
        </w:rPr>
        <w:t xml:space="preserve"> </w:t>
      </w:r>
      <w:r w:rsidRPr="006F178A">
        <w:rPr>
          <w:rtl/>
        </w:rPr>
        <w:t xml:space="preserve">מתיר, </w:t>
      </w:r>
      <w:r>
        <w:rPr>
          <w:rFonts w:hint="cs"/>
          <w:rtl/>
        </w:rPr>
        <w:t xml:space="preserve">   </w:t>
      </w:r>
      <w:r w:rsidR="004D79A4">
        <w:rPr>
          <w:rStyle w:val="afffff3"/>
          <w:rtl/>
        </w:rPr>
        <w:tab/>
      </w:r>
      <w:r w:rsidR="004D79A4">
        <w:rPr>
          <w:rStyle w:val="afffff3"/>
          <w:rtl/>
        </w:rPr>
        <w:tab/>
      </w:r>
      <w:r w:rsidR="004D79A4">
        <w:rPr>
          <w:rStyle w:val="afffff3"/>
          <w:rFonts w:hint="cs"/>
          <w:rtl/>
        </w:rPr>
        <w:t xml:space="preserve">   </w:t>
      </w:r>
      <w:r w:rsidRPr="00C83773">
        <w:rPr>
          <w:rStyle w:val="afffff3"/>
          <w:rtl/>
        </w:rPr>
        <w:t>ו</w:t>
      </w:r>
      <w:r w:rsidRPr="00C83773">
        <w:rPr>
          <w:rStyle w:val="afffff3"/>
          <w:rFonts w:hint="cs"/>
          <w:rtl/>
        </w:rPr>
        <w:t>לר</w:t>
      </w:r>
      <w:r w:rsidRPr="00C83773">
        <w:rPr>
          <w:rStyle w:val="afffff3"/>
          <w:rtl/>
        </w:rPr>
        <w:t>"</w:t>
      </w:r>
      <w:r w:rsidRPr="00C83773">
        <w:rPr>
          <w:rStyle w:val="afffff3"/>
          <w:rFonts w:hint="cs"/>
          <w:rtl/>
        </w:rPr>
        <w:t>מ</w:t>
      </w:r>
      <w:r>
        <w:rPr>
          <w:rStyle w:val="afffff3"/>
          <w:rFonts w:hint="cs"/>
          <w:rtl/>
        </w:rPr>
        <w:t>:</w:t>
      </w:r>
      <w:r w:rsidRPr="00C83773">
        <w:rPr>
          <w:rStyle w:val="afffff3"/>
          <w:rFonts w:hint="cs"/>
          <w:rtl/>
        </w:rPr>
        <w:t xml:space="preserve"> </w:t>
      </w:r>
      <w:r w:rsidRPr="006F178A">
        <w:rPr>
          <w:rtl/>
        </w:rPr>
        <w:t>הואיל ונשחט שלא ע"</w:t>
      </w:r>
      <w:r w:rsidRPr="006F178A">
        <w:rPr>
          <w:rFonts w:hint="cs"/>
          <w:rtl/>
        </w:rPr>
        <w:t>פ</w:t>
      </w:r>
      <w:r w:rsidRPr="006F178A">
        <w:rPr>
          <w:rtl/>
        </w:rPr>
        <w:t xml:space="preserve"> מומחה אסור.</w:t>
      </w:r>
    </w:p>
    <w:p w14:paraId="0B6CB460" w14:textId="77777777" w:rsidR="00183BFF" w:rsidRPr="001F19F5" w:rsidRDefault="00CA0194" w:rsidP="004D79A4">
      <w:pPr>
        <w:rPr>
          <w:rtl/>
        </w:rPr>
      </w:pPr>
      <w:r>
        <w:rPr>
          <w:rFonts w:hint="cs"/>
          <w:rtl/>
        </w:rPr>
        <w:t>מוכח ד</w:t>
      </w:r>
      <w:r w:rsidR="00183BFF" w:rsidRPr="00392931">
        <w:rPr>
          <w:rtl/>
        </w:rPr>
        <w:t>ראיית בכור</w:t>
      </w:r>
      <w:r>
        <w:rPr>
          <w:rFonts w:hint="cs"/>
          <w:rtl/>
        </w:rPr>
        <w:t xml:space="preserve"> </w:t>
      </w:r>
      <w:r w:rsidR="005E3D1A">
        <w:rPr>
          <w:rFonts w:hint="cs"/>
          <w:rtl/>
        </w:rPr>
        <w:t>מחיים</w:t>
      </w:r>
      <w:r w:rsidR="005E3D1A">
        <w:rPr>
          <w:rtl/>
        </w:rPr>
        <w:t xml:space="preserve"> - לא</w:t>
      </w:r>
      <w:r w:rsidR="00183BFF" w:rsidRPr="00392931">
        <w:rPr>
          <w:rtl/>
        </w:rPr>
        <w:t xml:space="preserve"> כראיית טרפה</w:t>
      </w:r>
      <w:r w:rsidR="005E3D1A">
        <w:rPr>
          <w:rFonts w:hint="cs"/>
          <w:rtl/>
        </w:rPr>
        <w:t xml:space="preserve"> דאחר שחיטה</w:t>
      </w:r>
      <w:r w:rsidR="00183BFF" w:rsidRPr="00392931">
        <w:rPr>
          <w:rtl/>
        </w:rPr>
        <w:t>.</w:t>
      </w:r>
      <w:r w:rsidR="004D79A4">
        <w:rPr>
          <w:rtl/>
        </w:rPr>
        <w:br/>
      </w:r>
      <w:r w:rsidR="00183BFF" w:rsidRPr="001F19F5">
        <w:rPr>
          <w:rtl/>
        </w:rPr>
        <w:t>ומינה, ראיית טרפה - אפילו ביו"ט, ראיית בכור - מערב יו"ט.</w:t>
      </w:r>
    </w:p>
    <w:p w14:paraId="61EAB87E" w14:textId="77777777" w:rsidR="00764B9F" w:rsidRPr="00764B9F" w:rsidRDefault="00183BFF" w:rsidP="00764B9F">
      <w:pPr>
        <w:pStyle w:val="36"/>
        <w:framePr w:wrap="notBeside"/>
        <w:rPr>
          <w:rtl/>
        </w:rPr>
      </w:pPr>
      <w:r w:rsidRPr="00764B9F">
        <w:rPr>
          <w:rFonts w:hint="cs"/>
          <w:rtl/>
        </w:rPr>
        <w:t>ודחאו אביי</w:t>
      </w:r>
      <w:r w:rsidR="007F5716" w:rsidRPr="00764B9F">
        <w:rPr>
          <w:rFonts w:hint="cs"/>
          <w:rtl/>
        </w:rPr>
        <w:t>:</w:t>
      </w:r>
    </w:p>
    <w:p w14:paraId="7FEE0F4B" w14:textId="2776F61E" w:rsidR="00183BFF" w:rsidRPr="006F178A" w:rsidRDefault="00183BFF" w:rsidP="00764B9F">
      <w:pPr>
        <w:rPr>
          <w:rtl/>
        </w:rPr>
      </w:pPr>
      <w:r w:rsidRPr="006F178A">
        <w:rPr>
          <w:rFonts w:ascii="Fb Fontext" w:hAnsi="Fb Fontext" w:hint="cs"/>
          <w:rtl/>
        </w:rPr>
        <w:t>ד</w:t>
      </w:r>
      <w:r>
        <w:rPr>
          <w:rFonts w:ascii="Fb Fontext" w:hAnsi="Fb Fontext" w:hint="cs"/>
          <w:rtl/>
        </w:rPr>
        <w:t>שם חלקו בקנס</w:t>
      </w:r>
      <w:r w:rsidR="00316E68">
        <w:rPr>
          <w:rFonts w:ascii="Fb Fontext" w:hAnsi="Fb Fontext" w:hint="cs"/>
          <w:rtl/>
        </w:rPr>
        <w:t>,</w:t>
      </w:r>
      <w:r>
        <w:rPr>
          <w:rFonts w:ascii="Fb Fontext" w:hAnsi="Fb Fontext" w:hint="cs"/>
          <w:rtl/>
        </w:rPr>
        <w:t xml:space="preserve"> </w:t>
      </w:r>
      <w:r w:rsidR="00316E68" w:rsidRPr="00316E68">
        <w:rPr>
          <w:rStyle w:val="afffff3"/>
          <w:rFonts w:hint="cs"/>
          <w:rtl/>
        </w:rPr>
        <w:t>דל</w:t>
      </w:r>
      <w:r w:rsidRPr="00316E68">
        <w:rPr>
          <w:rStyle w:val="afffff3"/>
          <w:rFonts w:hint="cs"/>
          <w:rtl/>
        </w:rPr>
        <w:t>כו</w:t>
      </w:r>
      <w:r w:rsidRPr="00316E68">
        <w:rPr>
          <w:rStyle w:val="afffff3"/>
          <w:rtl/>
        </w:rPr>
        <w:t>"</w:t>
      </w:r>
      <w:r w:rsidRPr="00316E68">
        <w:rPr>
          <w:rStyle w:val="afffff3"/>
          <w:rFonts w:hint="cs"/>
          <w:rtl/>
        </w:rPr>
        <w:t>ע</w:t>
      </w:r>
      <w:r w:rsidR="007F5716">
        <w:rPr>
          <w:rStyle w:val="afffff3"/>
          <w:rFonts w:hint="cs"/>
          <w:rtl/>
        </w:rPr>
        <w:t>:</w:t>
      </w:r>
      <w:r w:rsidRPr="00316E68">
        <w:rPr>
          <w:rStyle w:val="afffff3"/>
          <w:rFonts w:hint="cs"/>
          <w:rtl/>
        </w:rPr>
        <w:t xml:space="preserve"> </w:t>
      </w:r>
      <w:r w:rsidR="00316E68">
        <w:rPr>
          <w:rFonts w:ascii="Fb Fontext" w:hAnsi="Fb Fontext" w:hint="cs"/>
          <w:rtl/>
        </w:rPr>
        <w:t xml:space="preserve"> בדוקין שבעין </w:t>
      </w:r>
      <w:r w:rsidRPr="006F178A">
        <w:rPr>
          <w:rFonts w:ascii="Fb Fontext" w:hAnsi="Fb Fontext"/>
          <w:rtl/>
        </w:rPr>
        <w:t>אסור, משום דמשתנין.</w:t>
      </w:r>
    </w:p>
    <w:p w14:paraId="2CEF4338" w14:textId="77777777" w:rsidR="00764B9F" w:rsidRPr="00764B9F" w:rsidRDefault="00183BFF" w:rsidP="00764B9F">
      <w:pPr>
        <w:pStyle w:val="36"/>
        <w:framePr w:wrap="notBeside"/>
        <w:rPr>
          <w:rtl/>
        </w:rPr>
      </w:pPr>
      <w:r w:rsidRPr="00764B9F">
        <w:rPr>
          <w:rFonts w:hint="cs"/>
          <w:rtl/>
        </w:rPr>
        <w:t>וחלקו</w:t>
      </w:r>
    </w:p>
    <w:p w14:paraId="6ACDA91A" w14:textId="24A4B23D" w:rsidR="00183BFF" w:rsidRPr="007F5716" w:rsidRDefault="00183BFF" w:rsidP="00764B9F">
      <w:pPr>
        <w:rPr>
          <w:spacing w:val="-4"/>
          <w:rtl/>
        </w:rPr>
      </w:pPr>
      <w:r w:rsidRPr="007F5716">
        <w:rPr>
          <w:rFonts w:hint="cs"/>
          <w:spacing w:val="-4"/>
          <w:rtl/>
        </w:rPr>
        <w:t xml:space="preserve">רק </w:t>
      </w:r>
      <w:r w:rsidRPr="007F5716">
        <w:rPr>
          <w:spacing w:val="-4"/>
          <w:rtl/>
        </w:rPr>
        <w:t>במומין שבגוף</w:t>
      </w:r>
      <w:r w:rsidRPr="007F5716">
        <w:rPr>
          <w:rFonts w:hint="cs"/>
          <w:spacing w:val="-4"/>
          <w:rtl/>
        </w:rPr>
        <w:t xml:space="preserve"> </w:t>
      </w:r>
      <w:r w:rsidRPr="007F5716">
        <w:rPr>
          <w:rStyle w:val="afffff3"/>
          <w:rFonts w:hint="cs"/>
          <w:rtl/>
        </w:rPr>
        <w:t>לר</w:t>
      </w:r>
      <w:r w:rsidRPr="007F5716">
        <w:rPr>
          <w:rStyle w:val="afffff3"/>
          <w:rtl/>
        </w:rPr>
        <w:t>"</w:t>
      </w:r>
      <w:r w:rsidRPr="007F5716">
        <w:rPr>
          <w:rStyle w:val="afffff3"/>
          <w:rFonts w:hint="cs"/>
          <w:rtl/>
        </w:rPr>
        <w:t xml:space="preserve">מ </w:t>
      </w:r>
      <w:r w:rsidRPr="007F5716">
        <w:rPr>
          <w:rFonts w:hint="cs"/>
          <w:spacing w:val="-4"/>
          <w:rtl/>
        </w:rPr>
        <w:t>גזרי' אטו מומין שבעין</w:t>
      </w:r>
      <w:r w:rsidRPr="007F5716">
        <w:rPr>
          <w:spacing w:val="-4"/>
          <w:rtl/>
        </w:rPr>
        <w:t>.</w:t>
      </w:r>
    </w:p>
    <w:p w14:paraId="4CCF425A" w14:textId="77777777" w:rsidR="00764B9F" w:rsidRPr="00764B9F" w:rsidRDefault="00183BFF" w:rsidP="00764B9F">
      <w:pPr>
        <w:pStyle w:val="36"/>
        <w:framePr w:wrap="notBeside"/>
        <w:rPr>
          <w:rtl/>
        </w:rPr>
      </w:pPr>
      <w:r w:rsidRPr="00764B9F">
        <w:rPr>
          <w:rtl/>
        </w:rPr>
        <w:t>ר</w:t>
      </w:r>
      <w:r w:rsidRPr="00764B9F">
        <w:rPr>
          <w:rFonts w:hint="eastAsia"/>
          <w:rtl/>
        </w:rPr>
        <w:t>נב</w:t>
      </w:r>
      <w:r w:rsidRPr="00764B9F">
        <w:rPr>
          <w:rtl/>
        </w:rPr>
        <w:t>"</w:t>
      </w:r>
      <w:r w:rsidRPr="00764B9F">
        <w:rPr>
          <w:rFonts w:hint="eastAsia"/>
          <w:rtl/>
        </w:rPr>
        <w:t>י</w:t>
      </w:r>
      <w:r w:rsidRPr="00764B9F">
        <w:rPr>
          <w:rtl/>
        </w:rPr>
        <w:t xml:space="preserve">: </w:t>
      </w:r>
    </w:p>
    <w:p w14:paraId="6EDD4A32" w14:textId="1BFAF6FA" w:rsidR="00183BFF" w:rsidRPr="007F5716" w:rsidRDefault="008E21BE" w:rsidP="00863247">
      <w:pPr>
        <w:spacing w:after="60"/>
        <w:rPr>
          <w:spacing w:val="-4"/>
          <w:rtl/>
        </w:rPr>
      </w:pPr>
      <w:r>
        <w:rPr>
          <w:rStyle w:val="afffff3"/>
          <w:rFonts w:hint="cs"/>
          <w:rtl/>
        </w:rPr>
        <w:t>מ</w:t>
      </w:r>
      <w:r w:rsidR="00183BFF" w:rsidRPr="007F5716">
        <w:rPr>
          <w:rStyle w:val="afffff3"/>
          <w:rFonts w:hint="cs"/>
          <w:rtl/>
        </w:rPr>
        <w:t>דוייק ממתני' ד</w:t>
      </w:r>
      <w:r w:rsidR="00183BFF" w:rsidRPr="003772EC">
        <w:rPr>
          <w:rStyle w:val="afffff3"/>
          <w:rtl/>
        </w:rPr>
        <w:t>ל</w:t>
      </w:r>
      <w:r w:rsidR="00CA0194" w:rsidRPr="007F5716">
        <w:rPr>
          <w:rStyle w:val="afffff3"/>
          <w:rtl/>
        </w:rPr>
        <w:t>ר</w:t>
      </w:r>
      <w:r w:rsidR="00CA0194" w:rsidRPr="007F5716">
        <w:rPr>
          <w:rStyle w:val="afffff3"/>
          <w:rFonts w:hint="cs"/>
          <w:rtl/>
        </w:rPr>
        <w:t>"</w:t>
      </w:r>
      <w:r w:rsidR="00183BFF" w:rsidRPr="003772EC">
        <w:rPr>
          <w:rStyle w:val="afffff3"/>
          <w:rFonts w:hint="eastAsia"/>
          <w:rtl/>
        </w:rPr>
        <w:t>מ</w:t>
      </w:r>
      <w:r w:rsidR="00183BFF" w:rsidRPr="003772EC">
        <w:rPr>
          <w:rStyle w:val="afffff3"/>
          <w:rtl/>
        </w:rPr>
        <w:t xml:space="preserve"> </w:t>
      </w:r>
      <w:r w:rsidR="00183BFF" w:rsidRPr="008E21BE">
        <w:rPr>
          <w:rtl/>
        </w:rPr>
        <w:t>הואיל ונשחט שלא ע"</w:t>
      </w:r>
      <w:r w:rsidR="00183BFF" w:rsidRPr="008E21BE">
        <w:rPr>
          <w:rFonts w:hint="eastAsia"/>
          <w:rtl/>
        </w:rPr>
        <w:t>פ</w:t>
      </w:r>
      <w:r w:rsidR="00183BFF" w:rsidRPr="008E21BE">
        <w:rPr>
          <w:rtl/>
        </w:rPr>
        <w:t xml:space="preserve"> מומחה אסור.</w:t>
      </w:r>
    </w:p>
    <w:p w14:paraId="3A7454D4" w14:textId="77777777" w:rsidR="00183BFF" w:rsidRPr="006F178A" w:rsidRDefault="00183BFF" w:rsidP="00183BFF">
      <w:pPr>
        <w:pStyle w:val="afff2"/>
        <w:framePr w:wrap="around"/>
        <w:rPr>
          <w:rtl/>
        </w:rPr>
      </w:pPr>
      <w:r w:rsidRPr="006F178A">
        <w:rPr>
          <w:rFonts w:hint="cs"/>
          <w:rtl/>
        </w:rPr>
        <w:t>כז:</w:t>
      </w:r>
    </w:p>
    <w:p w14:paraId="0CB2BBE4" w14:textId="77777777" w:rsidR="008E21BE" w:rsidRPr="008E21BE" w:rsidRDefault="00183BFF" w:rsidP="008E21BE">
      <w:pPr>
        <w:pStyle w:val="36"/>
        <w:framePr w:wrap="notBeside"/>
        <w:rPr>
          <w:rtl/>
        </w:rPr>
      </w:pPr>
      <w:r w:rsidRPr="008E21BE">
        <w:rPr>
          <w:rtl/>
        </w:rPr>
        <w:t xml:space="preserve">אמי ורדינאה </w:t>
      </w:r>
    </w:p>
    <w:p w14:paraId="1BE71BD0" w14:textId="65C46F06" w:rsidR="00183BFF" w:rsidRPr="00B874A5" w:rsidRDefault="008E21BE" w:rsidP="00371E58">
      <w:pPr>
        <w:rPr>
          <w:rtl/>
        </w:rPr>
      </w:pPr>
      <w:r>
        <w:rPr>
          <w:rStyle w:val="afffffc"/>
          <w:rFonts w:hint="cs"/>
          <w:rtl/>
        </w:rPr>
        <w:t>[</w:t>
      </w:r>
      <w:r w:rsidRPr="008E21BE">
        <w:rPr>
          <w:rStyle w:val="afffffc"/>
          <w:rFonts w:hint="cs"/>
          <w:rtl/>
        </w:rPr>
        <w:t>ר</w:t>
      </w:r>
      <w:r>
        <w:rPr>
          <w:rStyle w:val="afffffc"/>
          <w:rFonts w:hint="cs"/>
          <w:rtl/>
        </w:rPr>
        <w:t xml:space="preserve">ואה הבכורות </w:t>
      </w:r>
      <w:r>
        <w:rPr>
          <w:rStyle w:val="afffff3"/>
          <w:rFonts w:hint="cs"/>
          <w:rtl/>
          <w:rPrChange w:id="9079" w:author="מנוע אמוראים" w:date="2026-10-05T16:41:24Z">
            <w:rPr>
              <w:rStyle w:val="afffffc"/>
              <w:rFonts w:hint="cs"/>
              <w:rtl/>
            </w:rPr>
          </w:rPrChange>
        </w:rPr>
        <w:t xml:space="preserve">דר</w:t>
      </w:r>
      <w:r>
        <w:rPr>
          <w:rStyle w:val="afffff3"/>
          <w:rtl/>
          <w:rPrChange w:id="9080" w:author="מנוע אמוראים" w:date="2026-10-05T16:41:24Z">
            <w:rPr>
              <w:rStyle w:val="afffffc"/>
              <w:rtl/>
            </w:rPr>
          </w:rPrChange>
        </w:rPr>
        <w:t xml:space="preserve">"</w:t>
      </w:r>
      <w:r>
        <w:rPr>
          <w:rStyle w:val="afffff3"/>
          <w:rFonts w:hint="cs"/>
          <w:rtl/>
          <w:rPrChange w:id="9081" w:author="מנוע אמוראים" w:date="2026-10-05T16:41:24Z">
            <w:rPr>
              <w:rStyle w:val="afffffc"/>
              <w:rFonts w:hint="cs"/>
              <w:rtl/>
            </w:rPr>
          </w:rPrChange>
        </w:rPr>
        <w:t xml:space="preserve">י</w:t>
      </w:r>
      <w:r>
        <w:rPr>
          <w:rStyle w:val="afffffc"/>
          <w:rFonts w:hint="cs"/>
          <w:rtl/>
        </w:rPr>
        <w:t xml:space="preserve"> הנשיא</w:t>
      </w:r>
      <w:r w:rsidR="001E5FFA">
        <w:rPr>
          <w:rStyle w:val="afffffc"/>
          <w:rFonts w:hint="cs"/>
          <w:rtl/>
        </w:rPr>
        <w:t>]</w:t>
      </w:r>
      <w:r w:rsidR="0032076C">
        <w:rPr>
          <w:rFonts w:ascii="Fb Fontext" w:hAnsi="Fb Fontext" w:hint="cs"/>
          <w:rtl/>
        </w:rPr>
        <w:t xml:space="preserve"> </w:t>
      </w:r>
      <w:r w:rsidR="001E5FFA">
        <w:rPr>
          <w:rFonts w:ascii="Fb Fontext" w:hAnsi="Fb Fontext" w:hint="cs"/>
          <w:rtl/>
        </w:rPr>
        <w:t xml:space="preserve">לא היה בודק </w:t>
      </w:r>
      <w:r w:rsidR="00183BFF" w:rsidRPr="00B874A5">
        <w:rPr>
          <w:rFonts w:ascii="Fb Fontext" w:hAnsi="Fb Fontext" w:hint="cs"/>
          <w:rtl/>
        </w:rPr>
        <w:t>ביו</w:t>
      </w:r>
      <w:r w:rsidR="00183BFF" w:rsidRPr="00B874A5">
        <w:rPr>
          <w:rFonts w:ascii="Fb Fontext" w:hAnsi="Fb Fontext"/>
          <w:rtl/>
        </w:rPr>
        <w:t>"</w:t>
      </w:r>
      <w:r w:rsidR="00183BFF" w:rsidRPr="00B874A5">
        <w:rPr>
          <w:rFonts w:ascii="Fb Fontext" w:hAnsi="Fb Fontext" w:hint="cs"/>
          <w:rtl/>
        </w:rPr>
        <w:t>ט</w:t>
      </w:r>
      <w:r w:rsidR="00863247">
        <w:rPr>
          <w:rFonts w:ascii="Fb Fontext" w:hAnsi="Fb Fontext" w:hint="cs"/>
          <w:rtl/>
        </w:rPr>
        <w:t>.</w:t>
      </w:r>
      <w:r w:rsidR="00183BFF" w:rsidRPr="00B874A5">
        <w:rPr>
          <w:rFonts w:ascii="Fb Fontext" w:hAnsi="Fb Fontext" w:hint="cs"/>
          <w:rtl/>
        </w:rPr>
        <w:t xml:space="preserve"> </w:t>
      </w:r>
    </w:p>
    <w:p w14:paraId="0DF5DBDF" w14:textId="77777777" w:rsidR="008E21BE" w:rsidRPr="008E21BE" w:rsidRDefault="00183BFF" w:rsidP="008E21BE">
      <w:pPr>
        <w:pStyle w:val="36"/>
        <w:framePr w:wrap="notBeside"/>
        <w:rPr>
          <w:rtl/>
        </w:rPr>
      </w:pPr>
      <w:r w:rsidRPr="008E21BE">
        <w:rPr>
          <w:rFonts w:hint="cs"/>
          <w:rtl/>
        </w:rPr>
        <w:lastRenderedPageBreak/>
        <w:t>רב אמי:</w:t>
      </w:r>
    </w:p>
    <w:p w14:paraId="34DA3FEA" w14:textId="77777777" w:rsidR="001E5FFA" w:rsidRDefault="00183BFF" w:rsidP="0032076C">
      <w:pPr>
        <w:rPr>
          <w:rtl/>
        </w:rPr>
      </w:pPr>
      <w:r>
        <w:rPr>
          <w:rFonts w:hint="cs"/>
          <w:rtl/>
        </w:rPr>
        <w:t xml:space="preserve">טוב עשה שלא ראה, </w:t>
      </w:r>
      <w:r w:rsidRPr="00C83773">
        <w:rPr>
          <w:rStyle w:val="afffff3"/>
          <w:rFonts w:hint="cs"/>
          <w:rtl/>
        </w:rPr>
        <w:t>גם ר</w:t>
      </w:r>
      <w:r w:rsidR="0001190A">
        <w:rPr>
          <w:rStyle w:val="afffff3"/>
          <w:rtl/>
        </w:rPr>
        <w:t>"</w:t>
      </w:r>
      <w:r w:rsidR="00371E58">
        <w:rPr>
          <w:rStyle w:val="afffff3"/>
          <w:rFonts w:hint="cs"/>
          <w:rtl/>
        </w:rPr>
        <w:t>א</w:t>
      </w:r>
      <w:r>
        <w:rPr>
          <w:rStyle w:val="afffff3"/>
          <w:rFonts w:hint="cs"/>
          <w:rtl/>
        </w:rPr>
        <w:t>:</w:t>
      </w:r>
      <w:r>
        <w:rPr>
          <w:rFonts w:hint="cs"/>
          <w:rtl/>
        </w:rPr>
        <w:t xml:space="preserve"> לא ראה אלא מאתמול, </w:t>
      </w:r>
    </w:p>
    <w:p w14:paraId="0C22C964" w14:textId="792C5588" w:rsidR="00183BFF" w:rsidRPr="006F178A" w:rsidRDefault="00183BFF" w:rsidP="0032076C">
      <w:pPr>
        <w:rPr>
          <w:rtl/>
        </w:rPr>
      </w:pPr>
      <w:r w:rsidRPr="006F178A">
        <w:rPr>
          <w:rFonts w:hint="cs"/>
          <w:rtl/>
        </w:rPr>
        <w:t>וביו</w:t>
      </w:r>
      <w:r w:rsidRPr="006F178A">
        <w:rPr>
          <w:rtl/>
        </w:rPr>
        <w:t>"</w:t>
      </w:r>
      <w:r w:rsidRPr="006F178A">
        <w:rPr>
          <w:rFonts w:hint="cs"/>
          <w:rtl/>
        </w:rPr>
        <w:t xml:space="preserve">ט שואל </w:t>
      </w:r>
      <w:r>
        <w:rPr>
          <w:rFonts w:hint="cs"/>
          <w:rtl/>
        </w:rPr>
        <w:t xml:space="preserve">איך היה המעשה </w:t>
      </w:r>
      <w:r w:rsidR="0032076C">
        <w:rPr>
          <w:rFonts w:hint="cs"/>
          <w:rtl/>
        </w:rPr>
        <w:t xml:space="preserve">- </w:t>
      </w:r>
      <w:r w:rsidRPr="006F178A">
        <w:rPr>
          <w:rFonts w:hint="cs"/>
          <w:rtl/>
        </w:rPr>
        <w:t>לבדוק שלא הטיל בו בכוונה.</w:t>
      </w:r>
    </w:p>
    <w:p w14:paraId="1747A8AC" w14:textId="77777777" w:rsidR="00863247" w:rsidRPr="00863247" w:rsidRDefault="00183BFF" w:rsidP="00863247">
      <w:pPr>
        <w:pStyle w:val="36"/>
        <w:framePr w:wrap="notBeside"/>
        <w:rPr>
          <w:rtl/>
        </w:rPr>
      </w:pPr>
      <w:r w:rsidRPr="00863247">
        <w:rPr>
          <w:rtl/>
        </w:rPr>
        <w:t>כ</w:t>
      </w:r>
      <w:r w:rsidR="00863247" w:rsidRPr="00863247">
        <w:rPr>
          <w:rFonts w:hint="cs"/>
          <w:rtl/>
        </w:rPr>
        <w:t xml:space="preserve">אותו </w:t>
      </w:r>
      <w:r w:rsidRPr="00863247">
        <w:rPr>
          <w:rFonts w:hint="cs"/>
          <w:rtl/>
        </w:rPr>
        <w:t>מעשה</w:t>
      </w:r>
    </w:p>
    <w:p w14:paraId="2D94B81A" w14:textId="18CE4D7A" w:rsidR="00183BFF" w:rsidRDefault="00183BFF" w:rsidP="00863247">
      <w:pPr>
        <w:rPr>
          <w:rFonts w:ascii="Fb Fontext" w:hAnsi="Fb Fontext"/>
          <w:sz w:val="20"/>
          <w:rtl/>
        </w:rPr>
      </w:pPr>
      <w:r>
        <w:rPr>
          <w:rFonts w:ascii="Fb Fontext" w:hAnsi="Fb Fontext" w:hint="cs"/>
          <w:sz w:val="20"/>
          <w:rtl/>
        </w:rPr>
        <w:t>ב</w:t>
      </w:r>
      <w:r w:rsidRPr="006F178A">
        <w:rPr>
          <w:rFonts w:ascii="Fb Fontext" w:hAnsi="Fb Fontext" w:hint="cs"/>
          <w:sz w:val="20"/>
          <w:rtl/>
        </w:rPr>
        <w:t xml:space="preserve">בכור שלא היה זמן </w:t>
      </w:r>
      <w:r w:rsidRPr="00C83773">
        <w:rPr>
          <w:rStyle w:val="afffff3"/>
          <w:rFonts w:hint="cs"/>
          <w:rtl/>
        </w:rPr>
        <w:t xml:space="preserve">לרבא </w:t>
      </w:r>
      <w:r w:rsidRPr="006F178A">
        <w:rPr>
          <w:rFonts w:ascii="Fb Fontext" w:hAnsi="Fb Fontext" w:hint="cs"/>
          <w:sz w:val="20"/>
          <w:rtl/>
        </w:rPr>
        <w:t>לבודקו בעיו</w:t>
      </w:r>
      <w:r w:rsidRPr="006F178A">
        <w:rPr>
          <w:rFonts w:ascii="Fb Fontext" w:hAnsi="Fb Fontext"/>
          <w:sz w:val="20"/>
          <w:rtl/>
        </w:rPr>
        <w:t>"</w:t>
      </w:r>
      <w:r w:rsidRPr="006F178A">
        <w:rPr>
          <w:rFonts w:ascii="Fb Fontext" w:hAnsi="Fb Fontext" w:hint="cs"/>
          <w:sz w:val="20"/>
          <w:rtl/>
        </w:rPr>
        <w:t>ט</w:t>
      </w:r>
      <w:r>
        <w:rPr>
          <w:rFonts w:ascii="Fb Fontext" w:hAnsi="Fb Fontext" w:hint="cs"/>
          <w:sz w:val="20"/>
          <w:rtl/>
        </w:rPr>
        <w:t>,</w:t>
      </w:r>
      <w:r w:rsidRPr="006F178A">
        <w:rPr>
          <w:rFonts w:ascii="Fb Fontext" w:hAnsi="Fb Fontext" w:hint="cs"/>
          <w:sz w:val="20"/>
          <w:rtl/>
        </w:rPr>
        <w:t xml:space="preserve"> </w:t>
      </w:r>
    </w:p>
    <w:p w14:paraId="3D678ED1" w14:textId="77777777" w:rsidR="001D46BB" w:rsidRDefault="00183BFF" w:rsidP="00863247">
      <w:pPr>
        <w:rPr>
          <w:rtl/>
        </w:rPr>
      </w:pPr>
      <w:r w:rsidRPr="006F178A">
        <w:rPr>
          <w:rFonts w:ascii="Fb Fontext" w:hAnsi="Fb Fontext" w:hint="cs"/>
          <w:sz w:val="20"/>
          <w:rtl/>
        </w:rPr>
        <w:t xml:space="preserve">ורק ראה </w:t>
      </w:r>
      <w:r w:rsidRPr="001D46BB">
        <w:rPr>
          <w:rFonts w:hint="cs"/>
          <w:rtl/>
        </w:rPr>
        <w:t xml:space="preserve">שפתיו קרועות, </w:t>
      </w:r>
      <w:r w:rsidRPr="001D46BB">
        <w:rPr>
          <w:rStyle w:val="afffff3"/>
          <w:rFonts w:hint="cs"/>
          <w:rtl/>
        </w:rPr>
        <w:t>ושאל לכהן</w:t>
      </w:r>
      <w:r w:rsidRPr="001D46BB">
        <w:rPr>
          <w:rFonts w:hint="cs"/>
          <w:rtl/>
        </w:rPr>
        <w:t xml:space="preserve"> ביו</w:t>
      </w:r>
      <w:r w:rsidRPr="001D46BB">
        <w:rPr>
          <w:rtl/>
        </w:rPr>
        <w:t>"</w:t>
      </w:r>
      <w:r w:rsidRPr="001D46BB">
        <w:rPr>
          <w:rFonts w:hint="cs"/>
          <w:rtl/>
        </w:rPr>
        <w:t xml:space="preserve">ט: כיצד נעשה, </w:t>
      </w:r>
    </w:p>
    <w:p w14:paraId="48DECBCE" w14:textId="77777777" w:rsidR="00183BFF" w:rsidRPr="006F178A" w:rsidRDefault="001D46BB" w:rsidP="00863247">
      <w:pPr>
        <w:rPr>
          <w:rtl/>
        </w:rPr>
      </w:pPr>
      <w:r w:rsidRPr="001D46BB">
        <w:rPr>
          <w:rFonts w:hint="cs"/>
          <w:rtl/>
        </w:rPr>
        <w:t>לברר שלא נעשה בכוונה שחשודין בהטלת מום</w:t>
      </w:r>
      <w:r w:rsidR="00183BFF" w:rsidRPr="001F19F5">
        <w:rPr>
          <w:rFonts w:hint="cs"/>
          <w:rtl/>
        </w:rPr>
        <w:t>.</w:t>
      </w:r>
    </w:p>
    <w:p w14:paraId="263D7C8C" w14:textId="77777777" w:rsidR="00183BFF" w:rsidRPr="001F19F5" w:rsidRDefault="00183BFF" w:rsidP="00863247">
      <w:pPr>
        <w:rPr>
          <w:rtl/>
        </w:rPr>
      </w:pPr>
      <w:r w:rsidRPr="001F19F5">
        <w:rPr>
          <w:rFonts w:hint="cs"/>
          <w:rtl/>
        </w:rPr>
        <w:t>דגרמא אסור ד</w:t>
      </w:r>
      <w:r w:rsidRPr="001F19F5">
        <w:rPr>
          <w:rStyle w:val="af4"/>
          <w:rFonts w:hint="cs"/>
          <w:spacing w:val="-4"/>
          <w:rtl/>
        </w:rPr>
        <w:t>'</w:t>
      </w:r>
      <w:r w:rsidR="001D46BB" w:rsidRPr="00863247">
        <w:rPr>
          <w:rStyle w:val="af4"/>
          <w:rFonts w:hint="cs"/>
          <w:rtl/>
        </w:rPr>
        <w:t xml:space="preserve">כל </w:t>
      </w:r>
      <w:r w:rsidRPr="00863247">
        <w:rPr>
          <w:rStyle w:val="af4"/>
          <w:rtl/>
        </w:rPr>
        <w:t>מום לא יהיה בו</w:t>
      </w:r>
      <w:r w:rsidRPr="00863247">
        <w:rPr>
          <w:rStyle w:val="af4"/>
          <w:rFonts w:hint="cs"/>
          <w:rtl/>
        </w:rPr>
        <w:t>'</w:t>
      </w:r>
      <w:r w:rsidRPr="00863247">
        <w:rPr>
          <w:rStyle w:val="af4"/>
          <w:rtl/>
        </w:rPr>
        <w:t>,</w:t>
      </w:r>
      <w:r w:rsidRPr="001F19F5">
        <w:rPr>
          <w:rtl/>
        </w:rPr>
        <w:t xml:space="preserve"> </w:t>
      </w:r>
      <w:r w:rsidRPr="001F19F5">
        <w:rPr>
          <w:rFonts w:hint="cs"/>
          <w:rtl/>
        </w:rPr>
        <w:t>אפי' ע</w:t>
      </w:r>
      <w:r w:rsidRPr="001F19F5">
        <w:rPr>
          <w:rtl/>
        </w:rPr>
        <w:t>"</w:t>
      </w:r>
      <w:r w:rsidRPr="001F19F5">
        <w:rPr>
          <w:rFonts w:hint="cs"/>
          <w:rtl/>
        </w:rPr>
        <w:t xml:space="preserve">י </w:t>
      </w:r>
      <w:r w:rsidR="001D46BB">
        <w:rPr>
          <w:rFonts w:hint="cs"/>
          <w:rtl/>
        </w:rPr>
        <w:t>גרמא</w:t>
      </w:r>
      <w:r w:rsidRPr="001F19F5">
        <w:rPr>
          <w:rFonts w:hint="cs"/>
          <w:rtl/>
        </w:rPr>
        <w:t>.</w:t>
      </w:r>
      <w:r w:rsidR="001D46BB">
        <w:rPr>
          <w:rFonts w:hint="cs"/>
          <w:rtl/>
        </w:rPr>
        <w:t xml:space="preserve"> </w:t>
      </w:r>
      <w:r w:rsidR="001D46BB" w:rsidRPr="001D46BB">
        <w:rPr>
          <w:rStyle w:val="afffffc"/>
          <w:rFonts w:hint="cs"/>
          <w:rtl/>
        </w:rPr>
        <w:t>שיבוא כלב</w:t>
      </w:r>
    </w:p>
    <w:p w14:paraId="1FDFD11E" w14:textId="154717BE" w:rsidR="00183BFF" w:rsidRPr="006F178A" w:rsidRDefault="00B35974" w:rsidP="00B35974">
      <w:pPr>
        <w:pStyle w:val="afff0"/>
        <w:rPr>
          <w:rtl/>
        </w:rPr>
      </w:pPr>
      <w:r>
        <w:rPr>
          <w:rFonts w:ascii="BA TM • Vilna Extra-Bold" w:hAnsi="BA TM • Vilna Extra-Bold" w:hint="cs"/>
          <w:rtl/>
        </w:rPr>
        <w:t>****</w:t>
      </w:r>
    </w:p>
    <w:p>
      <w:pPr>
        <w:pStyle w:val="MishnaBatzad"/>
        <w:rPr>
          <w:ins w:id="20057" w:author="קלוד" w:date="2026-10-06T10:08:13Z"/>
        </w:rPr>
      </w:pPr>
      <w:ins w:id="20056" w:author="קלוד" w:date="2026-10-06T10:08:13Z">
        <w:r>
          <w:t xml:space="preserve">משנה ה</w:t>
        </w:r>
      </w:ins>
    </w:p>
    <w:p w14:paraId="68661F99" w14:textId="77777777" w:rsidR="00183BFF" w:rsidRPr="00316E68" w:rsidRDefault="00183BFF" w:rsidP="00183BFF">
      <w:pPr>
        <w:pStyle w:val="afff8"/>
        <w:spacing w:before="120"/>
        <w:rPr>
          <w:sz w:val="20"/>
          <w:rtl/>
        </w:rPr>
        <w:pPrChange w:id="90026" w:author="קלוד" w:date="2026-10-08T12:08:16Z">
          <w:pPr>
            <w:pStyle w:val="afff8"/>
          </w:pPr>
        </w:pPrChange>
      </w:pPr>
      <w:r w:rsidRPr="00316E68">
        <w:rPr>
          <w:rtl/>
          <w:rPrChange w:id="40036" w:author="Claude" w:date="2026-10-06T13:34:26Z">
            <w:rPr>
              <w:sz w:val="20"/>
              <w:rtl/>
            </w:rPr>
          </w:rPrChange>
        </w:rPr>
        <w:t>בהמה שמתה - לא יזיזנה ממקומה.</w:t>
      </w:r>
    </w:p>
    <w:p w14:paraId="30D71729" w14:textId="77777777" w:rsidR="00183BFF" w:rsidRPr="00316E68" w:rsidRDefault="00183BFF" w:rsidP="00183BFF">
      <w:pPr>
        <w:pStyle w:val="afff8"/>
        <w:rPr>
          <w:sz w:val="20"/>
          <w:rtl/>
        </w:rPr>
      </w:pPr>
      <w:r>
        <w:rPr>
          <w:rtl/>
          <w:rPrChange w:id="40037" w:author="Claude" w:date="2026-10-06T13:34:26Z">
            <w:rPr>
              <w:sz w:val="20"/>
              <w:rtl/>
            </w:rPr>
          </w:rPrChange>
        </w:rPr>
        <w:t xml:space="preserve">ומעשה ושאלו את </w:t>
      </w:r>
      <w:r>
        <w:rPr>
          <w:rStyle w:val="TanaimMishna"/>
          <w:rtl/>
          <w:rPrChange w:id="20004" w:author="קלוד" w:date="2026-10-06T10:08:13Z">
            <w:rPr>
              <w:sz w:val="20"/>
              <w:rtl/>
            </w:rPr>
          </w:rPrChange>
        </w:rPr>
        <w:t xml:space="preserve">רבי טרפון</w:t>
      </w:r>
      <w:r>
        <w:rPr>
          <w:rtl/>
          <w:rPrChange w:id="40038" w:author="Claude" w:date="2026-10-06T13:34:26Z">
            <w:rPr>
              <w:sz w:val="20"/>
              <w:rtl/>
            </w:rPr>
          </w:rPrChange>
        </w:rPr>
        <w:t xml:space="preserve"> עליה, </w:t>
      </w:r>
    </w:p>
    <w:p w14:paraId="46A04CEC" w14:textId="77777777" w:rsidR="00183BFF" w:rsidRPr="00371E58" w:rsidRDefault="00183BFF" w:rsidP="00D22CAB">
      <w:pPr>
        <w:pStyle w:val="afff8"/>
        <w:rPr>
          <w:rtl/>
        </w:rPr>
      </w:pPr>
      <w:r w:rsidRPr="00316E68">
        <w:rPr>
          <w:rtl/>
          <w:rPrChange w:id="40039" w:author="Claude" w:date="2026-10-06T13:34:26Z">
            <w:rPr>
              <w:sz w:val="20"/>
              <w:rtl/>
            </w:rPr>
          </w:rPrChange>
        </w:rPr>
        <w:t xml:space="preserve">ועל החלה שנטמאת, </w:t>
      </w:r>
      <w:r w:rsidR="00D22CAB">
        <w:rPr>
          <w:rFonts w:hint="cs"/>
          <w:rtl/>
          <w:rPrChange w:id="40040" w:author="Claude" w:date="2026-10-06T13:34:26Z">
            <w:rPr>
              <w:rFonts w:hint="cs"/>
              <w:sz w:val="20"/>
              <w:rtl/>
            </w:rPr>
          </w:rPrChange>
        </w:rPr>
        <w:t>שאל בביהמ''ד</w:t>
      </w:r>
      <w:r w:rsidR="00D22CAB">
        <w:rPr>
          <w:rFonts w:hint="cs"/>
          <w:rtl/>
        </w:rPr>
        <w:t xml:space="preserve"> וא"ל</w:t>
      </w:r>
      <w:r w:rsidRPr="00371E58">
        <w:rPr>
          <w:rtl/>
        </w:rPr>
        <w:t xml:space="preserve">: </w:t>
      </w:r>
      <w:r w:rsidR="00D22CAB">
        <w:rPr>
          <w:rFonts w:hint="cs"/>
          <w:rtl/>
        </w:rPr>
        <w:t>ש</w:t>
      </w:r>
      <w:r w:rsidRPr="00371E58">
        <w:rPr>
          <w:rtl/>
        </w:rPr>
        <w:t>לא יזיזם ממקומם.</w:t>
      </w:r>
    </w:p>
    <w:p w14:paraId="0EB3C916" w14:textId="77777777" w:rsidR="00CA0194" w:rsidRDefault="00183BFF" w:rsidP="001D46BB">
      <w:pPr>
        <w:pStyle w:val="afffffe"/>
        <w:rPr>
          <w:rStyle w:val="afffffc"/>
          <w:rtl/>
        </w:rPr>
      </w:pPr>
      <w:r w:rsidRPr="006F178A">
        <w:rPr>
          <w:rFonts w:hint="cs"/>
          <w:rtl/>
        </w:rPr>
        <w:t>מתני' אפי'</w:t>
      </w:r>
      <w:r w:rsidRPr="001D46BB">
        <w:rPr>
          <w:rStyle w:val="afffff3"/>
          <w:rFonts w:hint="cs"/>
          <w:rtl/>
        </w:rPr>
        <w:t xml:space="preserve"> כר</w:t>
      </w:r>
      <w:r w:rsidRPr="001D46BB">
        <w:rPr>
          <w:rStyle w:val="afffff3"/>
          <w:rtl/>
        </w:rPr>
        <w:t>"</w:t>
      </w:r>
      <w:r w:rsidRPr="001D46BB">
        <w:rPr>
          <w:rStyle w:val="afffff3"/>
          <w:rFonts w:hint="cs"/>
          <w:rtl/>
        </w:rPr>
        <w:t>ש</w:t>
      </w:r>
      <w:r w:rsidR="001D46BB" w:rsidRPr="001D46BB">
        <w:rPr>
          <w:rStyle w:val="afffff3"/>
          <w:rFonts w:hint="cs"/>
          <w:rtl/>
        </w:rPr>
        <w:t>:</w:t>
      </w:r>
      <w:r w:rsidR="001D46BB">
        <w:rPr>
          <w:rFonts w:hint="cs"/>
          <w:rtl/>
        </w:rPr>
        <w:t xml:space="preserve"> ש</w:t>
      </w:r>
      <w:r w:rsidRPr="006F178A">
        <w:rPr>
          <w:rFonts w:hint="cs"/>
          <w:rtl/>
        </w:rPr>
        <w:t xml:space="preserve">מחתכין הנבלה לפני הכלבים </w:t>
      </w:r>
    </w:p>
    <w:p w14:paraId="2236122F" w14:textId="77777777" w:rsidR="00183BFF" w:rsidRPr="006F178A" w:rsidRDefault="001D46BB" w:rsidP="001D46BB">
      <w:pPr>
        <w:ind w:left="284" w:firstLine="284"/>
        <w:rPr>
          <w:rFonts w:cs="Guttman Vilna"/>
          <w:b/>
          <w:bCs/>
          <w:rtl/>
        </w:rPr>
      </w:pPr>
      <w:r>
        <w:rPr>
          <w:rStyle w:val="afffff3"/>
          <w:rFonts w:hint="cs"/>
          <w:rtl/>
        </w:rPr>
        <w:t>ד</w:t>
      </w:r>
      <w:r w:rsidR="00183BFF">
        <w:rPr>
          <w:rStyle w:val="afffff3"/>
          <w:rFonts w:hint="cs"/>
          <w:rtl/>
        </w:rPr>
        <w:t>ל</w:t>
      </w:r>
      <w:r w:rsidR="00183BFF" w:rsidRPr="00AF50EE">
        <w:rPr>
          <w:rStyle w:val="afffff3"/>
          <w:rFonts w:hint="cs"/>
          <w:rtl/>
        </w:rPr>
        <w:t>ר</w:t>
      </w:r>
      <w:r w:rsidR="00183BFF" w:rsidRPr="00AF50EE">
        <w:rPr>
          <w:rStyle w:val="afffff3"/>
          <w:rtl/>
        </w:rPr>
        <w:t>"</w:t>
      </w:r>
      <w:r>
        <w:rPr>
          <w:rStyle w:val="afffff3"/>
          <w:rFonts w:hint="cs"/>
          <w:rtl/>
        </w:rPr>
        <w:t xml:space="preserve">י</w:t>
      </w:r>
      <w:del w:id="41095" w:author="Claude" w:date="2026-10-07T09:24:44Z">
        <w:r>
          <w:rPr>
            <w:rStyle w:val="afffff3"/>
            <w:rFonts w:hint="cs"/>
            <w:rtl/>
          </w:rPr>
          <w:delText xml:space="preserve"> </w:delText>
        </w:r>
      </w:del>
      <w:r w:rsidR="00183BFF">
        <w:rPr>
          <w:rStyle w:val="afffff3"/>
          <w:rFonts w:hint="cs"/>
          <w:rtl/>
        </w:rPr>
        <w:t xml:space="preserve">: </w:t>
      </w:r>
      <w:r>
        <w:rPr>
          <w:rFonts w:hint="cs"/>
          <w:rtl/>
        </w:rPr>
        <w:t xml:space="preserve">דאם לא התנבלה </w:t>
      </w:r>
      <w:r>
        <w:rPr>
          <w:rStyle w:val="afffff3"/>
          <w:rFonts w:hint="cs"/>
          <w:rtl/>
          <w:rPrChange w:id="9082" w:author="מנוע אמוראים" w:date="2026-10-05T16:41:24Z">
            <w:rPr>
              <w:rFonts w:hint="cs"/>
              <w:rtl/>
            </w:rPr>
          </w:rPrChange>
        </w:rPr>
        <w:t xml:space="preserve">מער</w:t>
      </w:r>
      <w:r>
        <w:rPr>
          <w:rStyle w:val="afffff3"/>
          <w:rtl/>
          <w:rPrChange w:id="9083" w:author="מנוע אמוראים" w:date="2026-10-05T16:41:24Z">
            <w:rPr>
              <w:rtl/>
            </w:rPr>
          </w:rPrChange>
        </w:rPr>
        <w:t xml:space="preserve">"</w:t>
      </w:r>
      <w:r>
        <w:rPr>
          <w:rStyle w:val="afffff3"/>
          <w:rFonts w:hint="cs"/>
          <w:rtl/>
          <w:rPrChange w:id="9084" w:author="מנוע אמוראים" w:date="2026-10-05T16:41:24Z">
            <w:rPr>
              <w:rFonts w:hint="cs"/>
              <w:rtl/>
            </w:rPr>
          </w:rPrChange>
        </w:rPr>
        <w:t xml:space="preserve">ש</w:t>
      </w:r>
      <w:r>
        <w:rPr>
          <w:rFonts w:hint="cs"/>
          <w:rtl/>
        </w:rPr>
        <w:t xml:space="preserve"> אסורה.</w:t>
      </w:r>
    </w:p>
    <w:p w14:paraId="11A2B4F9" w14:textId="77777777" w:rsidR="00F80CDF" w:rsidRPr="00F80CDF" w:rsidRDefault="001D46BB" w:rsidP="00F80CDF">
      <w:pPr>
        <w:pStyle w:val="36"/>
        <w:framePr w:wrap="notBeside"/>
        <w:rPr>
          <w:rtl/>
        </w:rPr>
      </w:pPr>
      <w:r w:rsidRPr="00F80CDF">
        <w:rPr>
          <w:rFonts w:hint="cs"/>
          <w:rtl/>
        </w:rPr>
        <w:t xml:space="preserve">א. </w:t>
      </w:r>
      <w:r w:rsidR="00183BFF" w:rsidRPr="00F80CDF">
        <w:rPr>
          <w:rFonts w:hint="cs"/>
          <w:rtl/>
        </w:rPr>
        <w:t>מודה ר</w:t>
      </w:r>
      <w:r w:rsidR="00183BFF" w:rsidRPr="00F80CDF">
        <w:rPr>
          <w:rtl/>
        </w:rPr>
        <w:t>"</w:t>
      </w:r>
      <w:r w:rsidR="00183BFF" w:rsidRPr="00F80CDF">
        <w:rPr>
          <w:rFonts w:hint="cs"/>
          <w:rtl/>
        </w:rPr>
        <w:t>ש:</w:t>
      </w:r>
    </w:p>
    <w:p w14:paraId="0F64499A" w14:textId="379FD6AF" w:rsidR="00807377" w:rsidRDefault="00183BFF" w:rsidP="001D46BB">
      <w:pPr>
        <w:rPr>
          <w:rtl/>
        </w:rPr>
      </w:pPr>
      <w:r w:rsidRPr="006F178A">
        <w:rPr>
          <w:rFonts w:hint="cs"/>
          <w:rtl/>
        </w:rPr>
        <w:t>בבע</w:t>
      </w:r>
      <w:r w:rsidRPr="006F178A">
        <w:rPr>
          <w:rtl/>
        </w:rPr>
        <w:t>"</w:t>
      </w:r>
      <w:r w:rsidRPr="006F178A">
        <w:rPr>
          <w:rFonts w:hint="cs"/>
          <w:rtl/>
        </w:rPr>
        <w:t xml:space="preserve">ח </w:t>
      </w:r>
      <w:r w:rsidR="001D46BB">
        <w:rPr>
          <w:rFonts w:hint="cs"/>
          <w:rtl/>
        </w:rPr>
        <w:t xml:space="preserve">בריאים </w:t>
      </w:r>
      <w:r w:rsidRPr="006F178A">
        <w:rPr>
          <w:rFonts w:hint="cs"/>
          <w:rtl/>
        </w:rPr>
        <w:t>שמתו דאסורין</w:t>
      </w:r>
      <w:r w:rsidR="00807377"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</w:p>
    <w:p w14:paraId="5C51FB97" w14:textId="77777777" w:rsidR="00F80CDF" w:rsidRPr="00F80CDF" w:rsidRDefault="001D46BB" w:rsidP="00F80CDF">
      <w:pPr>
        <w:pStyle w:val="36"/>
        <w:framePr w:wrap="notBeside"/>
        <w:rPr>
          <w:rtl/>
        </w:rPr>
      </w:pPr>
      <w:r w:rsidRPr="00F80CDF">
        <w:rPr>
          <w:rFonts w:hint="cs"/>
          <w:rtl/>
        </w:rPr>
        <w:t xml:space="preserve">ב. </w:t>
      </w:r>
      <w:r w:rsidR="00183BFF" w:rsidRPr="00F80CDF">
        <w:rPr>
          <w:rFonts w:hint="cs"/>
          <w:rtl/>
        </w:rPr>
        <w:t>ואפי' לרבא:</w:t>
      </w:r>
    </w:p>
    <w:p w14:paraId="15685916" w14:textId="2E08E8E6" w:rsidR="00183BFF" w:rsidRPr="006F178A" w:rsidRDefault="00183BFF" w:rsidP="00183BFF">
      <w:pPr>
        <w:rPr>
          <w:rtl/>
        </w:rPr>
      </w:pPr>
      <w:r w:rsidRPr="00D159D1">
        <w:rPr>
          <w:rFonts w:cs="PFT_Frank" w:hint="cs"/>
          <w:b/>
          <w:bCs/>
          <w:szCs w:val="14"/>
          <w:rtl/>
        </w:rPr>
        <w:t>דחלוק</w:t>
      </w:r>
      <w:r w:rsidRPr="006F178A">
        <w:rPr>
          <w:rtl/>
        </w:rPr>
        <w:t xml:space="preserve"> </w:t>
      </w:r>
      <w:r w:rsidRPr="00AF50EE">
        <w:rPr>
          <w:rStyle w:val="afffff3"/>
          <w:rtl/>
        </w:rPr>
        <w:t>ר"</w:t>
      </w:r>
      <w:r w:rsidRPr="00AF50EE">
        <w:rPr>
          <w:rStyle w:val="afffff3"/>
          <w:rFonts w:hint="cs"/>
          <w:rtl/>
        </w:rPr>
        <w:t>ש</w:t>
      </w:r>
      <w:r w:rsidRPr="00AF50EE">
        <w:rPr>
          <w:rStyle w:val="afffff3"/>
          <w:rtl/>
        </w:rPr>
        <w:t xml:space="preserve"> </w:t>
      </w:r>
      <w:r w:rsidRPr="006F178A">
        <w:rPr>
          <w:rtl/>
        </w:rPr>
        <w:t>אפילו בבע"</w:t>
      </w:r>
      <w:r w:rsidRPr="006F178A">
        <w:rPr>
          <w:rFonts w:hint="cs"/>
          <w:rtl/>
        </w:rPr>
        <w:t>ח</w:t>
      </w:r>
      <w:r w:rsidRPr="006F178A">
        <w:rPr>
          <w:rtl/>
        </w:rPr>
        <w:t xml:space="preserve"> שמתו שמותרים.</w:t>
      </w:r>
    </w:p>
    <w:p w14:paraId="55ED2189" w14:textId="77777777" w:rsidR="00F80CDF" w:rsidRPr="00F80CDF" w:rsidRDefault="00183BFF" w:rsidP="00F80CDF">
      <w:pPr>
        <w:pStyle w:val="36"/>
        <w:framePr w:wrap="notBeside"/>
        <w:rPr>
          <w:rtl/>
        </w:rPr>
      </w:pPr>
      <w:r w:rsidRPr="00F80CDF">
        <w:rPr>
          <w:rFonts w:hint="cs"/>
          <w:rtl/>
        </w:rPr>
        <w:t xml:space="preserve">תרגמה זעירי: </w:t>
      </w:r>
    </w:p>
    <w:p w14:paraId="5F2E670C" w14:textId="0B39D262" w:rsidR="00183BFF" w:rsidRPr="00F80CDF" w:rsidRDefault="00F80CDF" w:rsidP="001D46BB">
      <w:pPr>
        <w:rPr>
          <w:rtl/>
        </w:rPr>
      </w:pPr>
      <w:r w:rsidRPr="00F80CDF">
        <w:rPr>
          <w:rFonts w:hint="cs"/>
          <w:rtl/>
        </w:rPr>
        <w:t>ב</w:t>
      </w:r>
      <w:r w:rsidR="00183BFF" w:rsidRPr="00F80CDF">
        <w:rPr>
          <w:rFonts w:hint="cs"/>
          <w:rtl/>
        </w:rPr>
        <w:t>בהמת קדשים</w:t>
      </w:r>
      <w:r w:rsidR="001D46BB" w:rsidRPr="00F80CDF">
        <w:rPr>
          <w:rFonts w:hint="cs"/>
          <w:rtl/>
        </w:rPr>
        <w:t>,</w:t>
      </w:r>
      <w:r w:rsidR="00183BFF" w:rsidRPr="00F80CDF">
        <w:rPr>
          <w:rFonts w:hint="cs"/>
          <w:rtl/>
        </w:rPr>
        <w:t xml:space="preserve"> </w:t>
      </w:r>
      <w:r w:rsidR="001D46BB" w:rsidRPr="00F80CDF">
        <w:rPr>
          <w:rFonts w:hint="cs"/>
          <w:rtl/>
        </w:rPr>
        <w:t xml:space="preserve">ודומיא דחלה. </w:t>
      </w:r>
    </w:p>
    <w:p w14:paraId="3D52AA8C" w14:textId="77777777" w:rsidR="00F80CDF" w:rsidRPr="00F80CDF" w:rsidRDefault="001D46BB" w:rsidP="00F80CDF">
      <w:pPr>
        <w:pStyle w:val="36"/>
        <w:framePr w:wrap="notBeside"/>
        <w:rPr>
          <w:rtl/>
        </w:rPr>
      </w:pPr>
      <w:r w:rsidRPr="00F80CDF">
        <w:rPr>
          <w:rFonts w:hint="cs"/>
          <w:rtl/>
        </w:rPr>
        <w:t>ולא קשה</w:t>
      </w:r>
    </w:p>
    <w:p w14:paraId="12343132" w14:textId="5E1F68C6" w:rsidR="001D46BB" w:rsidRPr="00F80CDF" w:rsidRDefault="001D46BB" w:rsidP="001D46BB">
      <w:r w:rsidRPr="00F80CDF">
        <w:rPr>
          <w:rFonts w:hint="cs"/>
          <w:rtl/>
        </w:rPr>
        <w:t xml:space="preserve">דא''כ </w:t>
      </w:r>
      <w:r w:rsidR="00183BFF" w:rsidRPr="00F80CDF">
        <w:rPr>
          <w:rFonts w:hint="cs"/>
          <w:rtl/>
        </w:rPr>
        <w:t xml:space="preserve">מדוייק </w:t>
      </w:r>
      <w:r w:rsidRPr="00F80CDF">
        <w:rPr>
          <w:rFonts w:hint="cs"/>
          <w:rtl/>
        </w:rPr>
        <w:t>כשיטתו דחולין מותר- דמיירי במסוכנת</w:t>
      </w:r>
      <w:r w:rsidR="00F80CDF">
        <w:rPr>
          <w:rFonts w:hint="cs"/>
          <w:rtl/>
        </w:rPr>
        <w:t>.</w:t>
      </w:r>
      <w:r w:rsidRPr="00F80CDF">
        <w:rPr>
          <w:rFonts w:hint="cs"/>
          <w:rtl/>
        </w:rPr>
        <w:t xml:space="preserve"> </w:t>
      </w:r>
    </w:p>
    <w:p w14:paraId="77500BF9" w14:textId="70B67C2B" w:rsidR="00183BFF" w:rsidRPr="006F178A" w:rsidRDefault="00B35974" w:rsidP="00B35974">
      <w:pPr>
        <w:pStyle w:val="afff0"/>
        <w:rPr>
          <w:rtl/>
        </w:rPr>
      </w:pPr>
      <w:r>
        <w:rPr>
          <w:rFonts w:ascii="BA TM • Vilna Extra-Bold" w:hAnsi="BA TM • Vilna Extra-Bold" w:hint="cs"/>
          <w:rtl/>
        </w:rPr>
        <w:t>****</w:t>
      </w:r>
    </w:p>
    <w:p>
      <w:pPr>
        <w:pStyle w:val="MishnaBatzad"/>
        <w:rPr>
          <w:ins w:id="20059" w:author="קלוד" w:date="2026-10-06T10:08:13Z"/>
        </w:rPr>
      </w:pPr>
      <w:ins w:id="20058" w:author="קלוד" w:date="2026-10-06T10:08:13Z">
        <w:r>
          <w:t xml:space="preserve">משנה ו</w:t>
        </w:r>
      </w:ins>
    </w:p>
    <w:p w14:paraId="54E8543B" w14:textId="77777777" w:rsidR="00183BFF" w:rsidRPr="00CA0194" w:rsidRDefault="00183BFF" w:rsidP="00CA0194">
      <w:pPr>
        <w:pStyle w:val="afff8"/>
        <w:spacing w:before="120"/>
        <w:jc w:val="center"/>
        <w:rPr>
          <w:rtl/>
        </w:rPr>
        <w:pPrChange w:id="90027" w:author="קלוד" w:date="2026-10-08T12:08:16Z">
          <w:pPr>
            <w:pStyle w:val="afff8"/>
            <w:jc w:val="center"/>
          </w:pPr>
        </w:pPrChange>
      </w:pPr>
      <w:r w:rsidRPr="00CA0194">
        <w:rPr>
          <w:rtl/>
        </w:rPr>
        <w:t>אין נמנין על הבהמה לכתחלה ביו"ט,</w:t>
      </w:r>
    </w:p>
    <w:p w14:paraId="6FF4302D" w14:textId="77777777" w:rsidR="00183BFF" w:rsidRPr="00316E68" w:rsidRDefault="00183BFF" w:rsidP="00F80CDF">
      <w:pPr>
        <w:pStyle w:val="afff8"/>
        <w:spacing w:after="60" w:line="220" w:lineRule="exact"/>
        <w:jc w:val="center"/>
        <w:rPr>
          <w:rtl/>
        </w:rPr>
      </w:pPr>
      <w:r w:rsidRPr="00CA0194">
        <w:rPr>
          <w:rtl/>
        </w:rPr>
        <w:t>אבל נמנין עליה מערב יו"ט, ושוחטין ומחלקין ביניהם.</w:t>
      </w:r>
    </w:p>
    <w:p w14:paraId="7AE95478" w14:textId="77777777" w:rsidR="00066E74" w:rsidRPr="00066E74" w:rsidRDefault="00807377" w:rsidP="00066E74">
      <w:pPr>
        <w:pStyle w:val="36"/>
        <w:framePr w:wrap="notBeside"/>
        <w:rPr>
          <w:rtl/>
        </w:rPr>
      </w:pPr>
      <w:r w:rsidRPr="00066E74">
        <w:rPr>
          <w:rFonts w:hint="cs"/>
          <w:rtl/>
        </w:rPr>
        <w:t>ש</w:t>
      </w:r>
      <w:r w:rsidR="00183BFF" w:rsidRPr="00066E74">
        <w:rPr>
          <w:rFonts w:hint="cs"/>
          <w:rtl/>
        </w:rPr>
        <w:t>מואל</w:t>
      </w:r>
      <w:r w:rsidR="00183BFF" w:rsidRPr="00066E74">
        <w:rPr>
          <w:rtl/>
        </w:rPr>
        <w:t>:</w:t>
      </w:r>
    </w:p>
    <w:p w14:paraId="05E918E6" w14:textId="20C35469" w:rsidR="00183BFF" w:rsidRPr="001F19F5" w:rsidRDefault="00183BFF" w:rsidP="001D46BB">
      <w:pPr>
        <w:pStyle w:val="afffffe"/>
        <w:rPr>
          <w:rtl/>
        </w:rPr>
      </w:pPr>
      <w:r w:rsidRPr="001F19F5">
        <w:rPr>
          <w:rtl/>
        </w:rPr>
        <w:t>אין פוסקין דמים לכתחלה על הבהמה ביו"ט.</w:t>
      </w:r>
    </w:p>
    <w:p w14:paraId="5A6CEE6B" w14:textId="77777777" w:rsidR="00183BFF" w:rsidRPr="00066E74" w:rsidRDefault="001D46BB" w:rsidP="00066E74">
      <w:pPr>
        <w:rPr>
          <w:rtl/>
        </w:rPr>
      </w:pPr>
      <w:r w:rsidRPr="00066E74">
        <w:rPr>
          <w:rFonts w:hint="cs"/>
          <w:rtl/>
        </w:rPr>
        <w:t>אלא</w:t>
      </w:r>
      <w:r w:rsidR="00183BFF" w:rsidRPr="00066E74">
        <w:rPr>
          <w:rFonts w:hint="cs"/>
          <w:rtl/>
        </w:rPr>
        <w:t xml:space="preserve"> </w:t>
      </w:r>
      <w:r w:rsidR="00183BFF" w:rsidRPr="00066E74">
        <w:rPr>
          <w:rtl/>
        </w:rPr>
        <w:t xml:space="preserve">מביא שתי </w:t>
      </w:r>
      <w:r w:rsidR="00807377" w:rsidRPr="00066E74">
        <w:rPr>
          <w:rtl/>
        </w:rPr>
        <w:t>בהמות, ואומר</w:t>
      </w:r>
      <w:r w:rsidR="00807377" w:rsidRPr="00066E74">
        <w:rPr>
          <w:rFonts w:hint="cs"/>
          <w:rtl/>
        </w:rPr>
        <w:t xml:space="preserve"> </w:t>
      </w:r>
      <w:r w:rsidR="00183BFF" w:rsidRPr="00066E74">
        <w:rPr>
          <w:rtl/>
        </w:rPr>
        <w:t>זו כזו.</w:t>
      </w:r>
    </w:p>
    <w:p w14:paraId="6A1781C4" w14:textId="77777777" w:rsidR="00066E74" w:rsidRPr="00066E74" w:rsidRDefault="00183BFF" w:rsidP="00066E74">
      <w:pPr>
        <w:pStyle w:val="36"/>
        <w:framePr w:wrap="notBeside"/>
        <w:rPr>
          <w:rtl/>
        </w:rPr>
      </w:pPr>
      <w:r w:rsidRPr="00066E74">
        <w:rPr>
          <w:rtl/>
        </w:rPr>
        <w:t>ת</w:t>
      </w:r>
      <w:r w:rsidRPr="00066E74">
        <w:rPr>
          <w:rFonts w:hint="cs"/>
          <w:rtl/>
        </w:rPr>
        <w:t>נ</w:t>
      </w:r>
      <w:r w:rsidRPr="00066E74">
        <w:rPr>
          <w:rtl/>
        </w:rPr>
        <w:t>"</w:t>
      </w:r>
      <w:r w:rsidRPr="00066E74">
        <w:rPr>
          <w:rFonts w:hint="cs"/>
          <w:rtl/>
        </w:rPr>
        <w:t>ה</w:t>
      </w:r>
      <w:r w:rsidRPr="00066E74">
        <w:rPr>
          <w:rtl/>
        </w:rPr>
        <w:t xml:space="preserve"> </w:t>
      </w:r>
    </w:p>
    <w:p w14:paraId="200367EC" w14:textId="1115B4FC" w:rsidR="00183BFF" w:rsidRDefault="00066E74" w:rsidP="004D79A4">
      <w:pPr>
        <w:pStyle w:val="affffff0"/>
        <w:rPr>
          <w:spacing w:val="-2"/>
          <w:rtl/>
        </w:rPr>
      </w:pPr>
      <w:r w:rsidRPr="00066E74">
        <w:rPr>
          <w:rFonts w:hint="cs"/>
          <w:spacing w:val="-2"/>
          <w:rtl/>
        </w:rPr>
        <w:t>ל</w:t>
      </w:r>
      <w:r w:rsidR="001D46BB" w:rsidRPr="00066E74">
        <w:rPr>
          <w:spacing w:val="-2"/>
          <w:rtl/>
        </w:rPr>
        <w:t>א יאמר</w:t>
      </w:r>
      <w:r w:rsidR="00183BFF" w:rsidRPr="00066E74">
        <w:rPr>
          <w:spacing w:val="-2"/>
          <w:rtl/>
        </w:rPr>
        <w:t xml:space="preserve"> הריני עמך בסלע</w:t>
      </w:r>
      <w:r w:rsidR="004D79A4" w:rsidRPr="00066E74">
        <w:rPr>
          <w:spacing w:val="-2"/>
          <w:rtl/>
        </w:rPr>
        <w:t xml:space="preserve"> בשתים</w:t>
      </w:r>
      <w:r w:rsidR="004D79A4" w:rsidRPr="00066E74">
        <w:rPr>
          <w:rFonts w:hint="cs"/>
          <w:spacing w:val="-2"/>
          <w:rtl/>
        </w:rPr>
        <w:t xml:space="preserve"> אלא </w:t>
      </w:r>
      <w:r w:rsidR="004D79A4" w:rsidRPr="00066E74">
        <w:rPr>
          <w:spacing w:val="-2"/>
          <w:rtl/>
        </w:rPr>
        <w:t>למחצה לשליש ולרב</w:t>
      </w:r>
      <w:r w:rsidR="004D79A4" w:rsidRPr="00066E74">
        <w:rPr>
          <w:rFonts w:hint="cs"/>
          <w:spacing w:val="-2"/>
          <w:rtl/>
        </w:rPr>
        <w:t>יע</w:t>
      </w:r>
    </w:p>
    <w:p w14:paraId="30F4D0EA" w14:textId="36609F18" w:rsidR="00066E74" w:rsidRPr="00066E74" w:rsidRDefault="00066E74" w:rsidP="00066E74">
      <w:pPr>
        <w:pStyle w:val="afff0"/>
        <w:rPr>
          <w:rtl/>
        </w:rPr>
      </w:pPr>
      <w:r>
        <w:rPr>
          <w:rFonts w:hint="cs"/>
          <w:rtl/>
        </w:rPr>
        <w:t>****</w:t>
      </w:r>
    </w:p>
    <w:p w14:paraId="3DB69589" w14:textId="77777777" w:rsidR="00183BFF" w:rsidRPr="00066E74" w:rsidRDefault="00183BFF" w:rsidP="00183BFF">
      <w:pPr>
        <w:pStyle w:val="afff2"/>
        <w:framePr w:wrap="around"/>
        <w:rPr>
          <w:rtl/>
        </w:rPr>
      </w:pPr>
      <w:r w:rsidRPr="00066E74">
        <w:rPr>
          <w:rFonts w:hint="cs"/>
          <w:rtl/>
        </w:rPr>
        <w:t>כח.</w:t>
      </w:r>
    </w:p>
    <w:p>
      <w:pPr>
        <w:pStyle w:val="MishnaBatzad"/>
        <w:rPr>
          <w:ins w:id="20061" w:author="קלוד" w:date="2026-10-06T10:08:13Z"/>
        </w:rPr>
      </w:pPr>
      <w:ins w:id="20060" w:author="קלוד" w:date="2026-10-06T10:08:13Z">
        <w:r>
          <w:t xml:space="preserve">משנה ו</w:t>
        </w:r>
      </w:ins>
    </w:p>
    <w:p w14:paraId="20938994" w14:textId="77777777" w:rsidR="00183BFF" w:rsidRPr="006F178A" w:rsidRDefault="00183BFF" w:rsidP="00316E68">
      <w:pPr>
        <w:pStyle w:val="afff8"/>
        <w:spacing w:before="120"/>
        <w:rPr>
          <w:rtl/>
        </w:rPr>
        <w:pPrChange w:id="90028" w:author="קלוד" w:date="2026-10-08T12:08:16Z">
          <w:pPr>
            <w:pStyle w:val="afff8"/>
          </w:pPr>
        </w:pPrChange>
      </w:pPr>
      <w:r w:rsidRPr="00F14E58">
        <w:rPr>
          <w:rStyle w:val="afffff1"/>
          <w:rtl/>
        </w:rPr>
        <w:t>ר"י:</w:t>
      </w:r>
      <w:r w:rsidRPr="006F178A">
        <w:rPr>
          <w:rtl/>
        </w:rPr>
        <w:t xml:space="preserve"> שוקל אדם בשר כנגד הכלי או כנגד הקופיץ.</w:t>
      </w:r>
    </w:p>
    <w:p w14:paraId="5711C051" w14:textId="77777777" w:rsidR="00183BFF" w:rsidRPr="006F178A" w:rsidRDefault="00183BFF" w:rsidP="000A13E8">
      <w:pPr>
        <w:pStyle w:val="afff8"/>
        <w:spacing w:after="60" w:line="220" w:lineRule="exact"/>
        <w:rPr>
          <w:rtl/>
        </w:rPr>
      </w:pPr>
      <w:r w:rsidRPr="00B41370">
        <w:rPr>
          <w:rStyle w:val="afffff1"/>
          <w:rFonts w:hint="cs"/>
          <w:rtl/>
        </w:rPr>
        <w:t>וחכ</w:t>
      </w:r>
      <w:r w:rsidRPr="00B41370">
        <w:rPr>
          <w:rStyle w:val="afffff1"/>
          <w:rtl/>
        </w:rPr>
        <w:t>"</w:t>
      </w:r>
      <w:r w:rsidRPr="00B41370">
        <w:rPr>
          <w:rStyle w:val="afffff1"/>
          <w:rFonts w:hint="cs"/>
          <w:rtl/>
        </w:rPr>
        <w:t>א</w:t>
      </w:r>
      <w:r w:rsidRPr="00B41370">
        <w:rPr>
          <w:rStyle w:val="afffff1"/>
          <w:rtl/>
        </w:rPr>
        <w:t>:</w:t>
      </w:r>
      <w:r w:rsidRPr="006F178A">
        <w:rPr>
          <w:rtl/>
        </w:rPr>
        <w:t xml:space="preserve"> אין משגיחין בכף מאזנים כל עיקר.</w:t>
      </w:r>
    </w:p>
    <w:p w14:paraId="08ABC849" w14:textId="77777777" w:rsidR="000A13E8" w:rsidRPr="000A13E8" w:rsidRDefault="00183BFF" w:rsidP="000A13E8">
      <w:pPr>
        <w:pStyle w:val="36"/>
        <w:framePr w:wrap="notBeside"/>
        <w:rPr>
          <w:rtl/>
        </w:rPr>
      </w:pPr>
      <w:r w:rsidRPr="000A13E8">
        <w:rPr>
          <w:rtl/>
        </w:rPr>
        <w:t>ריא"ש:</w:t>
      </w:r>
    </w:p>
    <w:p w14:paraId="5F0BBD30" w14:textId="10E08BFE" w:rsidR="00183BFF" w:rsidRDefault="00183BFF" w:rsidP="000A13E8">
      <w:pPr>
        <w:pStyle w:val="afffffe"/>
        <w:spacing w:before="0"/>
        <w:rPr>
          <w:rtl/>
        </w:rPr>
      </w:pPr>
      <w:r w:rsidRPr="00392931">
        <w:rPr>
          <w:rtl/>
        </w:rPr>
        <w:t xml:space="preserve">אפילו לשמרו מן העכברים. </w:t>
      </w:r>
    </w:p>
    <w:p w14:paraId="3709ABC5" w14:textId="77777777" w:rsidR="000A13E8" w:rsidRPr="000A13E8" w:rsidRDefault="00183BFF" w:rsidP="000A13E8">
      <w:pPr>
        <w:pStyle w:val="36"/>
        <w:framePr w:wrap="notBeside"/>
        <w:rPr>
          <w:rtl/>
        </w:rPr>
      </w:pPr>
      <w:r w:rsidRPr="000A13E8">
        <w:rPr>
          <w:rtl/>
        </w:rPr>
        <w:lastRenderedPageBreak/>
        <w:t>ראב"</w:t>
      </w:r>
      <w:r w:rsidRPr="000A13E8">
        <w:rPr>
          <w:rFonts w:hint="eastAsia"/>
          <w:rtl/>
        </w:rPr>
        <w:t>א</w:t>
      </w:r>
      <w:r w:rsidRPr="000A13E8">
        <w:rPr>
          <w:rtl/>
        </w:rPr>
        <w:t>:</w:t>
      </w:r>
    </w:p>
    <w:p w14:paraId="6065CB81" w14:textId="503249E8" w:rsidR="00183BFF" w:rsidRPr="00392931" w:rsidRDefault="00183BFF" w:rsidP="00183BFF">
      <w:pPr>
        <w:rPr>
          <w:rFonts w:cs="Guttman Vilna"/>
          <w:b/>
          <w:rtl/>
        </w:rPr>
      </w:pPr>
      <w:r w:rsidRPr="00392931">
        <w:rPr>
          <w:rtl/>
        </w:rPr>
        <w:t xml:space="preserve">והוא </w:t>
      </w:r>
      <w:r w:rsidRPr="00392931">
        <w:rPr>
          <w:rFonts w:hint="eastAsia"/>
          <w:rtl/>
        </w:rPr>
        <w:t>שתלוי</w:t>
      </w:r>
      <w:r w:rsidRPr="00392931">
        <w:rPr>
          <w:rtl/>
        </w:rPr>
        <w:t xml:space="preserve"> </w:t>
      </w:r>
      <w:r w:rsidRPr="00392931">
        <w:rPr>
          <w:rFonts w:hint="eastAsia"/>
          <w:rtl/>
        </w:rPr>
        <w:t>בטבעת</w:t>
      </w:r>
      <w:r w:rsidRPr="00392931">
        <w:rPr>
          <w:rtl/>
        </w:rPr>
        <w:t xml:space="preserve"> </w:t>
      </w:r>
      <w:r w:rsidRPr="00392931">
        <w:rPr>
          <w:rFonts w:hint="eastAsia"/>
          <w:rtl/>
        </w:rPr>
        <w:t>גבוהה</w:t>
      </w:r>
      <w:r w:rsidRPr="00392931">
        <w:rPr>
          <w:rtl/>
        </w:rPr>
        <w:t xml:space="preserve"> </w:t>
      </w:r>
      <w:r>
        <w:rPr>
          <w:rFonts w:hint="cs"/>
          <w:rtl/>
        </w:rPr>
        <w:t>שנראה</w:t>
      </w:r>
      <w:r w:rsidRPr="00392931">
        <w:rPr>
          <w:rtl/>
        </w:rPr>
        <w:t xml:space="preserve"> </w:t>
      </w:r>
      <w:r w:rsidRPr="00392931">
        <w:rPr>
          <w:rFonts w:hint="eastAsia"/>
          <w:rtl/>
        </w:rPr>
        <w:t>לשם</w:t>
      </w:r>
      <w:r w:rsidRPr="00392931">
        <w:rPr>
          <w:rtl/>
        </w:rPr>
        <w:t xml:space="preserve"> </w:t>
      </w:r>
      <w:r w:rsidRPr="00392931">
        <w:rPr>
          <w:rFonts w:hint="eastAsia"/>
          <w:rtl/>
        </w:rPr>
        <w:t>משקל</w:t>
      </w:r>
      <w:r w:rsidRPr="00392931">
        <w:rPr>
          <w:rtl/>
        </w:rPr>
        <w:t>.</w:t>
      </w:r>
    </w:p>
    <w:p w14:paraId="0FD8D89E" w14:textId="77777777" w:rsidR="000A13E8" w:rsidRPr="000A13E8" w:rsidRDefault="00183BFF" w:rsidP="000A13E8">
      <w:pPr>
        <w:pStyle w:val="36"/>
        <w:framePr w:wrap="notBeside"/>
        <w:rPr>
          <w:rtl/>
        </w:rPr>
      </w:pPr>
      <w:r w:rsidRPr="000A13E8">
        <w:rPr>
          <w:rtl/>
        </w:rPr>
        <w:t>ריא"ש:</w:t>
      </w:r>
    </w:p>
    <w:p w14:paraId="3C3CF160" w14:textId="2AF840EA" w:rsidR="00183BFF" w:rsidRPr="006F178A" w:rsidRDefault="00183BFF" w:rsidP="00183BFF">
      <w:pPr>
        <w:rPr>
          <w:rFonts w:cs="Guttman Vilna"/>
          <w:b/>
          <w:rtl/>
        </w:rPr>
      </w:pPr>
      <w:r w:rsidRPr="006F178A">
        <w:rPr>
          <w:rtl/>
        </w:rPr>
        <w:t>טבח אומן אסור לשקול בשר ביד.</w:t>
      </w:r>
      <w:r w:rsidRPr="006F178A">
        <w:rPr>
          <w:rFonts w:hint="cs"/>
          <w:rtl/>
        </w:rPr>
        <w:t xml:space="preserve"> וכן במים.</w:t>
      </w:r>
    </w:p>
    <w:p w14:paraId="320E6561" w14:textId="77777777" w:rsidR="000A13E8" w:rsidRPr="000A13E8" w:rsidRDefault="00183BFF" w:rsidP="000A13E8">
      <w:pPr>
        <w:pStyle w:val="36"/>
        <w:framePr w:wrap="notBeside"/>
        <w:rPr>
          <w:rtl/>
        </w:rPr>
      </w:pPr>
      <w:r w:rsidRPr="000A13E8">
        <w:rPr>
          <w:rFonts w:hint="cs"/>
          <w:rtl/>
        </w:rPr>
        <w:t>רחב</w:t>
      </w:r>
      <w:r w:rsidRPr="000A13E8">
        <w:rPr>
          <w:rtl/>
        </w:rPr>
        <w:t>"</w:t>
      </w:r>
      <w:r w:rsidRPr="000A13E8">
        <w:rPr>
          <w:rFonts w:hint="cs"/>
          <w:rtl/>
        </w:rPr>
        <w:t>א</w:t>
      </w:r>
      <w:r w:rsidRPr="000A13E8">
        <w:rPr>
          <w:rtl/>
        </w:rPr>
        <w:t>:</w:t>
      </w:r>
    </w:p>
    <w:p w14:paraId="0904BDBB" w14:textId="0CF46A8A" w:rsidR="00183BFF" w:rsidRDefault="00183BFF" w:rsidP="00183BFF">
      <w:pPr>
        <w:rPr>
          <w:rFonts w:cs="Guttman Vilna"/>
          <w:b/>
          <w:rtl/>
        </w:rPr>
      </w:pPr>
      <w:r w:rsidRPr="006F178A">
        <w:rPr>
          <w:rtl/>
        </w:rPr>
        <w:t xml:space="preserve">אסור לעשות בית יד </w:t>
      </w:r>
      <w:r w:rsidRPr="00316E68">
        <w:rPr>
          <w:rStyle w:val="afffffc"/>
          <w:rFonts w:hint="cs"/>
          <w:rtl/>
        </w:rPr>
        <w:t xml:space="preserve">[בכלי] </w:t>
      </w:r>
      <w:r w:rsidRPr="006F178A">
        <w:rPr>
          <w:rtl/>
        </w:rPr>
        <w:t>בבשר.</w:t>
      </w:r>
      <w:r w:rsidRPr="006F178A">
        <w:rPr>
          <w:rFonts w:hint="cs"/>
          <w:rtl/>
        </w:rPr>
        <w:t xml:space="preserve"> וביד </w:t>
      </w:r>
      <w:r>
        <w:rPr>
          <w:rFonts w:hint="cs"/>
          <w:rtl/>
        </w:rPr>
        <w:t>מותר</w:t>
      </w:r>
      <w:r w:rsidRPr="006F178A">
        <w:rPr>
          <w:rFonts w:hint="cs"/>
          <w:rtl/>
        </w:rPr>
        <w:t>.</w:t>
      </w:r>
    </w:p>
    <w:p w14:paraId="4A66618A" w14:textId="77777777" w:rsidR="000A13E8" w:rsidRPr="000A13E8" w:rsidRDefault="00183BFF" w:rsidP="000A13E8">
      <w:pPr>
        <w:pStyle w:val="36"/>
        <w:framePr w:wrap="notBeside"/>
        <w:rPr>
          <w:rtl/>
        </w:rPr>
      </w:pPr>
      <w:r w:rsidRPr="000A13E8">
        <w:rPr>
          <w:rtl/>
        </w:rPr>
        <w:t>ר"</w:t>
      </w:r>
      <w:r w:rsidRPr="000A13E8">
        <w:rPr>
          <w:rFonts w:hint="cs"/>
          <w:rtl/>
        </w:rPr>
        <w:t>ה</w:t>
      </w:r>
      <w:r w:rsidRPr="000A13E8">
        <w:rPr>
          <w:rtl/>
        </w:rPr>
        <w:t>:</w:t>
      </w:r>
    </w:p>
    <w:p w14:paraId="15EF57D9" w14:textId="1D42EC90" w:rsidR="00183BFF" w:rsidRDefault="00183BFF" w:rsidP="00183BFF">
      <w:pPr>
        <w:rPr>
          <w:rStyle w:val="afffff3"/>
          <w:rtl/>
        </w:rPr>
      </w:pPr>
      <w:r w:rsidRPr="00BE23B8">
        <w:rPr>
          <w:rtl/>
        </w:rPr>
        <w:t>מותר לעשות סימן בבשר.</w:t>
      </w:r>
      <w:r w:rsidRPr="00BE23B8">
        <w:rPr>
          <w:rFonts w:hint="cs"/>
          <w:rtl/>
        </w:rPr>
        <w:t xml:space="preserve"> </w:t>
      </w:r>
    </w:p>
    <w:p w14:paraId="104E62D6" w14:textId="04990844" w:rsidR="00F8255C" w:rsidRPr="00F8255C" w:rsidRDefault="00183BFF" w:rsidP="00F8255C">
      <w:pPr>
        <w:pStyle w:val="36"/>
        <w:framePr w:wrap="notBeside"/>
        <w:rPr>
          <w:rtl/>
        </w:rPr>
      </w:pPr>
      <w:r w:rsidRPr="00F8255C">
        <w:rPr>
          <w:rFonts w:hint="cs"/>
          <w:rtl/>
        </w:rPr>
        <w:t>כרבר</w:t>
      </w:r>
      <w:r w:rsidRPr="00F8255C">
        <w:rPr>
          <w:rtl/>
        </w:rPr>
        <w:t>"</w:t>
      </w:r>
      <w:r w:rsidRPr="00F8255C">
        <w:rPr>
          <w:rFonts w:hint="cs"/>
          <w:rtl/>
        </w:rPr>
        <w:t xml:space="preserve">ה: </w:t>
      </w:r>
    </w:p>
    <w:p w14:paraId="1A09DA0E" w14:textId="1C77317C" w:rsidR="00183BFF" w:rsidRPr="00316E68" w:rsidRDefault="00183BFF" w:rsidP="00F8255C">
      <w:pPr>
        <w:rPr>
          <w:rStyle w:val="afffffc"/>
          <w:rtl/>
        </w:rPr>
      </w:pPr>
      <w:r w:rsidRPr="00BE23B8">
        <w:rPr>
          <w:rFonts w:hint="cs"/>
          <w:rtl/>
        </w:rPr>
        <w:t xml:space="preserve">היה חותך </w:t>
      </w:r>
      <w:r>
        <w:rPr>
          <w:rFonts w:hint="cs"/>
          <w:rtl/>
        </w:rPr>
        <w:t>ג' קרנות</w:t>
      </w:r>
      <w:r w:rsidRPr="00316E68">
        <w:rPr>
          <w:rStyle w:val="afffffc"/>
          <w:rFonts w:hint="cs"/>
          <w:rtl/>
        </w:rPr>
        <w:t xml:space="preserve"> [כעין משולש].</w:t>
      </w:r>
    </w:p>
    <w:p w14:paraId="0D28AC5A" w14:textId="77777777" w:rsidR="00F8255C" w:rsidRPr="00F8255C" w:rsidRDefault="00183BFF" w:rsidP="00F8255C">
      <w:pPr>
        <w:pStyle w:val="36"/>
        <w:framePr w:wrap="notBeside"/>
        <w:rPr>
          <w:rtl/>
        </w:rPr>
      </w:pPr>
      <w:r w:rsidRPr="00F8255C">
        <w:rPr>
          <w:rFonts w:hint="cs"/>
          <w:rtl/>
        </w:rPr>
        <w:t>ר</w:t>
      </w:r>
      <w:r w:rsidRPr="00F8255C">
        <w:rPr>
          <w:rtl/>
        </w:rPr>
        <w:t>"</w:t>
      </w:r>
      <w:r w:rsidRPr="00F8255C">
        <w:rPr>
          <w:rFonts w:hint="cs"/>
          <w:rtl/>
        </w:rPr>
        <w:t>ח ורש</w:t>
      </w:r>
      <w:r w:rsidRPr="00F8255C">
        <w:rPr>
          <w:rtl/>
        </w:rPr>
        <w:t>"</w:t>
      </w:r>
      <w:r w:rsidRPr="00F8255C">
        <w:rPr>
          <w:rFonts w:hint="cs"/>
          <w:rtl/>
        </w:rPr>
        <w:t>ב</w:t>
      </w:r>
    </w:p>
    <w:p w14:paraId="06FF03BC" w14:textId="0088E251" w:rsidR="00183BFF" w:rsidRDefault="00183BFF" w:rsidP="00F8255C">
      <w:pPr>
        <w:rPr>
          <w:rtl/>
        </w:rPr>
      </w:pPr>
      <w:r w:rsidRPr="006F178A">
        <w:rPr>
          <w:rtl/>
        </w:rPr>
        <w:t>שוקלין מנה כנגד מנה ביו"ט.</w:t>
      </w:r>
      <w:r w:rsidRPr="006F178A">
        <w:rPr>
          <w:rFonts w:hint="cs"/>
          <w:rtl/>
        </w:rPr>
        <w:t xml:space="preserve"> </w:t>
      </w:r>
    </w:p>
    <w:p w14:paraId="2AE7F990" w14:textId="46208CC7" w:rsidR="00F8255C" w:rsidRPr="00F8255C" w:rsidRDefault="00CC793A" w:rsidP="00F8255C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- </w:t>
      </w:r>
      <w:r w:rsidR="00183BFF" w:rsidRPr="00F8255C">
        <w:rPr>
          <w:rFonts w:hint="cs"/>
          <w:rtl/>
        </w:rPr>
        <w:t>לא כר</w:t>
      </w:r>
      <w:r w:rsidR="00183BFF" w:rsidRPr="00F8255C">
        <w:rPr>
          <w:rtl/>
        </w:rPr>
        <w:t>"</w:t>
      </w:r>
      <w:r w:rsidR="00183BFF" w:rsidRPr="00F8255C">
        <w:rPr>
          <w:rFonts w:hint="cs"/>
          <w:rtl/>
        </w:rPr>
        <w:t>י</w:t>
      </w:r>
    </w:p>
    <w:p w14:paraId="003F0311" w14:textId="475A3D26" w:rsidR="00183BFF" w:rsidRPr="006F178A" w:rsidRDefault="00183BFF" w:rsidP="00F8255C">
      <w:pPr>
        <w:rPr>
          <w:rFonts w:cs="Guttman Vilna"/>
          <w:b/>
          <w:rtl/>
        </w:rPr>
      </w:pPr>
      <w:r w:rsidRPr="006F178A">
        <w:rPr>
          <w:rFonts w:hint="cs"/>
          <w:rtl/>
        </w:rPr>
        <w:t>דס</w:t>
      </w:r>
      <w:r w:rsidRPr="006F178A">
        <w:rPr>
          <w:rtl/>
        </w:rPr>
        <w:t>"</w:t>
      </w:r>
      <w:r w:rsidRPr="006F178A">
        <w:rPr>
          <w:rFonts w:hint="cs"/>
          <w:rtl/>
        </w:rPr>
        <w:t>ל שוקל כנגד הכלי ולא נגד דבר אחר</w:t>
      </w:r>
      <w:r w:rsidRPr="006F178A">
        <w:rPr>
          <w:rtl/>
        </w:rPr>
        <w:t>.</w:t>
      </w:r>
    </w:p>
    <w:p w14:paraId="091634D4" w14:textId="55802B7F" w:rsidR="00F8255C" w:rsidRPr="00F8255C" w:rsidRDefault="00CC793A" w:rsidP="00F8255C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- </w:t>
      </w:r>
      <w:r w:rsidR="00183BFF" w:rsidRPr="00F8255C">
        <w:rPr>
          <w:rFonts w:hint="cs"/>
          <w:rtl/>
        </w:rPr>
        <w:t>ולא כרבנן</w:t>
      </w:r>
      <w:r w:rsidR="00183BFF" w:rsidRPr="00F8255C">
        <w:rPr>
          <w:rtl/>
        </w:rPr>
        <w:t xml:space="preserve"> </w:t>
      </w:r>
    </w:p>
    <w:p w14:paraId="0C654665" w14:textId="02E13C88" w:rsidR="00183BFF" w:rsidRPr="006F178A" w:rsidRDefault="00183BFF" w:rsidP="00F8255C">
      <w:pPr>
        <w:rPr>
          <w:rFonts w:cs="Guttman Vilna"/>
          <w:b/>
          <w:rtl/>
        </w:rPr>
      </w:pPr>
      <w:r w:rsidRPr="006F178A">
        <w:rPr>
          <w:rFonts w:hint="cs"/>
          <w:rtl/>
        </w:rPr>
        <w:t>ד</w:t>
      </w:r>
      <w:r w:rsidRPr="006F178A">
        <w:rPr>
          <w:rtl/>
        </w:rPr>
        <w:t>אין משגיחין בכף מאזנים כל עיקר.</w:t>
      </w:r>
    </w:p>
    <w:p w14:paraId="2119830F" w14:textId="6BC6FAD0" w:rsidR="00F8255C" w:rsidRPr="00F8255C" w:rsidRDefault="00CC793A" w:rsidP="00F8255C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- </w:t>
      </w:r>
      <w:r w:rsidR="00183BFF" w:rsidRPr="00F8255C">
        <w:rPr>
          <w:rFonts w:hint="cs"/>
          <w:rtl/>
        </w:rPr>
        <w:t xml:space="preserve">אלא כרבי </w:t>
      </w:r>
      <w:r w:rsidR="00183BFF" w:rsidRPr="00F8255C">
        <w:rPr>
          <w:rtl/>
        </w:rPr>
        <w:t>יהושע</w:t>
      </w:r>
    </w:p>
    <w:p w14:paraId="244A5268" w14:textId="3700CB7A" w:rsidR="00183BFF" w:rsidRPr="006F178A" w:rsidRDefault="00183BFF" w:rsidP="00CC793A">
      <w:pPr>
        <w:spacing w:after="60"/>
        <w:rPr>
          <w:rtl/>
        </w:rPr>
      </w:pPr>
      <w:r w:rsidRPr="00BF5D1E">
        <w:rPr>
          <w:rFonts w:cs="PFT_Frank" w:hint="cs"/>
          <w:b/>
          <w:bCs/>
          <w:szCs w:val="14"/>
          <w:rtl/>
        </w:rPr>
        <w:t>ד</w:t>
      </w:r>
      <w:r w:rsidRPr="00BF5D1E">
        <w:rPr>
          <w:rFonts w:cs="PFT_Frank"/>
          <w:b/>
          <w:bCs/>
          <w:szCs w:val="14"/>
          <w:rtl/>
        </w:rPr>
        <w:t>שוקלין מנה כנגד מנה ביו"ט</w:t>
      </w:r>
      <w:r w:rsidRPr="006F178A">
        <w:rPr>
          <w:rtl/>
        </w:rPr>
        <w:t>.</w:t>
      </w:r>
    </w:p>
    <w:p w14:paraId="438D8E9E" w14:textId="77777777" w:rsidR="00CC793A" w:rsidRPr="00CC793A" w:rsidRDefault="00183BFF" w:rsidP="00CC793A">
      <w:pPr>
        <w:pStyle w:val="36"/>
        <w:framePr w:wrap="notBeside"/>
        <w:rPr>
          <w:rtl/>
        </w:rPr>
      </w:pPr>
      <w:r w:rsidRPr="00CC793A">
        <w:rPr>
          <w:rtl/>
        </w:rPr>
        <w:t>רב יוסף:</w:t>
      </w:r>
    </w:p>
    <w:p w14:paraId="35F6F40F" w14:textId="4513B7FD" w:rsidR="00183BFF" w:rsidRPr="001E7D18" w:rsidRDefault="00183BFF" w:rsidP="00675BB7">
      <w:pPr>
        <w:rPr>
          <w:rFonts w:cs="Guttman Vilna"/>
          <w:b/>
          <w:spacing w:val="-4"/>
          <w:rtl/>
        </w:rPr>
      </w:pPr>
      <w:r w:rsidRPr="001E7D18">
        <w:rPr>
          <w:spacing w:val="-4"/>
          <w:rtl/>
        </w:rPr>
        <w:t>הלכה כרבי יהושע, הואיל ותנן בבכורות כ</w:t>
      </w:r>
      <w:r w:rsidRPr="001E7D18">
        <w:rPr>
          <w:rFonts w:hint="cs"/>
          <w:spacing w:val="-4"/>
          <w:rtl/>
        </w:rPr>
        <w:t>מותו</w:t>
      </w:r>
      <w:r w:rsidR="00675BB7" w:rsidRPr="001E7D18">
        <w:rPr>
          <w:rFonts w:hint="cs"/>
          <w:spacing w:val="-4"/>
          <w:rtl/>
        </w:rPr>
        <w:t xml:space="preserve"> </w:t>
      </w:r>
      <w:r w:rsidR="001D46BB" w:rsidRPr="001E7D18">
        <w:rPr>
          <w:rStyle w:val="afffffc"/>
          <w:rFonts w:hint="cs"/>
          <w:spacing w:val="-4"/>
          <w:rtl/>
        </w:rPr>
        <w:t>ד</w:t>
      </w:r>
      <w:r w:rsidRPr="001E7D18">
        <w:rPr>
          <w:rStyle w:val="afffffc"/>
          <w:spacing w:val="-4"/>
          <w:rtl/>
        </w:rPr>
        <w:t>שוקלין מנה כנגד מנה.</w:t>
      </w:r>
    </w:p>
    <w:p w14:paraId="7B88E4BE" w14:textId="77777777" w:rsidR="00675BB7" w:rsidRPr="00675BB7" w:rsidRDefault="00183BFF" w:rsidP="00675BB7">
      <w:pPr>
        <w:pStyle w:val="36"/>
        <w:framePr w:wrap="notBeside"/>
        <w:rPr>
          <w:rtl/>
        </w:rPr>
      </w:pPr>
      <w:r w:rsidRPr="00675BB7">
        <w:rPr>
          <w:rFonts w:hint="eastAsia"/>
          <w:rtl/>
        </w:rPr>
        <w:t>ודחאו</w:t>
      </w:r>
      <w:r w:rsidRPr="00675BB7">
        <w:rPr>
          <w:rtl/>
        </w:rPr>
        <w:t xml:space="preserve"> אביי</w:t>
      </w:r>
      <w:r w:rsidR="003B198D" w:rsidRPr="00675BB7">
        <w:rPr>
          <w:rFonts w:hint="cs"/>
          <w:rtl/>
        </w:rPr>
        <w:t>:</w:t>
      </w:r>
    </w:p>
    <w:p w14:paraId="5DFDA8AE" w14:textId="23FC191A" w:rsidR="003B198D" w:rsidRDefault="00183BFF" w:rsidP="00807377">
      <w:pPr>
        <w:rPr>
          <w:rtl/>
        </w:rPr>
      </w:pPr>
      <w:r w:rsidRPr="003772EC">
        <w:rPr>
          <w:rStyle w:val="afffff3"/>
          <w:rtl/>
        </w:rPr>
        <w:t>דלרבי יהושע</w:t>
      </w:r>
      <w:r w:rsidR="00807377">
        <w:rPr>
          <w:rStyle w:val="afffff3"/>
          <w:rFonts w:hint="cs"/>
          <w:rtl/>
        </w:rPr>
        <w:t>:</w:t>
      </w:r>
      <w:r w:rsidRPr="00392931">
        <w:rPr>
          <w:rtl/>
        </w:rPr>
        <w:t xml:space="preserve"> דווקא </w:t>
      </w:r>
      <w:r>
        <w:rPr>
          <w:rFonts w:hint="cs"/>
          <w:rtl/>
        </w:rPr>
        <w:t>כאן</w:t>
      </w:r>
      <w:r w:rsidR="00807377">
        <w:rPr>
          <w:rFonts w:hint="cs"/>
          <w:rtl/>
        </w:rPr>
        <w:t>,</w:t>
      </w:r>
      <w:r>
        <w:rPr>
          <w:rFonts w:hint="cs"/>
          <w:rtl/>
        </w:rPr>
        <w:t xml:space="preserve"> דאין</w:t>
      </w:r>
      <w:r w:rsidR="003B198D">
        <w:rPr>
          <w:rtl/>
        </w:rPr>
        <w:t xml:space="preserve"> בזיון קדשים, </w:t>
      </w:r>
    </w:p>
    <w:p w14:paraId="673D151E" w14:textId="6C4547D3" w:rsidR="00183BFF" w:rsidRDefault="00807377" w:rsidP="00675BB7">
      <w:pPr>
        <w:rPr>
          <w:rFonts w:ascii="Fb Fontext" w:hAnsi="Fb Fontext"/>
          <w:sz w:val="20"/>
          <w:rtl/>
        </w:rPr>
      </w:pPr>
      <w:r w:rsidRPr="00807377">
        <w:rPr>
          <w:rStyle w:val="afffff3"/>
          <w:rFonts w:hint="cs"/>
          <w:rtl/>
        </w:rPr>
        <w:t>ולרבנן</w:t>
      </w:r>
      <w:r>
        <w:rPr>
          <w:rStyle w:val="afffff3"/>
          <w:rFonts w:hint="cs"/>
          <w:rtl/>
        </w:rPr>
        <w:t>:</w:t>
      </w:r>
      <w:r w:rsidR="001D46BB">
        <w:rPr>
          <w:rStyle w:val="afffff3"/>
          <w:rFonts w:hint="cs"/>
          <w:rtl/>
        </w:rPr>
        <w:t xml:space="preserve"> </w:t>
      </w:r>
      <w:r w:rsidR="00183BFF" w:rsidRPr="006F178A">
        <w:rPr>
          <w:rFonts w:ascii="Fb Fontext" w:hAnsi="Fb Fontext" w:hint="cs"/>
          <w:sz w:val="20"/>
          <w:rtl/>
        </w:rPr>
        <w:t xml:space="preserve">דווקא שם </w:t>
      </w:r>
      <w:r>
        <w:rPr>
          <w:rFonts w:ascii="Fb Fontext" w:hAnsi="Fb Fontext" w:hint="cs"/>
          <w:sz w:val="20"/>
          <w:rtl/>
        </w:rPr>
        <w:t>ש</w:t>
      </w:r>
      <w:r w:rsidR="00183BFF" w:rsidRPr="006F178A">
        <w:rPr>
          <w:rFonts w:ascii="Fb Fontext" w:hAnsi="Fb Fontext"/>
          <w:sz w:val="20"/>
          <w:rtl/>
        </w:rPr>
        <w:t xml:space="preserve">לא </w:t>
      </w:r>
      <w:r w:rsidR="00183BFF">
        <w:rPr>
          <w:rFonts w:ascii="Fb Fontext" w:hAnsi="Fb Fontext" w:hint="cs"/>
          <w:sz w:val="20"/>
          <w:rtl/>
        </w:rPr>
        <w:t>נראה</w:t>
      </w:r>
      <w:r w:rsidR="00183BFF" w:rsidRPr="006F178A">
        <w:rPr>
          <w:rFonts w:ascii="Fb Fontext" w:hAnsi="Fb Fontext"/>
          <w:sz w:val="20"/>
          <w:rtl/>
        </w:rPr>
        <w:t xml:space="preserve"> כעובדין דחול, </w:t>
      </w:r>
    </w:p>
    <w:p w14:paraId="5F618AA2" w14:textId="77777777" w:rsidR="00675BB7" w:rsidRPr="00675BB7" w:rsidRDefault="00183BFF" w:rsidP="00675BB7">
      <w:pPr>
        <w:pStyle w:val="36"/>
        <w:framePr w:wrap="notBeside"/>
        <w:rPr>
          <w:rtl/>
        </w:rPr>
      </w:pPr>
      <w:r w:rsidRPr="00675BB7">
        <w:rPr>
          <w:rFonts w:hint="eastAsia"/>
          <w:rtl/>
        </w:rPr>
        <w:t>ומתקנת</w:t>
      </w:r>
      <w:r w:rsidRPr="00675BB7">
        <w:rPr>
          <w:rtl/>
        </w:rPr>
        <w:t xml:space="preserve"> </w:t>
      </w:r>
      <w:r w:rsidRPr="00675BB7">
        <w:rPr>
          <w:rFonts w:hint="eastAsia"/>
          <w:rtl/>
        </w:rPr>
        <w:t>הגמ</w:t>
      </w:r>
      <w:r w:rsidRPr="00675BB7">
        <w:rPr>
          <w:rtl/>
        </w:rPr>
        <w:t>'</w:t>
      </w:r>
      <w:r w:rsidR="00807377" w:rsidRPr="00675BB7">
        <w:rPr>
          <w:rFonts w:hint="cs"/>
          <w:rtl/>
        </w:rPr>
        <w:t>:</w:t>
      </w:r>
    </w:p>
    <w:p w14:paraId="59079649" w14:textId="4C252251" w:rsidR="00183BFF" w:rsidRPr="00392931" w:rsidRDefault="001E7D18" w:rsidP="001E7D18">
      <w:pPr>
        <w:rPr>
          <w:rtl/>
        </w:rPr>
      </w:pPr>
      <w:r>
        <w:rPr>
          <w:rStyle w:val="afffff3"/>
          <w:rFonts w:hint="cs"/>
          <w:rtl/>
        </w:rPr>
        <w:t>ד</w:t>
      </w:r>
      <w:r w:rsidR="00183BFF" w:rsidRPr="003772EC">
        <w:rPr>
          <w:rStyle w:val="afffff3"/>
          <w:rFonts w:hint="eastAsia"/>
          <w:rtl/>
        </w:rPr>
        <w:t>לא</w:t>
      </w:r>
      <w:r w:rsidR="00183BFF" w:rsidRPr="003772EC">
        <w:rPr>
          <w:rStyle w:val="afffff3"/>
          <w:rtl/>
        </w:rPr>
        <w:t xml:space="preserve"> </w:t>
      </w:r>
      <w:r w:rsidR="00183BFF" w:rsidRPr="003772EC">
        <w:rPr>
          <w:rStyle w:val="afffff3"/>
          <w:rFonts w:hint="eastAsia"/>
          <w:rtl/>
        </w:rPr>
        <w:t>ר</w:t>
      </w:r>
      <w:r w:rsidR="00183BFF" w:rsidRPr="003772EC">
        <w:rPr>
          <w:rStyle w:val="afffff3"/>
          <w:rtl/>
        </w:rPr>
        <w:t>"</w:t>
      </w:r>
      <w:r w:rsidR="00183BFF" w:rsidRPr="003772EC">
        <w:rPr>
          <w:rStyle w:val="afffff3"/>
          <w:rFonts w:hint="eastAsia"/>
          <w:rtl/>
        </w:rPr>
        <w:t>ח</w:t>
      </w:r>
      <w:r w:rsidR="00183BFF" w:rsidRPr="003772EC">
        <w:rPr>
          <w:rStyle w:val="afffff3"/>
          <w:rtl/>
        </w:rPr>
        <w:t xml:space="preserve"> </w:t>
      </w:r>
      <w:r w:rsidR="00183BFF" w:rsidRPr="003772EC">
        <w:rPr>
          <w:rStyle w:val="afffff3"/>
          <w:rFonts w:hint="eastAsia"/>
          <w:rtl/>
        </w:rPr>
        <w:t>ורש</w:t>
      </w:r>
      <w:r w:rsidR="00183BFF" w:rsidRPr="003772EC">
        <w:rPr>
          <w:rStyle w:val="afffff3"/>
          <w:rtl/>
        </w:rPr>
        <w:t>"</w:t>
      </w:r>
      <w:r w:rsidR="00183BFF" w:rsidRPr="003772EC">
        <w:rPr>
          <w:rStyle w:val="afffff3"/>
          <w:rFonts w:hint="eastAsia"/>
          <w:rtl/>
        </w:rPr>
        <w:t>ב</w:t>
      </w:r>
      <w:r w:rsidR="00183BFF" w:rsidRPr="003772EC">
        <w:rPr>
          <w:rtl/>
        </w:rPr>
        <w:t xml:space="preserve"> </w:t>
      </w:r>
      <w:r w:rsidR="00183BFF" w:rsidRPr="003772EC">
        <w:rPr>
          <w:rFonts w:hint="eastAsia"/>
          <w:rtl/>
        </w:rPr>
        <w:t>שמחיבתם</w:t>
      </w:r>
      <w:r w:rsidR="00183BFF" w:rsidRPr="003772EC">
        <w:rPr>
          <w:rtl/>
        </w:rPr>
        <w:t xml:space="preserve"> </w:t>
      </w:r>
      <w:r w:rsidR="00807377">
        <w:rPr>
          <w:rFonts w:hint="cs"/>
          <w:rtl/>
        </w:rPr>
        <w:t xml:space="preserve">לא הקפידו, </w:t>
      </w:r>
      <w:r w:rsidR="00183BFF" w:rsidRPr="003772EC">
        <w:rPr>
          <w:rFonts w:hint="eastAsia"/>
          <w:rtl/>
        </w:rPr>
        <w:t>אפי</w:t>
      </w:r>
      <w:r w:rsidR="00183BFF" w:rsidRPr="003772EC">
        <w:rPr>
          <w:rtl/>
        </w:rPr>
        <w:t xml:space="preserve">' </w:t>
      </w:r>
      <w:r w:rsidR="00183BFF" w:rsidRPr="003772EC">
        <w:rPr>
          <w:rFonts w:hint="eastAsia"/>
          <w:rtl/>
        </w:rPr>
        <w:t>בז</w:t>
      </w:r>
      <w:r w:rsidR="00183BFF" w:rsidRPr="003772EC">
        <w:rPr>
          <w:rtl/>
        </w:rPr>
        <w:t xml:space="preserve">' </w:t>
      </w:r>
      <w:r w:rsidR="00183BFF" w:rsidRPr="003772EC">
        <w:rPr>
          <w:rFonts w:hint="eastAsia"/>
          <w:rtl/>
        </w:rPr>
        <w:t>דגים</w:t>
      </w:r>
      <w:r w:rsidR="00183BFF" w:rsidRPr="003772EC">
        <w:rPr>
          <w:rtl/>
        </w:rPr>
        <w:t xml:space="preserve"> </w:t>
      </w:r>
      <w:r w:rsidR="00183BFF" w:rsidRPr="003772EC">
        <w:rPr>
          <w:rFonts w:hint="eastAsia"/>
          <w:rtl/>
        </w:rPr>
        <w:t>וה</w:t>
      </w:r>
      <w:r w:rsidR="00183BFF" w:rsidRPr="003772EC">
        <w:rPr>
          <w:rtl/>
        </w:rPr>
        <w:t>'.</w:t>
      </w:r>
    </w:p>
    <w:p w14:paraId="2A4314CB" w14:textId="77777777" w:rsidR="001E7D18" w:rsidRPr="001E7D18" w:rsidRDefault="00183BFF" w:rsidP="001E7D18">
      <w:pPr>
        <w:pStyle w:val="36"/>
        <w:framePr w:wrap="notBeside"/>
        <w:rPr>
          <w:rtl/>
        </w:rPr>
      </w:pPr>
      <w:r w:rsidRPr="001E7D18">
        <w:rPr>
          <w:rFonts w:hint="cs"/>
          <w:rtl/>
        </w:rPr>
        <w:t>ר</w:t>
      </w:r>
      <w:r w:rsidRPr="001E7D18">
        <w:rPr>
          <w:rtl/>
        </w:rPr>
        <w:t>"</w:t>
      </w:r>
      <w:r w:rsidRPr="001E7D18">
        <w:rPr>
          <w:rFonts w:hint="cs"/>
          <w:rtl/>
        </w:rPr>
        <w:t>פ</w:t>
      </w:r>
      <w:r w:rsidR="003B198D" w:rsidRPr="001E7D18">
        <w:rPr>
          <w:rFonts w:hint="cs"/>
          <w:rtl/>
        </w:rPr>
        <w:t>:</w:t>
      </w:r>
    </w:p>
    <w:p w14:paraId="131D43A4" w14:textId="64068628" w:rsidR="00183BFF" w:rsidRPr="006F178A" w:rsidRDefault="00183BFF" w:rsidP="00807377">
      <w:pPr>
        <w:rPr>
          <w:rtl/>
        </w:rPr>
      </w:pPr>
      <w:r w:rsidRPr="006F178A">
        <w:rPr>
          <w:rtl/>
        </w:rPr>
        <w:t>ש</w:t>
      </w:r>
      <w:r w:rsidR="00807377">
        <w:rPr>
          <w:rFonts w:hint="cs"/>
          <w:rtl/>
        </w:rPr>
        <w:t>ים ביניהם</w:t>
      </w:r>
      <w:r w:rsidR="00164F23">
        <w:rPr>
          <w:rtl/>
        </w:rPr>
        <w:t xml:space="preserve">, </w:t>
      </w:r>
      <w:r w:rsidR="00164F23" w:rsidRPr="00164F23">
        <w:rPr>
          <w:rStyle w:val="afffff3"/>
          <w:rtl/>
        </w:rPr>
        <w:t>א</w:t>
      </w:r>
      <w:r w:rsidR="00164F23" w:rsidRPr="00164F23">
        <w:rPr>
          <w:rStyle w:val="afffff3"/>
          <w:rFonts w:hint="cs"/>
          <w:rtl/>
        </w:rPr>
        <w:t>ו</w:t>
      </w:r>
      <w:r w:rsidRPr="006F178A">
        <w:rPr>
          <w:rtl/>
        </w:rPr>
        <w:t xml:space="preserve"> </w:t>
      </w:r>
      <w:r w:rsidRPr="00F56069">
        <w:rPr>
          <w:rStyle w:val="afffff3"/>
          <w:rtl/>
        </w:rPr>
        <w:t>ר</w:t>
      </w:r>
      <w:r>
        <w:rPr>
          <w:rStyle w:val="afffff3"/>
          <w:rFonts w:hint="cs"/>
          <w:rtl/>
        </w:rPr>
        <w:t>"ח</w:t>
      </w:r>
      <w:r w:rsidRPr="00F56069">
        <w:rPr>
          <w:rStyle w:val="afffff3"/>
          <w:rtl/>
        </w:rPr>
        <w:t xml:space="preserve"> ור</w:t>
      </w:r>
      <w:r w:rsidRPr="00F56069">
        <w:rPr>
          <w:rStyle w:val="afffff3"/>
          <w:rFonts w:hint="cs"/>
          <w:rtl/>
        </w:rPr>
        <w:t>יב</w:t>
      </w:r>
      <w:r w:rsidRPr="00F56069">
        <w:rPr>
          <w:rStyle w:val="afffff3"/>
          <w:rtl/>
        </w:rPr>
        <w:t>"</w:t>
      </w:r>
      <w:r w:rsidRPr="00F56069">
        <w:rPr>
          <w:rStyle w:val="afffff3"/>
          <w:rFonts w:hint="cs"/>
          <w:rtl/>
        </w:rPr>
        <w:t>י</w:t>
      </w:r>
      <w:r w:rsidR="00164F23">
        <w:rPr>
          <w:rStyle w:val="afffff3"/>
          <w:rtl/>
        </w:rPr>
        <w:t>, א</w:t>
      </w:r>
      <w:r w:rsidR="00164F23">
        <w:rPr>
          <w:rStyle w:val="afffff3"/>
          <w:rFonts w:hint="cs"/>
          <w:rtl/>
        </w:rPr>
        <w:t>ו</w:t>
      </w:r>
      <w:r w:rsidRPr="00F56069">
        <w:rPr>
          <w:rStyle w:val="afffff3"/>
          <w:rtl/>
        </w:rPr>
        <w:t xml:space="preserve"> ר</w:t>
      </w:r>
      <w:r w:rsidRPr="00F56069">
        <w:rPr>
          <w:rStyle w:val="afffff3"/>
          <w:rFonts w:hint="cs"/>
          <w:rtl/>
        </w:rPr>
        <w:t>ש</w:t>
      </w:r>
      <w:r w:rsidRPr="00F56069">
        <w:rPr>
          <w:rStyle w:val="afffff3"/>
          <w:rtl/>
        </w:rPr>
        <w:t>"</w:t>
      </w:r>
      <w:r w:rsidRPr="00F56069">
        <w:rPr>
          <w:rStyle w:val="afffff3"/>
          <w:rFonts w:hint="cs"/>
          <w:rtl/>
        </w:rPr>
        <w:t>ב ובר קפרא.</w:t>
      </w:r>
    </w:p>
    <w:p w14:paraId="64B8AB3D" w14:textId="0E1E38B3" w:rsidR="00183BFF" w:rsidRPr="006F178A" w:rsidRDefault="00B35974" w:rsidP="00B35974">
      <w:pPr>
        <w:pStyle w:val="afff0"/>
        <w:rPr>
          <w:rtl/>
        </w:rPr>
      </w:pPr>
      <w:r>
        <w:rPr>
          <w:rFonts w:ascii="BA TM • Vilna Extra-Bold" w:hAnsi="BA TM • Vilna Extra-Bold" w:hint="cs"/>
          <w:rtl/>
        </w:rPr>
        <w:t>****</w:t>
      </w:r>
    </w:p>
    <w:p>
      <w:pPr>
        <w:pStyle w:val="MishnaBatzad"/>
        <w:rPr>
          <w:ins w:id="20063" w:author="קלוד" w:date="2026-10-06T10:08:13Z"/>
        </w:rPr>
      </w:pPr>
      <w:ins w:id="20062" w:author="קלוד" w:date="2026-10-06T10:08:13Z">
        <w:r>
          <w:t xml:space="preserve">משנה ז</w:t>
        </w:r>
      </w:ins>
    </w:p>
    <w:p w14:paraId="1B8E3A00" w14:textId="77777777" w:rsidR="00183BFF" w:rsidRPr="00807377" w:rsidRDefault="00183BFF" w:rsidP="001E7D18">
      <w:pPr>
        <w:pStyle w:val="afff8"/>
        <w:spacing w:after="60" w:line="220" w:lineRule="exact" w:before="120"/>
        <w:rPr>
          <w:rtl/>
        </w:rPr>
        <w:pPrChange w:id="90029" w:author="קלוד" w:date="2026-10-08T12:08:16Z">
          <w:pPr>
            <w:pStyle w:val="afff8"/>
            <w:spacing w:after="60" w:line="220" w:lineRule="exact"/>
          </w:pPr>
        </w:pPrChange>
      </w:pPr>
      <w:r w:rsidRPr="00807377">
        <w:rPr>
          <w:rtl/>
        </w:rPr>
        <w:t>אין משחיזין את הסכין ביו"ט, אבל משיאה על גבי חברתה.</w:t>
      </w:r>
    </w:p>
    <w:p w14:paraId="75AF05CC" w14:textId="77777777" w:rsidR="001E7D18" w:rsidRPr="001E7D18" w:rsidRDefault="00183BFF" w:rsidP="001E7D18">
      <w:pPr>
        <w:pStyle w:val="36"/>
        <w:framePr w:wrap="notBeside"/>
        <w:rPr>
          <w:rtl/>
        </w:rPr>
      </w:pPr>
      <w:r w:rsidRPr="001E7D18">
        <w:rPr>
          <w:rFonts w:hint="cs"/>
          <w:rtl/>
        </w:rPr>
        <w:t>ר</w:t>
      </w:r>
      <w:r w:rsidRPr="001E7D18">
        <w:rPr>
          <w:rtl/>
        </w:rPr>
        <w:t>"</w:t>
      </w:r>
      <w:r w:rsidRPr="001E7D18">
        <w:rPr>
          <w:rFonts w:hint="cs"/>
          <w:rtl/>
        </w:rPr>
        <w:t>ה</w:t>
      </w:r>
      <w:r w:rsidRPr="001E7D18">
        <w:rPr>
          <w:rtl/>
        </w:rPr>
        <w:t xml:space="preserve">: </w:t>
      </w:r>
    </w:p>
    <w:p w14:paraId="3A53C8A0" w14:textId="2FED842E" w:rsidR="00183BFF" w:rsidRPr="001F19F5" w:rsidRDefault="0089258C" w:rsidP="00183BFF">
      <w:pPr>
        <w:rPr>
          <w:spacing w:val="-2"/>
          <w:rtl/>
        </w:rPr>
      </w:pPr>
      <w:r>
        <w:rPr>
          <w:rFonts w:ascii="Fb Fontext" w:hAnsi="Fb Fontext" w:hint="cs"/>
          <w:spacing w:val="-2"/>
          <w:rtl/>
        </w:rPr>
        <w:t>ד</w:t>
      </w:r>
      <w:r w:rsidR="00183BFF" w:rsidRPr="001F19F5">
        <w:rPr>
          <w:rFonts w:ascii="Fb Fontext" w:hAnsi="Fb Fontext" w:hint="cs"/>
          <w:spacing w:val="-2"/>
          <w:rtl/>
        </w:rPr>
        <w:t xml:space="preserve">ווקא </w:t>
      </w:r>
      <w:r w:rsidR="006F5DEA">
        <w:rPr>
          <w:rFonts w:ascii="Fb Fontext" w:hAnsi="Fb Fontext"/>
          <w:spacing w:val="-2"/>
          <w:rtl/>
        </w:rPr>
        <w:t>במשחזת אבן, אבל במשחזת</w:t>
      </w:r>
      <w:r w:rsidR="00183BFF" w:rsidRPr="001F19F5">
        <w:rPr>
          <w:rFonts w:ascii="Fb Fontext" w:hAnsi="Fb Fontext"/>
          <w:spacing w:val="-2"/>
          <w:rtl/>
        </w:rPr>
        <w:t xml:space="preserve"> עץ מותר.</w:t>
      </w:r>
    </w:p>
    <w:p w14:paraId="12D1DF04" w14:textId="77777777" w:rsidR="0089258C" w:rsidRPr="0089258C" w:rsidRDefault="00183BFF" w:rsidP="0089258C">
      <w:pPr>
        <w:pStyle w:val="36"/>
        <w:framePr w:wrap="notBeside"/>
        <w:rPr>
          <w:rtl/>
        </w:rPr>
      </w:pPr>
      <w:r w:rsidRPr="0089258C">
        <w:rPr>
          <w:rtl/>
        </w:rPr>
        <w:t>ר</w:t>
      </w:r>
      <w:r w:rsidRPr="0089258C">
        <w:rPr>
          <w:rFonts w:hint="cs"/>
          <w:rtl/>
        </w:rPr>
        <w:t>יא</w:t>
      </w:r>
      <w:r w:rsidRPr="0089258C">
        <w:rPr>
          <w:rtl/>
        </w:rPr>
        <w:t>"</w:t>
      </w:r>
      <w:r w:rsidRPr="0089258C">
        <w:rPr>
          <w:rFonts w:hint="cs"/>
          <w:rtl/>
        </w:rPr>
        <w:t>ש:</w:t>
      </w:r>
      <w:r w:rsidR="00807377" w:rsidRPr="0089258C">
        <w:rPr>
          <w:rFonts w:hint="cs"/>
          <w:rtl/>
        </w:rPr>
        <w:t xml:space="preserve"> </w:t>
      </w:r>
    </w:p>
    <w:p w14:paraId="3B446590" w14:textId="51F8CFF4" w:rsidR="006F5DEA" w:rsidRPr="0089258C" w:rsidRDefault="0089258C" w:rsidP="00164F23">
      <w:pPr>
        <w:rPr>
          <w:rtl/>
        </w:rPr>
      </w:pPr>
      <w:r>
        <w:rPr>
          <w:rFonts w:hint="cs"/>
          <w:rtl/>
        </w:rPr>
        <w:t>ב</w:t>
      </w:r>
      <w:r w:rsidR="00164F23" w:rsidRPr="0089258C">
        <w:rPr>
          <w:rFonts w:hint="cs"/>
          <w:rtl/>
        </w:rPr>
        <w:t>של אבן רק אסור לחדדה</w:t>
      </w:r>
      <w:r>
        <w:rPr>
          <w:rFonts w:hint="cs"/>
          <w:rtl/>
        </w:rPr>
        <w:t>,</w:t>
      </w:r>
      <w:r w:rsidR="00164F23" w:rsidRPr="0089258C">
        <w:rPr>
          <w:rFonts w:hint="cs"/>
          <w:rtl/>
        </w:rPr>
        <w:t xml:space="preserve"> אבל להעביר שמנוניתה מותר</w:t>
      </w:r>
      <w:r>
        <w:rPr>
          <w:rFonts w:hint="cs"/>
          <w:rtl/>
        </w:rPr>
        <w:t>.</w:t>
      </w:r>
      <w:r w:rsidR="00164F23" w:rsidRPr="0089258C">
        <w:rPr>
          <w:rFonts w:hint="cs"/>
          <w:rtl/>
        </w:rPr>
        <w:t xml:space="preserve"> </w:t>
      </w:r>
    </w:p>
    <w:p w14:paraId="49F90B12" w14:textId="77777777" w:rsidR="00183BFF" w:rsidRPr="006F178A" w:rsidRDefault="00183BFF" w:rsidP="006F5DEA">
      <w:pPr>
        <w:rPr>
          <w:rtl/>
        </w:rPr>
      </w:pPr>
      <w:r w:rsidRPr="00EE6043">
        <w:rPr>
          <w:rFonts w:cs="PFT_Frank" w:hint="cs"/>
          <w:b/>
          <w:bCs/>
          <w:szCs w:val="14"/>
          <w:rtl/>
        </w:rPr>
        <w:t xml:space="preserve">מכלל דבשל עץ </w:t>
      </w:r>
      <w:r w:rsidRPr="006F178A">
        <w:rPr>
          <w:rFonts w:hint="cs"/>
          <w:rtl/>
        </w:rPr>
        <w:t>אפי' לחדדה מותר</w:t>
      </w:r>
      <w:r w:rsidRPr="006F178A">
        <w:rPr>
          <w:rtl/>
        </w:rPr>
        <w:t>.</w:t>
      </w:r>
    </w:p>
    <w:p w14:paraId="6C99056C" w14:textId="64A7DBC1" w:rsidR="0089258C" w:rsidRPr="0089258C" w:rsidRDefault="00183BFF" w:rsidP="0089258C">
      <w:pPr>
        <w:pStyle w:val="36"/>
        <w:framePr w:wrap="notBeside"/>
        <w:rPr>
          <w:rtl/>
        </w:rPr>
      </w:pPr>
      <w:r w:rsidRPr="0089258C">
        <w:rPr>
          <w:rFonts w:hint="cs"/>
          <w:rtl/>
        </w:rPr>
        <w:t xml:space="preserve">ב. </w:t>
      </w:r>
      <w:r w:rsidR="0089258C">
        <w:rPr>
          <w:rFonts w:hint="cs"/>
          <w:rtl/>
        </w:rPr>
        <w:t>יש</w:t>
      </w:r>
      <w:r w:rsidRPr="0089258C">
        <w:rPr>
          <w:rFonts w:hint="cs"/>
          <w:rtl/>
        </w:rPr>
        <w:t xml:space="preserve"> דמתני' אסיפא</w:t>
      </w:r>
    </w:p>
    <w:p w14:paraId="722A8F7F" w14:textId="280783B3" w:rsidR="00183BFF" w:rsidRPr="00F56069" w:rsidRDefault="00183BFF" w:rsidP="005B5224">
      <w:pPr>
        <w:rPr>
          <w:rtl/>
        </w:rPr>
      </w:pPr>
      <w:r w:rsidRPr="001F19F5">
        <w:rPr>
          <w:rFonts w:hint="cs"/>
          <w:rtl/>
        </w:rPr>
        <w:t>דב</w:t>
      </w:r>
      <w:r w:rsidR="005B5224">
        <w:rPr>
          <w:rFonts w:hint="cs"/>
          <w:rtl/>
        </w:rPr>
        <w:t>עץ מותר רק להעביר שמנוניתה</w:t>
      </w:r>
      <w:r w:rsidRPr="00F56069">
        <w:rPr>
          <w:rFonts w:hint="cs"/>
          <w:rtl/>
        </w:rPr>
        <w:t>.</w:t>
      </w:r>
    </w:p>
    <w:p w14:paraId="0D3EBF81" w14:textId="64438DF9" w:rsidR="0089258C" w:rsidRPr="0089258C" w:rsidRDefault="0089258C" w:rsidP="0089258C">
      <w:pPr>
        <w:pStyle w:val="36"/>
        <w:framePr w:wrap="notBeside"/>
        <w:rPr>
          <w:rtl/>
        </w:rPr>
      </w:pPr>
      <w:r>
        <w:rPr>
          <w:rFonts w:hint="cs"/>
          <w:rtl/>
        </w:rPr>
        <w:t>ויש</w:t>
      </w:r>
      <w:r w:rsidR="00183BFF" w:rsidRPr="0089258C">
        <w:rPr>
          <w:rtl/>
        </w:rPr>
        <w:t xml:space="preserve"> דמתני אמתני</w:t>
      </w:r>
      <w:r w:rsidR="00183BFF" w:rsidRPr="0089258C">
        <w:rPr>
          <w:rFonts w:hint="cs"/>
          <w:rtl/>
        </w:rPr>
        <w:t>'</w:t>
      </w:r>
      <w:r w:rsidR="00183BFF" w:rsidRPr="0089258C">
        <w:rPr>
          <w:rtl/>
        </w:rPr>
        <w:t>:</w:t>
      </w:r>
    </w:p>
    <w:p w14:paraId="65CFF2CC" w14:textId="76E03DD3" w:rsidR="00183BFF" w:rsidRPr="0032076C" w:rsidRDefault="00183BFF" w:rsidP="0032076C">
      <w:pPr>
        <w:rPr>
          <w:spacing w:val="-2"/>
          <w:rtl/>
        </w:rPr>
      </w:pPr>
      <w:r w:rsidRPr="0032076C">
        <w:rPr>
          <w:spacing w:val="-2"/>
          <w:rtl/>
        </w:rPr>
        <w:t xml:space="preserve">אין משחיזין הסכין </w:t>
      </w:r>
      <w:r w:rsidR="005B5224" w:rsidRPr="0032076C">
        <w:rPr>
          <w:rFonts w:hint="cs"/>
          <w:spacing w:val="-2"/>
          <w:rtl/>
        </w:rPr>
        <w:t>אבל משיאה אחברתה</w:t>
      </w:r>
      <w:r w:rsidRPr="0032076C">
        <w:rPr>
          <w:spacing w:val="-2"/>
          <w:rtl/>
        </w:rPr>
        <w:t>.</w:t>
      </w:r>
    </w:p>
    <w:p w14:paraId="221585A9" w14:textId="77777777" w:rsidR="0089258C" w:rsidRPr="0089258C" w:rsidRDefault="005B5224" w:rsidP="0089258C">
      <w:pPr>
        <w:pStyle w:val="36"/>
        <w:framePr w:wrap="notBeside"/>
        <w:rPr>
          <w:rtl/>
        </w:rPr>
      </w:pPr>
      <w:r w:rsidRPr="0089258C">
        <w:rPr>
          <w:rFonts w:hint="cs"/>
          <w:rtl/>
        </w:rPr>
        <w:t xml:space="preserve">ג. </w:t>
      </w:r>
      <w:r w:rsidR="00183BFF" w:rsidRPr="0089258C">
        <w:rPr>
          <w:rtl/>
        </w:rPr>
        <w:t>ריא"ש:</w:t>
      </w:r>
    </w:p>
    <w:p w14:paraId="75A25918" w14:textId="3150F75A" w:rsidR="00183BFF" w:rsidRDefault="005B5224" w:rsidP="0089258C">
      <w:pPr>
        <w:spacing w:after="60"/>
        <w:rPr>
          <w:rtl/>
        </w:rPr>
      </w:pPr>
      <w:r w:rsidRPr="005B5224">
        <w:rPr>
          <w:rFonts w:hint="cs"/>
          <w:rtl/>
        </w:rPr>
        <w:t>משחיזין</w:t>
      </w:r>
      <w:r>
        <w:rPr>
          <w:rStyle w:val="afffff3"/>
          <w:rFonts w:hint="cs"/>
          <w:rtl/>
        </w:rPr>
        <w:t xml:space="preserve"> </w:t>
      </w:r>
      <w:r w:rsidR="00183BFF">
        <w:rPr>
          <w:rFonts w:hint="cs"/>
          <w:rtl/>
        </w:rPr>
        <w:t xml:space="preserve">רק </w:t>
      </w:r>
      <w:r>
        <w:rPr>
          <w:rtl/>
        </w:rPr>
        <w:t>לחדד, אבל להעביר שמנונית</w:t>
      </w:r>
      <w:r w:rsidR="00183BFF" w:rsidRPr="00392931">
        <w:rPr>
          <w:rtl/>
        </w:rPr>
        <w:t xml:space="preserve"> - מותר. </w:t>
      </w:r>
    </w:p>
    <w:p w14:paraId="76FE6E04" w14:textId="77777777" w:rsidR="0089258C" w:rsidRPr="0089258C" w:rsidRDefault="005B5224" w:rsidP="0089258C">
      <w:pPr>
        <w:pStyle w:val="36"/>
        <w:framePr w:wrap="notBeside"/>
        <w:rPr>
          <w:rtl/>
        </w:rPr>
      </w:pPr>
      <w:r w:rsidRPr="0089258C">
        <w:rPr>
          <w:rFonts w:hint="cs"/>
          <w:rtl/>
        </w:rPr>
        <w:t>ד. או</w:t>
      </w:r>
      <w:r w:rsidR="00183BFF" w:rsidRPr="0089258C">
        <w:rPr>
          <w:rtl/>
        </w:rPr>
        <w:t xml:space="preserve"> אסיפא:</w:t>
      </w:r>
    </w:p>
    <w:p w14:paraId="7040D784" w14:textId="41FA3911" w:rsidR="00183BFF" w:rsidRPr="006F178A" w:rsidRDefault="005B5224" w:rsidP="0089258C">
      <w:pPr>
        <w:pStyle w:val="afffffe"/>
        <w:spacing w:before="0"/>
        <w:rPr>
          <w:rtl/>
        </w:rPr>
      </w:pPr>
      <w:r>
        <w:rPr>
          <w:rFonts w:hint="cs"/>
          <w:rtl/>
        </w:rPr>
        <w:t>ד</w:t>
      </w:r>
      <w:r w:rsidR="00183BFF" w:rsidRPr="006F178A">
        <w:rPr>
          <w:rtl/>
        </w:rPr>
        <w:t xml:space="preserve">משיאה </w:t>
      </w:r>
      <w:r>
        <w:rPr>
          <w:rFonts w:hint="cs"/>
          <w:rtl/>
        </w:rPr>
        <w:t>א</w:t>
      </w:r>
      <w:r w:rsidR="00183BFF" w:rsidRPr="006F178A">
        <w:rPr>
          <w:rtl/>
        </w:rPr>
        <w:t>חברתה.</w:t>
      </w:r>
      <w:r>
        <w:rPr>
          <w:rFonts w:hint="cs"/>
          <w:rtl/>
        </w:rPr>
        <w:t>-רק להעביר השמנונית.</w:t>
      </w:r>
    </w:p>
    <w:p w14:paraId="282BB7F3" w14:textId="77777777" w:rsidR="0089258C" w:rsidRPr="0089258C" w:rsidRDefault="00183BFF" w:rsidP="0089258C">
      <w:pPr>
        <w:pStyle w:val="36"/>
        <w:framePr w:wrap="notBeside"/>
        <w:rPr>
          <w:rtl/>
        </w:rPr>
      </w:pPr>
      <w:r w:rsidRPr="0089258C">
        <w:rPr>
          <w:rFonts w:hint="cs"/>
          <w:rtl/>
        </w:rPr>
        <w:t>ר</w:t>
      </w:r>
      <w:r w:rsidRPr="0089258C">
        <w:rPr>
          <w:rtl/>
        </w:rPr>
        <w:t>"</w:t>
      </w:r>
      <w:r w:rsidRPr="0089258C">
        <w:rPr>
          <w:rFonts w:hint="cs"/>
          <w:rtl/>
        </w:rPr>
        <w:t>ח:</w:t>
      </w:r>
    </w:p>
    <w:p w14:paraId="0298CF14" w14:textId="762BDDF5" w:rsidR="00183BFF" w:rsidRPr="007C5E14" w:rsidRDefault="005B5224" w:rsidP="006F5DEA">
      <w:pPr>
        <w:rPr>
          <w:rFonts w:cs="Guttman Vilna"/>
          <w:b/>
          <w:bCs/>
          <w:spacing w:val="-4"/>
          <w:rtl/>
        </w:rPr>
      </w:pPr>
      <w:r w:rsidRPr="007C5E14">
        <w:rPr>
          <w:rFonts w:ascii="Fb Fontext" w:hAnsi="Fb Fontext" w:hint="cs"/>
          <w:spacing w:val="-4"/>
          <w:rtl/>
        </w:rPr>
        <w:t>הא ד</w:t>
      </w:r>
      <w:r w:rsidR="00183BFF" w:rsidRPr="007C5E14">
        <w:rPr>
          <w:rFonts w:ascii="Fb Fontext" w:hAnsi="Fb Fontext" w:hint="cs"/>
          <w:spacing w:val="-4"/>
          <w:rtl/>
        </w:rPr>
        <w:t xml:space="preserve">במשחזת אסור, </w:t>
      </w:r>
      <w:r w:rsidR="00183BFF" w:rsidRPr="007C5E14">
        <w:rPr>
          <w:rStyle w:val="afffff3"/>
          <w:rFonts w:hint="cs"/>
          <w:rtl/>
        </w:rPr>
        <w:t>דלא כר</w:t>
      </w:r>
      <w:r w:rsidR="00183BFF" w:rsidRPr="007C5E14">
        <w:rPr>
          <w:rStyle w:val="afffff3"/>
          <w:rtl/>
        </w:rPr>
        <w:t>"</w:t>
      </w:r>
      <w:r w:rsidR="00183BFF" w:rsidRPr="007C5E14">
        <w:rPr>
          <w:rStyle w:val="afffff3"/>
          <w:rFonts w:hint="cs"/>
          <w:rtl/>
        </w:rPr>
        <w:t xml:space="preserve">י </w:t>
      </w:r>
      <w:r w:rsidR="006F5DEA" w:rsidRPr="007C5E14">
        <w:rPr>
          <w:rFonts w:ascii="Fb Fontext" w:hAnsi="Fb Fontext" w:hint="cs"/>
          <w:spacing w:val="-4"/>
          <w:rtl/>
        </w:rPr>
        <w:t xml:space="preserve">דהתיר אף </w:t>
      </w:r>
      <w:r w:rsidR="006F5DEA" w:rsidRPr="007C5E14">
        <w:rPr>
          <w:rFonts w:ascii="Fb Fontext" w:hAnsi="Fb Fontext" w:cs="PFT_Frank" w:hint="cs"/>
          <w:b/>
          <w:bCs/>
          <w:spacing w:val="-4"/>
          <w:szCs w:val="14"/>
          <w:rtl/>
        </w:rPr>
        <w:t>מכשירי</w:t>
      </w:r>
      <w:r w:rsidR="006F5DEA" w:rsidRPr="007C5E14">
        <w:rPr>
          <w:rFonts w:ascii="Fb Fontext" w:hAnsi="Fb Fontext" w:hint="cs"/>
          <w:spacing w:val="-4"/>
          <w:rtl/>
        </w:rPr>
        <w:t xml:space="preserve"> אוכל נפש. </w:t>
      </w:r>
    </w:p>
    <w:p w14:paraId="1B405D14" w14:textId="77777777" w:rsidR="00E63484" w:rsidRPr="00E63484" w:rsidRDefault="00183BFF" w:rsidP="00E63484">
      <w:pPr>
        <w:pStyle w:val="36"/>
        <w:framePr w:wrap="notBeside"/>
        <w:rPr>
          <w:rtl/>
        </w:rPr>
      </w:pPr>
      <w:r w:rsidRPr="00E63484">
        <w:rPr>
          <w:rtl/>
        </w:rPr>
        <w:t>א</w:t>
      </w:r>
      <w:r w:rsidR="006F5DEA" w:rsidRPr="00E63484">
        <w:rPr>
          <w:rtl/>
        </w:rPr>
        <w:t>"ל רבא</w:t>
      </w:r>
      <w:r w:rsidRPr="00E63484">
        <w:rPr>
          <w:rtl/>
        </w:rPr>
        <w:t xml:space="preserve">: </w:t>
      </w:r>
    </w:p>
    <w:p w14:paraId="3B4CE9F0" w14:textId="73348AD1" w:rsidR="00183BFF" w:rsidRPr="006F178A" w:rsidRDefault="00E63484" w:rsidP="006F5DEA">
      <w:pPr>
        <w:rPr>
          <w:rtl/>
        </w:rPr>
      </w:pPr>
      <w:r>
        <w:rPr>
          <w:rFonts w:hint="cs"/>
          <w:rtl/>
        </w:rPr>
        <w:t>ד</w:t>
      </w:r>
      <w:r w:rsidR="00183BFF" w:rsidRPr="006F178A">
        <w:rPr>
          <w:rtl/>
        </w:rPr>
        <w:t>רשינן משמך הלכה כרבי יהודה.</w:t>
      </w:r>
    </w:p>
    <w:p w14:paraId="6DF55F86" w14:textId="77777777" w:rsidR="00E63484" w:rsidRPr="00E63484" w:rsidRDefault="00183BFF" w:rsidP="00E63484">
      <w:pPr>
        <w:pStyle w:val="36"/>
        <w:framePr w:wrap="notBeside"/>
        <w:rPr>
          <w:rtl/>
        </w:rPr>
      </w:pPr>
      <w:r w:rsidRPr="00E63484">
        <w:rPr>
          <w:rtl/>
        </w:rPr>
        <w:t>א"ל:</w:t>
      </w:r>
    </w:p>
    <w:p w14:paraId="10B77475" w14:textId="39404EBF" w:rsidR="00183BFF" w:rsidRPr="006F178A" w:rsidRDefault="00183BFF" w:rsidP="00E63484">
      <w:pPr>
        <w:spacing w:after="60"/>
        <w:rPr>
          <w:rtl/>
        </w:rPr>
      </w:pPr>
      <w:r w:rsidRPr="006F178A">
        <w:rPr>
          <w:rtl/>
        </w:rPr>
        <w:t>יה</w:t>
      </w:r>
      <w:r>
        <w:rPr>
          <w:rFonts w:hint="cs"/>
          <w:rtl/>
        </w:rPr>
        <w:t>"ר</w:t>
      </w:r>
      <w:r w:rsidRPr="006F178A">
        <w:rPr>
          <w:rtl/>
        </w:rPr>
        <w:t xml:space="preserve"> דכל </w:t>
      </w:r>
      <w:r w:rsidR="005B5224">
        <w:rPr>
          <w:rFonts w:hint="cs"/>
          <w:rtl/>
        </w:rPr>
        <w:t>כ</w:t>
      </w:r>
      <w:r w:rsidRPr="006F178A">
        <w:rPr>
          <w:rtl/>
        </w:rPr>
        <w:t>הני מילי מעלייתא תדרשון משמי.</w:t>
      </w:r>
    </w:p>
    <w:p w14:paraId="68FB75EE" w14:textId="77777777" w:rsidR="00183BFF" w:rsidRPr="006F178A" w:rsidRDefault="00183BFF" w:rsidP="00183BFF">
      <w:pPr>
        <w:pStyle w:val="afff2"/>
        <w:framePr w:wrap="around"/>
        <w:rPr>
          <w:rtl/>
        </w:rPr>
      </w:pPr>
      <w:del w:id="92129" w:author="Claude" w:date="2026-10-12T12:00:00Z">
        <w:r w:rsidRPr="006F178A">
          <w:rPr>
            <w:rFonts w:hint="cs"/>
            <w:rtl/>
          </w:rPr>
          <w:delText xml:space="preserve">כח.</w:delText>
        </w:r>
      </w:del>
      <w:ins w:id="92130" w:author="Claude" w:date="2026-10-12T12:00:00Z">
        <w:r>
          <w:rPr>
            <w:rFonts w:hint="cs"/>
            <w:rtl/>
          </w:rPr>
          <w:t>כח:</w:t>
        </w:r>
      </w:ins>
    </w:p>
    <w:p w14:paraId="3289D35B" w14:textId="77777777" w:rsidR="00E63484" w:rsidRPr="00E63484" w:rsidRDefault="00183BFF" w:rsidP="00E63484">
      <w:pPr>
        <w:pStyle w:val="36"/>
        <w:framePr w:wrap="notBeside"/>
        <w:rPr>
          <w:rtl/>
        </w:rPr>
      </w:pPr>
      <w:r w:rsidRPr="00E63484">
        <w:rPr>
          <w:rtl/>
        </w:rPr>
        <w:t>ר</w:t>
      </w:r>
      <w:r w:rsidRPr="00E63484">
        <w:rPr>
          <w:rFonts w:hint="cs"/>
          <w:rtl/>
        </w:rPr>
        <w:t>נבדר'י</w:t>
      </w:r>
      <w:r w:rsidRPr="00E63484">
        <w:rPr>
          <w:rtl/>
        </w:rPr>
        <w:t>:</w:t>
      </w:r>
    </w:p>
    <w:p w14:paraId="11E82BF7" w14:textId="0887115A" w:rsidR="00183BFF" w:rsidRDefault="005B5224" w:rsidP="005B5224">
      <w:pPr>
        <w:rPr>
          <w:rStyle w:val="afffff3"/>
          <w:rtl/>
        </w:rPr>
      </w:pPr>
      <w:r>
        <w:rPr>
          <w:rFonts w:ascii="Fb Fontext" w:hAnsi="Fb Fontext" w:hint="cs"/>
          <w:rtl/>
        </w:rPr>
        <w:t>ראה ש</w:t>
      </w:r>
      <w:r w:rsidR="00183BFF">
        <w:rPr>
          <w:rFonts w:ascii="Fb Fontext" w:hAnsi="Fb Fontext" w:hint="cs"/>
          <w:rtl/>
        </w:rPr>
        <w:t>רבא</w:t>
      </w:r>
      <w:r w:rsidR="006F5DEA">
        <w:rPr>
          <w:rStyle w:val="afffffc"/>
          <w:rFonts w:hint="cs"/>
          <w:rtl/>
        </w:rPr>
        <w:t xml:space="preserve"> </w:t>
      </w:r>
      <w:r w:rsidR="006F5DEA" w:rsidRPr="006F5DEA">
        <w:rPr>
          <w:rStyle w:val="afffffc"/>
          <w:rFonts w:hint="cs"/>
          <w:rtl/>
        </w:rPr>
        <w:t>[וכן אביי]</w:t>
      </w:r>
      <w:r w:rsidR="00183BFF" w:rsidRPr="006F178A">
        <w:rPr>
          <w:rFonts w:ascii="Fb Fontext" w:hAnsi="Fb Fontext"/>
          <w:rtl/>
        </w:rPr>
        <w:t xml:space="preserve">, </w:t>
      </w:r>
      <w:r>
        <w:rPr>
          <w:rFonts w:ascii="Fb Fontext" w:hAnsi="Fb Fontext" w:hint="cs"/>
          <w:rtl/>
        </w:rPr>
        <w:t>מ</w:t>
      </w:r>
      <w:r w:rsidR="00183BFF" w:rsidRPr="006F178A">
        <w:rPr>
          <w:rFonts w:ascii="Fb Fontext" w:hAnsi="Fb Fontext" w:hint="cs"/>
          <w:rtl/>
        </w:rPr>
        <w:t>עביר סכין על פי הסל</w:t>
      </w:r>
      <w:r w:rsidR="00183BFF">
        <w:rPr>
          <w:rFonts w:ascii="Fb Fontext" w:hAnsi="Fb Fontext" w:hint="cs"/>
          <w:rtl/>
        </w:rPr>
        <w:t>,</w:t>
      </w:r>
    </w:p>
    <w:p w14:paraId="09D98FF4" w14:textId="62D0A9ED" w:rsidR="00E63484" w:rsidRPr="00E63484" w:rsidRDefault="00183BFF" w:rsidP="00E63484">
      <w:pPr>
        <w:pStyle w:val="36"/>
        <w:framePr w:wrap="notBeside"/>
        <w:rPr>
          <w:rtl/>
        </w:rPr>
      </w:pPr>
      <w:r w:rsidRPr="00E63484">
        <w:rPr>
          <w:rFonts w:hint="cs"/>
          <w:rtl/>
        </w:rPr>
        <w:lastRenderedPageBreak/>
        <w:t>וא</w:t>
      </w:r>
      <w:r w:rsidRPr="00E63484">
        <w:rPr>
          <w:rtl/>
        </w:rPr>
        <w:t>"</w:t>
      </w:r>
      <w:r w:rsidRPr="00E63484">
        <w:rPr>
          <w:rFonts w:hint="cs"/>
          <w:rtl/>
        </w:rPr>
        <w:t>ל</w:t>
      </w:r>
      <w:r w:rsidR="00E63484">
        <w:rPr>
          <w:rFonts w:hint="cs"/>
          <w:rtl/>
        </w:rPr>
        <w:t>:</w:t>
      </w:r>
    </w:p>
    <w:p w14:paraId="12EB69EA" w14:textId="0F243715" w:rsidR="00183BFF" w:rsidRDefault="00183BFF" w:rsidP="00183BFF">
      <w:pPr>
        <w:rPr>
          <w:rFonts w:ascii="Fb Fontext" w:hAnsi="Fb Fontext"/>
          <w:rtl/>
        </w:rPr>
      </w:pPr>
      <w:r w:rsidRPr="006F178A">
        <w:rPr>
          <w:rFonts w:ascii="Fb Fontext" w:hAnsi="Fb Fontext" w:hint="cs"/>
          <w:rtl/>
        </w:rPr>
        <w:t xml:space="preserve"> שעושה כן </w:t>
      </w:r>
      <w:r w:rsidRPr="006F178A">
        <w:rPr>
          <w:rFonts w:ascii="Fb Fontext" w:hAnsi="Fb Fontext"/>
          <w:rtl/>
        </w:rPr>
        <w:t>להעביר שמנוניתה.</w:t>
      </w:r>
      <w:r w:rsidRPr="006F178A">
        <w:rPr>
          <w:rFonts w:ascii="Fb Fontext" w:hAnsi="Fb Fontext" w:hint="cs"/>
          <w:rtl/>
        </w:rPr>
        <w:t xml:space="preserve"> </w:t>
      </w:r>
      <w:r w:rsidRPr="00F56069">
        <w:rPr>
          <w:rStyle w:val="afffff3"/>
          <w:rFonts w:hint="cs"/>
          <w:rtl/>
        </w:rPr>
        <w:t>והוא ראה</w:t>
      </w:r>
      <w:r w:rsidRPr="006F178A">
        <w:rPr>
          <w:rFonts w:ascii="Fb Fontext" w:hAnsi="Fb Fontext" w:hint="cs"/>
          <w:rtl/>
        </w:rPr>
        <w:t xml:space="preserve"> </w:t>
      </w:r>
      <w:r w:rsidR="006F5DEA">
        <w:rPr>
          <w:rFonts w:ascii="Fb Fontext" w:hAnsi="Fb Fontext" w:hint="cs"/>
          <w:rtl/>
        </w:rPr>
        <w:t>ש</w:t>
      </w:r>
      <w:r w:rsidR="005B5224">
        <w:rPr>
          <w:rFonts w:ascii="Fb Fontext" w:hAnsi="Fb Fontext" w:hint="cs"/>
          <w:rtl/>
        </w:rPr>
        <w:t>עושה</w:t>
      </w:r>
      <w:r w:rsidRPr="006F178A">
        <w:rPr>
          <w:rFonts w:ascii="Fb Fontext" w:hAnsi="Fb Fontext" w:hint="cs"/>
          <w:rtl/>
        </w:rPr>
        <w:t xml:space="preserve"> לחדדה</w:t>
      </w:r>
      <w:r>
        <w:rPr>
          <w:rFonts w:ascii="Fb Fontext" w:hAnsi="Fb Fontext" w:hint="cs"/>
          <w:rtl/>
        </w:rPr>
        <w:t>,</w:t>
      </w:r>
      <w:r w:rsidRPr="006F178A">
        <w:rPr>
          <w:rFonts w:ascii="Fb Fontext" w:hAnsi="Fb Fontext" w:hint="cs"/>
          <w:rtl/>
        </w:rPr>
        <w:t xml:space="preserve"> </w:t>
      </w:r>
    </w:p>
    <w:p w14:paraId="6CA0E548" w14:textId="77777777" w:rsidR="00E63484" w:rsidRPr="00E63484" w:rsidRDefault="00183BFF" w:rsidP="00E63484">
      <w:pPr>
        <w:pStyle w:val="36"/>
        <w:framePr w:wrap="notBeside"/>
        <w:rPr>
          <w:rtl/>
        </w:rPr>
      </w:pPr>
      <w:r w:rsidRPr="00E63484">
        <w:rPr>
          <w:rFonts w:hint="cs"/>
          <w:rtl/>
        </w:rPr>
        <w:t>אלא דס</w:t>
      </w:r>
      <w:r w:rsidRPr="00E63484">
        <w:rPr>
          <w:rtl/>
        </w:rPr>
        <w:t>"</w:t>
      </w:r>
      <w:r w:rsidRPr="00E63484">
        <w:rPr>
          <w:rFonts w:hint="cs"/>
          <w:rtl/>
        </w:rPr>
        <w:t>ל</w:t>
      </w:r>
    </w:p>
    <w:p w14:paraId="6C4AFEE9" w14:textId="0EA537D4" w:rsidR="00183BFF" w:rsidRDefault="00183BFF" w:rsidP="00183BFF">
      <w:pPr>
        <w:ind w:firstLine="284"/>
        <w:rPr>
          <w:rtl/>
        </w:rPr>
      </w:pPr>
      <w:r w:rsidRPr="006F178A">
        <w:rPr>
          <w:rFonts w:ascii="Fb Fontext" w:hAnsi="Fb Fontext" w:hint="cs"/>
          <w:rtl/>
        </w:rPr>
        <w:t xml:space="preserve"> </w:t>
      </w:r>
      <w:r w:rsidRPr="006F178A">
        <w:rPr>
          <w:rFonts w:ascii="Fb Fontext" w:hAnsi="Fb Fontext"/>
          <w:rtl/>
        </w:rPr>
        <w:t>הלכה</w:t>
      </w:r>
      <w:r w:rsidR="006F5DEA">
        <w:rPr>
          <w:rFonts w:ascii="Fb Fontext" w:hAnsi="Fb Fontext" w:hint="cs"/>
          <w:rtl/>
        </w:rPr>
        <w:t>,</w:t>
      </w:r>
      <w:r w:rsidRPr="006F178A">
        <w:rPr>
          <w:rFonts w:ascii="Fb Fontext" w:hAnsi="Fb Fontext"/>
          <w:rtl/>
        </w:rPr>
        <w:t xml:space="preserve"> ואין מורין כן.</w:t>
      </w:r>
    </w:p>
    <w:p w14:paraId="142226BC" w14:textId="77777777" w:rsidR="00183BFF" w:rsidRPr="00964093" w:rsidRDefault="00183BFF" w:rsidP="006F5DEA">
      <w:pPr>
        <w:pStyle w:val="afffff8"/>
        <w:rPr>
          <w:rFonts w:cs="Guttman Vilna"/>
          <w:b/>
          <w:rtl/>
        </w:rPr>
      </w:pPr>
      <w:r>
        <w:rPr>
          <w:rtl/>
        </w:rPr>
        <w:t>להראות סכין לחכם ביו"ט</w:t>
      </w:r>
    </w:p>
    <w:p w14:paraId="3E7DFF2D" w14:textId="77777777" w:rsidR="00E3636C" w:rsidRPr="00E3636C" w:rsidRDefault="00183BFF" w:rsidP="00E3636C">
      <w:pPr>
        <w:pStyle w:val="36"/>
        <w:framePr w:wrap="notBeside"/>
        <w:rPr>
          <w:rtl/>
        </w:rPr>
      </w:pPr>
      <w:r w:rsidRPr="00E3636C">
        <w:rPr>
          <w:rFonts w:hint="cs"/>
          <w:rtl/>
        </w:rPr>
        <w:t>רמבדר"ב:</w:t>
      </w:r>
    </w:p>
    <w:p w14:paraId="7D34B7F6" w14:textId="6E6B1A75" w:rsidR="00183BFF" w:rsidRPr="006F178A" w:rsidRDefault="006F5DEA" w:rsidP="006F5DEA">
      <w:pPr>
        <w:rPr>
          <w:rtl/>
        </w:rPr>
      </w:pPr>
      <w:r>
        <w:rPr>
          <w:rFonts w:ascii="Fb Fontext" w:hAnsi="Fb Fontext" w:hint="cs"/>
          <w:rtl/>
        </w:rPr>
        <w:t>התיר</w:t>
      </w:r>
      <w:r w:rsidR="00183BFF" w:rsidRPr="006F178A">
        <w:rPr>
          <w:rFonts w:ascii="Fb Fontext" w:hAnsi="Fb Fontext"/>
          <w:rtl/>
        </w:rPr>
        <w:t xml:space="preserve">, </w:t>
      </w:r>
      <w:r w:rsidR="00183BFF" w:rsidRPr="00F56069">
        <w:rPr>
          <w:rStyle w:val="afffff3"/>
          <w:rtl/>
        </w:rPr>
        <w:t xml:space="preserve">ורבנן </w:t>
      </w:r>
      <w:r>
        <w:rPr>
          <w:rFonts w:ascii="Fb Fontext" w:hAnsi="Fb Fontext"/>
          <w:rtl/>
        </w:rPr>
        <w:t>אסר</w:t>
      </w:r>
      <w:r>
        <w:rPr>
          <w:rFonts w:ascii="Fb Fontext" w:hAnsi="Fb Fontext" w:hint="cs"/>
          <w:rtl/>
        </w:rPr>
        <w:t>ו</w:t>
      </w:r>
      <w:r w:rsidR="005B5224">
        <w:rPr>
          <w:rFonts w:ascii="Fb Fontext" w:hAnsi="Fb Fontext" w:hint="cs"/>
          <w:rtl/>
        </w:rPr>
        <w:t xml:space="preserve">, </w:t>
      </w:r>
      <w:r w:rsidR="005B5224" w:rsidRPr="005B5224">
        <w:rPr>
          <w:rStyle w:val="afffffc"/>
          <w:rFonts w:hint="cs"/>
          <w:rtl/>
        </w:rPr>
        <w:t>בטבח דמפורסם כמעשה חול</w:t>
      </w:r>
      <w:r w:rsidR="00183BFF" w:rsidRPr="006F178A">
        <w:rPr>
          <w:rFonts w:ascii="Fb Fontext" w:hAnsi="Fb Fontext"/>
          <w:rtl/>
        </w:rPr>
        <w:t>.</w:t>
      </w:r>
    </w:p>
    <w:p w14:paraId="3EE3F1AA" w14:textId="77777777" w:rsidR="00E3636C" w:rsidRPr="00E3636C" w:rsidRDefault="00183BFF" w:rsidP="00E3636C">
      <w:pPr>
        <w:pStyle w:val="36"/>
        <w:framePr w:wrap="notBeside"/>
        <w:rPr>
          <w:rtl/>
        </w:rPr>
      </w:pPr>
      <w:r w:rsidRPr="00E3636C">
        <w:rPr>
          <w:rtl/>
        </w:rPr>
        <w:t xml:space="preserve">רב יוסף </w:t>
      </w:r>
    </w:p>
    <w:p w14:paraId="6A824503" w14:textId="667CBE3E" w:rsidR="00183BFF" w:rsidRPr="006F178A" w:rsidRDefault="00183BFF" w:rsidP="00183BFF">
      <w:pPr>
        <w:rPr>
          <w:rtl/>
        </w:rPr>
      </w:pPr>
      <w:r w:rsidRPr="006F178A">
        <w:rPr>
          <w:rtl/>
        </w:rPr>
        <w:t>ת"</w:t>
      </w:r>
      <w:r w:rsidRPr="006F178A">
        <w:rPr>
          <w:rFonts w:hint="cs"/>
          <w:rtl/>
        </w:rPr>
        <w:t xml:space="preserve">ח </w:t>
      </w:r>
      <w:r w:rsidRPr="006F178A">
        <w:rPr>
          <w:rtl/>
        </w:rPr>
        <w:t>רואה לעצמו, ומשאילה לאחרים.</w:t>
      </w:r>
    </w:p>
    <w:p w14:paraId="4F383628" w14:textId="77777777" w:rsidR="00E3636C" w:rsidRPr="00E3636C" w:rsidRDefault="00183BFF" w:rsidP="00E3636C">
      <w:pPr>
        <w:pStyle w:val="36"/>
        <w:framePr w:wrap="notBeside"/>
        <w:rPr>
          <w:rtl/>
        </w:rPr>
      </w:pPr>
      <w:r w:rsidRPr="00E3636C">
        <w:rPr>
          <w:rFonts w:hint="cs"/>
          <w:rtl/>
        </w:rPr>
        <w:t>ר</w:t>
      </w:r>
      <w:r w:rsidRPr="00E3636C">
        <w:rPr>
          <w:rtl/>
        </w:rPr>
        <w:t>"</w:t>
      </w:r>
      <w:r w:rsidRPr="00E3636C">
        <w:rPr>
          <w:rFonts w:hint="cs"/>
          <w:rtl/>
        </w:rPr>
        <w:t>יו</w:t>
      </w:r>
      <w:r w:rsidRPr="00E3636C">
        <w:rPr>
          <w:rtl/>
        </w:rPr>
        <w:t>:</w:t>
      </w:r>
    </w:p>
    <w:p w14:paraId="32B9ABC9" w14:textId="6000713B" w:rsidR="00183BFF" w:rsidRPr="001F3EBB" w:rsidRDefault="00183BFF" w:rsidP="008B2C07">
      <w:pPr>
        <w:rPr>
          <w:rFonts w:ascii="Fb Fontext" w:hAnsi="Fb Fontext"/>
          <w:spacing w:val="-6"/>
          <w:sz w:val="16"/>
          <w:szCs w:val="16"/>
          <w:rtl/>
        </w:rPr>
      </w:pPr>
      <w:r w:rsidRPr="001F3EBB">
        <w:rPr>
          <w:rFonts w:ascii="Fb Fontext" w:hAnsi="Fb Fontext" w:cs="PFT_Frank"/>
          <w:b/>
          <w:bCs/>
          <w:spacing w:val="-2"/>
          <w:szCs w:val="14"/>
          <w:rtl/>
        </w:rPr>
        <w:t>סכין שעמדה</w:t>
      </w:r>
      <w:r w:rsidR="005B5224" w:rsidRPr="001F3EBB">
        <w:rPr>
          <w:rFonts w:ascii="Fb Fontext" w:hAnsi="Fb Fontext" w:cs="PFT_Frank" w:hint="cs"/>
          <w:b/>
          <w:bCs/>
          <w:spacing w:val="-2"/>
          <w:szCs w:val="14"/>
          <w:rtl/>
        </w:rPr>
        <w:t xml:space="preserve"> מעיו''ט</w:t>
      </w:r>
      <w:r w:rsidRPr="001F3EBB">
        <w:rPr>
          <w:rFonts w:ascii="Fb Fontext" w:hAnsi="Fb Fontext"/>
          <w:spacing w:val="-2"/>
          <w:rtl/>
        </w:rPr>
        <w:t xml:space="preserve"> - מותר לחדדה ביו"ט.</w:t>
      </w:r>
      <w:r w:rsidR="006F5DEA" w:rsidRPr="001F3EBB">
        <w:rPr>
          <w:rFonts w:hint="cs"/>
          <w:spacing w:val="-6"/>
          <w:rtl/>
        </w:rPr>
        <w:t xml:space="preserve"> </w:t>
      </w:r>
      <w:r w:rsidR="001F3EBB" w:rsidRPr="001F3EBB">
        <w:rPr>
          <w:rStyle w:val="afffffc"/>
          <w:rFonts w:hint="cs"/>
          <w:spacing w:val="-6"/>
          <w:rtl/>
        </w:rPr>
        <w:t>ב</w:t>
      </w:r>
      <w:r w:rsidR="006F5DEA" w:rsidRPr="001F3EBB">
        <w:rPr>
          <w:rStyle w:val="afffffc"/>
          <w:rFonts w:hint="cs"/>
          <w:spacing w:val="-6"/>
          <w:rtl/>
        </w:rPr>
        <w:t xml:space="preserve">פסקה מלחתוך דבר קשה </w:t>
      </w:r>
    </w:p>
    <w:p w14:paraId="4B6F61AE" w14:textId="77777777" w:rsidR="001F3EBB" w:rsidRPr="001F3EBB" w:rsidRDefault="009618B2" w:rsidP="001F3EBB">
      <w:pPr>
        <w:pStyle w:val="36"/>
        <w:framePr w:wrap="notBeside"/>
        <w:rPr>
          <w:rtl/>
        </w:rPr>
      </w:pPr>
      <w:r w:rsidRPr="001F3EBB">
        <w:rPr>
          <w:rFonts w:hint="cs"/>
          <w:rtl/>
        </w:rPr>
        <w:t>ר</w:t>
      </w:r>
      <w:r w:rsidR="00183BFF" w:rsidRPr="001F3EBB">
        <w:rPr>
          <w:rtl/>
        </w:rPr>
        <w:t>"</w:t>
      </w:r>
      <w:r w:rsidR="00183BFF" w:rsidRPr="001F3EBB">
        <w:rPr>
          <w:rFonts w:hint="cs"/>
          <w:rtl/>
        </w:rPr>
        <w:t>ח</w:t>
      </w:r>
      <w:r w:rsidR="00183BFF" w:rsidRPr="001F3EBB">
        <w:rPr>
          <w:rtl/>
        </w:rPr>
        <w:t>:</w:t>
      </w:r>
    </w:p>
    <w:p w14:paraId="1AD5DD19" w14:textId="77777777" w:rsidR="007730B6" w:rsidRDefault="00183BFF" w:rsidP="001F3EBB">
      <w:pPr>
        <w:rPr>
          <w:rtl/>
        </w:rPr>
      </w:pPr>
      <w:r w:rsidRPr="001F3EBB">
        <w:rPr>
          <w:rtl/>
        </w:rPr>
        <w:t xml:space="preserve">סכין שנפגמה, </w:t>
      </w:r>
      <w:r w:rsidR="006F5DEA" w:rsidRPr="001F3EBB">
        <w:rPr>
          <w:rFonts w:hint="cs"/>
          <w:rtl/>
        </w:rPr>
        <w:t xml:space="preserve">ראש </w:t>
      </w:r>
      <w:r w:rsidRPr="001F3EBB">
        <w:rPr>
          <w:rtl/>
        </w:rPr>
        <w:t>שפוד ש</w:t>
      </w:r>
      <w:r w:rsidR="006F5DEA" w:rsidRPr="001F3EBB">
        <w:rPr>
          <w:rFonts w:hint="cs"/>
          <w:rtl/>
        </w:rPr>
        <w:t>נשבר</w:t>
      </w:r>
      <w:r w:rsidRPr="001F3EBB">
        <w:rPr>
          <w:rtl/>
        </w:rPr>
        <w:t xml:space="preserve">, </w:t>
      </w:r>
      <w:r w:rsidR="006F5DEA" w:rsidRPr="001F3EBB">
        <w:rPr>
          <w:rFonts w:hint="cs"/>
          <w:rtl/>
        </w:rPr>
        <w:t>ו</w:t>
      </w:r>
      <w:r w:rsidRPr="001F3EBB">
        <w:rPr>
          <w:rtl/>
        </w:rPr>
        <w:t>גריפת תנור וכירים ביו"ט</w:t>
      </w:r>
      <w:r w:rsidR="005B5224" w:rsidRPr="001F3EBB">
        <w:rPr>
          <w:rFonts w:hint="cs"/>
          <w:rtl/>
        </w:rPr>
        <w:t>,</w:t>
      </w:r>
      <w:r w:rsidRPr="001F3EBB">
        <w:rPr>
          <w:rtl/>
        </w:rPr>
        <w:t xml:space="preserve"> </w:t>
      </w:r>
    </w:p>
    <w:p w14:paraId="30E612A1" w14:textId="77777777" w:rsidR="007730B6" w:rsidRPr="007730B6" w:rsidRDefault="00183BFF" w:rsidP="007730B6">
      <w:pPr>
        <w:pStyle w:val="36"/>
        <w:framePr w:wrap="notBeside"/>
        <w:rPr>
          <w:rtl/>
        </w:rPr>
      </w:pPr>
      <w:r w:rsidRPr="007730B6">
        <w:rPr>
          <w:rtl/>
        </w:rPr>
        <w:t>מחלוקת</w:t>
      </w:r>
      <w:r w:rsidR="009618B2" w:rsidRPr="007730B6">
        <w:rPr>
          <w:rFonts w:hint="cs"/>
          <w:rtl/>
        </w:rPr>
        <w:t xml:space="preserve"> </w:t>
      </w:r>
      <w:r w:rsidR="006F5DEA" w:rsidRPr="007730B6">
        <w:rPr>
          <w:rFonts w:hint="cs"/>
          <w:rtl/>
        </w:rPr>
        <w:t>דלת</w:t>
      </w:r>
      <w:r w:rsidR="005933DE" w:rsidRPr="007730B6">
        <w:rPr>
          <w:rtl/>
        </w:rPr>
        <w:t>"</w:t>
      </w:r>
      <w:r w:rsidR="006F5DEA" w:rsidRPr="007730B6">
        <w:rPr>
          <w:rFonts w:hint="cs"/>
          <w:rtl/>
        </w:rPr>
        <w:t>ק:</w:t>
      </w:r>
    </w:p>
    <w:p w14:paraId="18001550" w14:textId="498EC763" w:rsidR="009618B2" w:rsidRDefault="00183BFF" w:rsidP="001F3EBB">
      <w:pPr>
        <w:rPr>
          <w:rFonts w:ascii="Fb Fontext" w:hAnsi="Fb Fontext"/>
          <w:sz w:val="20"/>
          <w:rtl/>
        </w:rPr>
      </w:pPr>
      <w:r w:rsidRPr="006F178A">
        <w:rPr>
          <w:rFonts w:ascii="Fb Fontext" w:hAnsi="Fb Fontext"/>
          <w:sz w:val="20"/>
          <w:rtl/>
        </w:rPr>
        <w:t xml:space="preserve">אין בין יו"ט לשבת אלא אוכל נפש בלבד, </w:t>
      </w:r>
    </w:p>
    <w:p w14:paraId="14A22A15" w14:textId="77777777" w:rsidR="007730B6" w:rsidRPr="007730B6" w:rsidRDefault="00183BFF" w:rsidP="007730B6">
      <w:pPr>
        <w:pStyle w:val="36"/>
        <w:framePr w:wrap="notBeside"/>
        <w:rPr>
          <w:rtl/>
        </w:rPr>
      </w:pPr>
      <w:r w:rsidRPr="007730B6">
        <w:rPr>
          <w:rtl/>
        </w:rPr>
        <w:t>ר"י</w:t>
      </w:r>
      <w:r w:rsidR="006F5DEA" w:rsidRPr="007730B6">
        <w:rPr>
          <w:rFonts w:hint="cs"/>
          <w:rtl/>
        </w:rPr>
        <w:t>:</w:t>
      </w:r>
    </w:p>
    <w:p w14:paraId="563E68FD" w14:textId="16DFF9B2" w:rsidR="00183BFF" w:rsidRPr="009618B2" w:rsidRDefault="00183BFF" w:rsidP="007730B6">
      <w:pPr>
        <w:rPr>
          <w:rFonts w:ascii="Fb Fontext" w:hAnsi="Fb Fontext"/>
          <w:sz w:val="20"/>
          <w:rtl/>
        </w:rPr>
      </w:pPr>
      <w:r w:rsidRPr="006F178A">
        <w:rPr>
          <w:rFonts w:ascii="Fb Fontext" w:hAnsi="Fb Fontext"/>
          <w:sz w:val="20"/>
          <w:rtl/>
        </w:rPr>
        <w:t>מתיר אף מכשירי אוכל נפש.</w:t>
      </w:r>
    </w:p>
    <w:p w14:paraId="6DE1C921" w14:textId="77777777" w:rsidR="007730B6" w:rsidRPr="007730B6" w:rsidRDefault="005B5224" w:rsidP="007730B6">
      <w:pPr>
        <w:pStyle w:val="36"/>
        <w:framePr w:wrap="notBeside"/>
        <w:rPr>
          <w:rtl/>
        </w:rPr>
      </w:pPr>
      <w:r w:rsidRPr="007730B6">
        <w:rPr>
          <w:rFonts w:hint="cs"/>
          <w:rtl/>
        </w:rPr>
        <w:t>ל</w:t>
      </w:r>
      <w:r w:rsidR="00183BFF" w:rsidRPr="007730B6">
        <w:rPr>
          <w:rFonts w:hint="cs"/>
          <w:rtl/>
        </w:rPr>
        <w:t>ת</w:t>
      </w:r>
      <w:r w:rsidR="00183BFF" w:rsidRPr="007730B6">
        <w:rPr>
          <w:rtl/>
        </w:rPr>
        <w:t>"</w:t>
      </w:r>
      <w:r w:rsidR="00183BFF" w:rsidRPr="007730B6">
        <w:rPr>
          <w:rFonts w:hint="cs"/>
          <w:rtl/>
        </w:rPr>
        <w:t>ק</w:t>
      </w:r>
    </w:p>
    <w:p w14:paraId="334EA454" w14:textId="49846287" w:rsidR="00183BFF" w:rsidRPr="006F178A" w:rsidRDefault="00183BFF" w:rsidP="007730B6">
      <w:pPr>
        <w:rPr>
          <w:rFonts w:cs="Guttman Vilna"/>
          <w:b/>
          <w:bCs/>
          <w:rtl/>
        </w:rPr>
      </w:pPr>
      <w:r w:rsidRPr="000649F2">
        <w:rPr>
          <w:rStyle w:val="af4"/>
          <w:rtl/>
        </w:rPr>
        <w:t xml:space="preserve">הוא לבדו </w:t>
      </w:r>
      <w:r w:rsidRPr="006F178A">
        <w:rPr>
          <w:rFonts w:ascii="Fb Fontext" w:hAnsi="Fb Fontext"/>
          <w:rtl/>
        </w:rPr>
        <w:t>- ולא מכשיריו.</w:t>
      </w:r>
      <w:r w:rsidR="006F5DEA">
        <w:rPr>
          <w:rStyle w:val="afffff3"/>
          <w:rFonts w:hint="cs"/>
          <w:rtl/>
        </w:rPr>
        <w:t xml:space="preserve"> </w:t>
      </w:r>
      <w:r w:rsidR="006F5DEA">
        <w:rPr>
          <w:rStyle w:val="afffff3"/>
          <w:rtl/>
        </w:rPr>
        <w:tab/>
      </w:r>
      <w:r w:rsidR="006F5DEA">
        <w:rPr>
          <w:rStyle w:val="afffff3"/>
          <w:rFonts w:hint="cs"/>
          <w:rtl/>
        </w:rPr>
        <w:t xml:space="preserve">    </w:t>
      </w:r>
      <w:r w:rsidR="009618B2">
        <w:rPr>
          <w:rStyle w:val="af4"/>
          <w:rtl/>
        </w:rPr>
        <w:tab/>
      </w:r>
      <w:r w:rsidR="009618B2">
        <w:rPr>
          <w:rStyle w:val="af4"/>
          <w:rtl/>
        </w:rPr>
        <w:tab/>
      </w:r>
      <w:r w:rsidR="009618B2">
        <w:rPr>
          <w:rStyle w:val="af4"/>
          <w:rFonts w:hint="cs"/>
          <w:rtl/>
        </w:rPr>
        <w:t xml:space="preserve">     </w:t>
      </w:r>
      <w:r w:rsidRPr="000649F2">
        <w:rPr>
          <w:rStyle w:val="af4"/>
          <w:rFonts w:hint="cs"/>
          <w:rtl/>
        </w:rPr>
        <w:t>'</w:t>
      </w:r>
      <w:r w:rsidR="009618B2">
        <w:rPr>
          <w:rStyle w:val="af4"/>
          <w:rFonts w:hint="cs"/>
          <w:rtl/>
        </w:rPr>
        <w:t xml:space="preserve"> </w:t>
      </w:r>
      <w:r w:rsidRPr="000649F2">
        <w:rPr>
          <w:rStyle w:val="af4"/>
          <w:rtl/>
        </w:rPr>
        <w:t>לכם</w:t>
      </w:r>
      <w:r w:rsidRPr="000649F2">
        <w:rPr>
          <w:rStyle w:val="af4"/>
          <w:rFonts w:hint="cs"/>
          <w:rtl/>
        </w:rPr>
        <w:t>'</w:t>
      </w:r>
      <w:r w:rsidRPr="006F178A">
        <w:rPr>
          <w:rtl/>
        </w:rPr>
        <w:t xml:space="preserve"> </w:t>
      </w:r>
      <w:r w:rsidR="006F5DEA">
        <w:rPr>
          <w:rFonts w:hint="cs"/>
          <w:rtl/>
        </w:rPr>
        <w:t>ולא לנכרים</w:t>
      </w:r>
    </w:p>
    <w:p w14:paraId="1F0C7C9C" w14:textId="77777777" w:rsidR="007730B6" w:rsidRPr="007730B6" w:rsidRDefault="006F5DEA" w:rsidP="007730B6">
      <w:pPr>
        <w:pStyle w:val="36"/>
        <w:framePr w:wrap="notBeside"/>
        <w:rPr>
          <w:rtl/>
        </w:rPr>
      </w:pPr>
      <w:r w:rsidRPr="007730B6">
        <w:rPr>
          <w:rFonts w:hint="cs"/>
          <w:rtl/>
        </w:rPr>
        <w:t>ר</w:t>
      </w:r>
      <w:r w:rsidR="005933DE" w:rsidRPr="007730B6">
        <w:rPr>
          <w:rtl/>
        </w:rPr>
        <w:t>"</w:t>
      </w:r>
      <w:r w:rsidRPr="007730B6">
        <w:rPr>
          <w:rFonts w:hint="cs"/>
          <w:rtl/>
        </w:rPr>
        <w:t>י:</w:t>
      </w:r>
    </w:p>
    <w:p w14:paraId="6B02EC00" w14:textId="3279753B" w:rsidR="00183BFF" w:rsidRPr="009618B2" w:rsidRDefault="00183BFF" w:rsidP="001128C5">
      <w:pPr>
        <w:spacing w:after="60"/>
        <w:rPr>
          <w:spacing w:val="-2"/>
          <w:rtl/>
        </w:rPr>
      </w:pPr>
      <w:r w:rsidRPr="009618B2">
        <w:rPr>
          <w:rStyle w:val="af4"/>
          <w:rFonts w:hint="cs"/>
          <w:spacing w:val="-2"/>
          <w:rtl/>
        </w:rPr>
        <w:t>'</w:t>
      </w:r>
      <w:r w:rsidRPr="009618B2">
        <w:rPr>
          <w:rStyle w:val="af4"/>
          <w:spacing w:val="-2"/>
          <w:rtl/>
        </w:rPr>
        <w:t>הוא</w:t>
      </w:r>
      <w:r w:rsidRPr="009618B2">
        <w:rPr>
          <w:rStyle w:val="af4"/>
          <w:rFonts w:hint="cs"/>
          <w:spacing w:val="-2"/>
          <w:rtl/>
        </w:rPr>
        <w:t>'</w:t>
      </w:r>
      <w:r w:rsidRPr="009618B2">
        <w:rPr>
          <w:rStyle w:val="af4"/>
          <w:spacing w:val="-2"/>
          <w:rtl/>
        </w:rPr>
        <w:t>,</w:t>
      </w:r>
      <w:r w:rsidR="005B5224" w:rsidRPr="009618B2">
        <w:rPr>
          <w:rFonts w:hint="cs"/>
          <w:spacing w:val="-2"/>
          <w:rtl/>
        </w:rPr>
        <w:t xml:space="preserve"> למעט כשאפשר לעשותן מעיו''ט</w:t>
      </w:r>
      <w:r w:rsidR="009618B2" w:rsidRPr="009618B2">
        <w:rPr>
          <w:rStyle w:val="af4"/>
          <w:rFonts w:hint="cs"/>
          <w:spacing w:val="-2"/>
          <w:rtl/>
        </w:rPr>
        <w:t xml:space="preserve"> '</w:t>
      </w:r>
      <w:r w:rsidR="009618B2" w:rsidRPr="009618B2">
        <w:rPr>
          <w:rStyle w:val="af4"/>
          <w:spacing w:val="-2"/>
          <w:rtl/>
        </w:rPr>
        <w:t>לכם</w:t>
      </w:r>
      <w:r w:rsidR="009618B2" w:rsidRPr="009618B2">
        <w:rPr>
          <w:rStyle w:val="af4"/>
          <w:rFonts w:hint="cs"/>
          <w:spacing w:val="-2"/>
          <w:rtl/>
        </w:rPr>
        <w:t>'</w:t>
      </w:r>
      <w:r w:rsidR="009618B2" w:rsidRPr="009618B2">
        <w:rPr>
          <w:rStyle w:val="af4"/>
          <w:spacing w:val="-2"/>
          <w:rtl/>
        </w:rPr>
        <w:t xml:space="preserve"> </w:t>
      </w:r>
      <w:r w:rsidR="009618B2" w:rsidRPr="009618B2">
        <w:rPr>
          <w:rFonts w:hint="cs"/>
          <w:spacing w:val="-2"/>
          <w:rtl/>
        </w:rPr>
        <w:t>לכל צרכיכם</w:t>
      </w:r>
      <w:r w:rsidR="009618B2">
        <w:rPr>
          <w:rFonts w:hint="cs"/>
          <w:spacing w:val="-2"/>
          <w:rtl/>
        </w:rPr>
        <w:t>.</w:t>
      </w:r>
    </w:p>
    <w:p w14:paraId="490B5D2B" w14:textId="77777777" w:rsidR="001128C5" w:rsidRPr="001128C5" w:rsidRDefault="00183BFF" w:rsidP="001128C5">
      <w:pPr>
        <w:pStyle w:val="36"/>
        <w:framePr w:wrap="notBeside"/>
        <w:rPr>
          <w:rtl/>
        </w:rPr>
      </w:pPr>
      <w:r w:rsidRPr="001128C5">
        <w:rPr>
          <w:rtl/>
        </w:rPr>
        <w:t>ריא"ש:</w:t>
      </w:r>
    </w:p>
    <w:p w14:paraId="6A24B2C2" w14:textId="3D403957" w:rsidR="00183BFF" w:rsidRPr="001128C5" w:rsidRDefault="00183BFF" w:rsidP="005B5224">
      <w:pPr>
        <w:rPr>
          <w:rtl/>
        </w:rPr>
      </w:pPr>
      <w:r w:rsidRPr="00EE6043">
        <w:rPr>
          <w:rFonts w:cs="PFT_Frank"/>
          <w:b/>
          <w:bCs/>
          <w:szCs w:val="14"/>
          <w:rtl/>
        </w:rPr>
        <w:t xml:space="preserve">שפוד שנרצף </w:t>
      </w:r>
      <w:r w:rsidRPr="001128C5">
        <w:rPr>
          <w:rtl/>
        </w:rPr>
        <w:t>אסור לתקנו ביו"ט.</w:t>
      </w:r>
      <w:r w:rsidRPr="001128C5">
        <w:rPr>
          <w:rFonts w:hint="cs"/>
          <w:rtl/>
        </w:rPr>
        <w:t xml:space="preserve"> אפי שמפשיט בידו</w:t>
      </w:r>
    </w:p>
    <w:p w14:paraId="27C85D31" w14:textId="77777777" w:rsidR="001128C5" w:rsidRPr="001128C5" w:rsidRDefault="00183BFF" w:rsidP="001128C5">
      <w:pPr>
        <w:pStyle w:val="36"/>
        <w:framePr w:wrap="notBeside"/>
        <w:rPr>
          <w:rtl/>
        </w:rPr>
      </w:pPr>
      <w:r w:rsidRPr="001128C5">
        <w:rPr>
          <w:rtl/>
        </w:rPr>
        <w:t>ריא"ש:</w:t>
      </w:r>
    </w:p>
    <w:p w14:paraId="1CEAB8EF" w14:textId="595FA415" w:rsidR="00183BFF" w:rsidRPr="006F178A" w:rsidRDefault="00183BFF" w:rsidP="005B5224">
      <w:pPr>
        <w:rPr>
          <w:rtl/>
        </w:rPr>
      </w:pPr>
      <w:r w:rsidRPr="00EE6043">
        <w:rPr>
          <w:rFonts w:cs="PFT_Frank"/>
          <w:b/>
          <w:bCs/>
          <w:szCs w:val="14"/>
          <w:rtl/>
        </w:rPr>
        <w:t xml:space="preserve">שפוד שצלו בו בשר </w:t>
      </w:r>
      <w:r w:rsidRPr="000215F3">
        <w:rPr>
          <w:rStyle w:val="afffff9"/>
          <w:rtl/>
        </w:rPr>
        <w:t>-</w:t>
      </w:r>
      <w:r w:rsidRPr="006F178A">
        <w:rPr>
          <w:rtl/>
        </w:rPr>
        <w:t xml:space="preserve"> אסור לטלטלו ביו"ט</w:t>
      </w:r>
      <w:r w:rsidR="005B5224">
        <w:rPr>
          <w:rFonts w:hint="cs"/>
          <w:rtl/>
        </w:rPr>
        <w:t xml:space="preserve"> </w:t>
      </w:r>
      <w:r w:rsidR="005B5224" w:rsidRPr="005B5224">
        <w:rPr>
          <w:rStyle w:val="afffffc"/>
          <w:rFonts w:hint="cs"/>
          <w:rtl/>
        </w:rPr>
        <w:t>מאוס</w:t>
      </w:r>
      <w:r w:rsidRPr="006F178A">
        <w:rPr>
          <w:rtl/>
        </w:rPr>
        <w:t>.</w:t>
      </w:r>
    </w:p>
    <w:p w14:paraId="343FFFC1" w14:textId="77777777" w:rsidR="001128C5" w:rsidRPr="001128C5" w:rsidRDefault="00183BFF" w:rsidP="001128C5">
      <w:pPr>
        <w:pStyle w:val="36"/>
        <w:framePr w:wrap="notBeside"/>
        <w:rPr>
          <w:rtl/>
        </w:rPr>
      </w:pPr>
      <w:r w:rsidRPr="001128C5">
        <w:rPr>
          <w:rFonts w:hint="cs"/>
          <w:rtl/>
        </w:rPr>
        <w:t>ר"מ</w:t>
      </w:r>
      <w:r w:rsidRPr="001128C5">
        <w:rPr>
          <w:rtl/>
        </w:rPr>
        <w:t xml:space="preserve">: </w:t>
      </w:r>
    </w:p>
    <w:p w14:paraId="73C57759" w14:textId="0F7EC2D7" w:rsidR="00183BFF" w:rsidRPr="006F178A" w:rsidRDefault="001128C5" w:rsidP="00183BFF">
      <w:pPr>
        <w:rPr>
          <w:rtl/>
        </w:rPr>
      </w:pPr>
      <w:r>
        <w:rPr>
          <w:rFonts w:hint="cs"/>
          <w:rtl/>
        </w:rPr>
        <w:t>ש</w:t>
      </w:r>
      <w:r w:rsidR="00183BFF" w:rsidRPr="006F178A">
        <w:rPr>
          <w:rtl/>
        </w:rPr>
        <w:t>ומטו ומניחו בקרן זוית.</w:t>
      </w:r>
      <w:r w:rsidR="005B5224">
        <w:rPr>
          <w:rFonts w:hint="cs"/>
          <w:rtl/>
        </w:rPr>
        <w:t xml:space="preserve"> </w:t>
      </w:r>
      <w:r w:rsidR="005B5224" w:rsidRPr="005B5224">
        <w:rPr>
          <w:rStyle w:val="afffffc"/>
          <w:rFonts w:hint="cs"/>
          <w:rtl/>
        </w:rPr>
        <w:t>טלטול מהצד</w:t>
      </w:r>
    </w:p>
    <w:p w14:paraId="32D3D9BB" w14:textId="77777777" w:rsidR="001128C5" w:rsidRPr="001128C5" w:rsidRDefault="00183BFF" w:rsidP="001128C5">
      <w:pPr>
        <w:pStyle w:val="36"/>
        <w:framePr w:wrap="notBeside"/>
        <w:rPr>
          <w:rtl/>
        </w:rPr>
      </w:pPr>
      <w:r w:rsidRPr="001128C5">
        <w:rPr>
          <w:rFonts w:hint="cs"/>
          <w:rtl/>
        </w:rPr>
        <w:t>ר</w:t>
      </w:r>
      <w:r w:rsidRPr="001128C5">
        <w:rPr>
          <w:rtl/>
        </w:rPr>
        <w:t>"</w:t>
      </w:r>
      <w:r w:rsidRPr="001128C5">
        <w:rPr>
          <w:rFonts w:hint="cs"/>
          <w:rtl/>
        </w:rPr>
        <w:t>ה</w:t>
      </w:r>
      <w:r w:rsidRPr="001128C5">
        <w:rPr>
          <w:rtl/>
        </w:rPr>
        <w:t xml:space="preserve">: </w:t>
      </w:r>
    </w:p>
    <w:p w14:paraId="798078F4" w14:textId="2F10FFF4" w:rsidR="00183BFF" w:rsidRPr="006F178A" w:rsidRDefault="001128C5" w:rsidP="005B5224">
      <w:pPr>
        <w:rPr>
          <w:rtl/>
        </w:rPr>
      </w:pPr>
      <w:r>
        <w:rPr>
          <w:rFonts w:hint="cs"/>
          <w:rtl/>
        </w:rPr>
        <w:t>ר</w:t>
      </w:r>
      <w:r w:rsidR="005B5224">
        <w:rPr>
          <w:rFonts w:hint="cs"/>
          <w:rtl/>
        </w:rPr>
        <w:t>ק כ</w:t>
      </w:r>
      <w:r w:rsidR="00183BFF" w:rsidRPr="006F178A">
        <w:rPr>
          <w:rtl/>
        </w:rPr>
        <w:t>שיש עליו כזית בשר.</w:t>
      </w:r>
    </w:p>
    <w:p w14:paraId="670F4180" w14:textId="77777777" w:rsidR="001128C5" w:rsidRPr="001128C5" w:rsidRDefault="00183BFF" w:rsidP="001128C5">
      <w:pPr>
        <w:pStyle w:val="36"/>
        <w:framePr w:wrap="notBeside"/>
        <w:rPr>
          <w:rtl/>
        </w:rPr>
      </w:pPr>
      <w:r w:rsidRPr="001128C5">
        <w:rPr>
          <w:rtl/>
        </w:rPr>
        <w:t>רבינ</w:t>
      </w:r>
      <w:r w:rsidRPr="001128C5">
        <w:rPr>
          <w:rFonts w:hint="cs"/>
          <w:rtl/>
        </w:rPr>
        <w:t>א</w:t>
      </w:r>
      <w:r w:rsidRPr="001128C5">
        <w:rPr>
          <w:rtl/>
        </w:rPr>
        <w:t>:</w:t>
      </w:r>
    </w:p>
    <w:p w14:paraId="50AD30EF" w14:textId="7C365287" w:rsidR="00183BFF" w:rsidRPr="001F19F5" w:rsidRDefault="00183BFF" w:rsidP="001128C5">
      <w:pPr>
        <w:spacing w:after="60"/>
        <w:rPr>
          <w:spacing w:val="-2"/>
          <w:rtl/>
        </w:rPr>
      </w:pPr>
      <w:r w:rsidRPr="001F19F5">
        <w:rPr>
          <w:rFonts w:hint="cs"/>
          <w:spacing w:val="-2"/>
          <w:rtl/>
        </w:rPr>
        <w:t>אפי'</w:t>
      </w:r>
      <w:r w:rsidRPr="001F19F5">
        <w:rPr>
          <w:spacing w:val="-2"/>
          <w:rtl/>
        </w:rPr>
        <w:t xml:space="preserve"> </w:t>
      </w:r>
      <w:r w:rsidR="005B5224">
        <w:rPr>
          <w:rFonts w:hint="cs"/>
          <w:spacing w:val="-2"/>
          <w:rtl/>
        </w:rPr>
        <w:t>ב</w:t>
      </w:r>
      <w:r w:rsidRPr="001F19F5">
        <w:rPr>
          <w:spacing w:val="-2"/>
          <w:rtl/>
        </w:rPr>
        <w:t xml:space="preserve">שאין עליו בשר מותר לטלטלו, </w:t>
      </w:r>
      <w:r w:rsidRPr="001F19F5">
        <w:rPr>
          <w:rFonts w:hint="cs"/>
          <w:spacing w:val="-2"/>
          <w:rtl/>
        </w:rPr>
        <w:t>כ</w:t>
      </w:r>
      <w:r w:rsidRPr="001F19F5">
        <w:rPr>
          <w:spacing w:val="-2"/>
          <w:rtl/>
        </w:rPr>
        <w:t>קוץ בר</w:t>
      </w:r>
      <w:r w:rsidRPr="001F19F5">
        <w:rPr>
          <w:rFonts w:hint="cs"/>
          <w:spacing w:val="-2"/>
          <w:rtl/>
        </w:rPr>
        <w:t>ה"ר</w:t>
      </w:r>
      <w:r w:rsidRPr="001F19F5">
        <w:rPr>
          <w:spacing w:val="-2"/>
          <w:rtl/>
        </w:rPr>
        <w:t>.</w:t>
      </w:r>
    </w:p>
    <w:p w14:paraId="0B212528" w14:textId="77777777" w:rsidR="001128C5" w:rsidRPr="001128C5" w:rsidRDefault="00183BFF" w:rsidP="001128C5">
      <w:pPr>
        <w:pStyle w:val="36"/>
        <w:framePr w:wrap="notBeside"/>
        <w:rPr>
          <w:rtl/>
        </w:rPr>
      </w:pPr>
      <w:r w:rsidRPr="001128C5">
        <w:rPr>
          <w:rFonts w:hint="cs"/>
          <w:rtl/>
        </w:rPr>
        <w:t>רחבדר</w:t>
      </w:r>
      <w:r w:rsidRPr="001128C5">
        <w:rPr>
          <w:rtl/>
        </w:rPr>
        <w:t>"</w:t>
      </w:r>
      <w:r w:rsidRPr="001128C5">
        <w:rPr>
          <w:rFonts w:hint="cs"/>
          <w:rtl/>
        </w:rPr>
        <w:t>א</w:t>
      </w:r>
      <w:r w:rsidRPr="001128C5">
        <w:rPr>
          <w:rtl/>
        </w:rPr>
        <w:t>:</w:t>
      </w:r>
    </w:p>
    <w:p w14:paraId="1F3B2A40" w14:textId="34F98E68" w:rsidR="00183BFF" w:rsidRDefault="00183BFF" w:rsidP="001128C5">
      <w:pPr>
        <w:pStyle w:val="afffffe"/>
        <w:spacing w:before="0"/>
        <w:rPr>
          <w:rtl/>
        </w:rPr>
      </w:pPr>
      <w:r w:rsidRPr="006F5DEA">
        <w:rPr>
          <w:rtl/>
        </w:rPr>
        <w:t>שפוד,</w:t>
      </w:r>
      <w:r w:rsidRPr="006F178A">
        <w:rPr>
          <w:rtl/>
        </w:rPr>
        <w:t xml:space="preserve"> שפחות, וגומות - </w:t>
      </w:r>
      <w:r w:rsidRPr="00EE6043">
        <w:rPr>
          <w:rFonts w:cs="PFT_Frank"/>
          <w:b/>
          <w:bCs/>
          <w:szCs w:val="14"/>
          <w:rtl/>
        </w:rPr>
        <w:t>רב מלכיו</w:t>
      </w:r>
      <w:r w:rsidRPr="006F178A">
        <w:rPr>
          <w:rtl/>
        </w:rPr>
        <w:t xml:space="preserve">. </w:t>
      </w:r>
    </w:p>
    <w:p w14:paraId="3BD0A288" w14:textId="77777777" w:rsidR="00183BFF" w:rsidRPr="006F178A" w:rsidRDefault="00183BFF" w:rsidP="001128C5">
      <w:pPr>
        <w:rPr>
          <w:rtl/>
        </w:rPr>
      </w:pPr>
      <w:r w:rsidRPr="006F178A">
        <w:rPr>
          <w:rtl/>
        </w:rPr>
        <w:t xml:space="preserve">בלורית, אפר מקלה, וגבינה - </w:t>
      </w:r>
      <w:r w:rsidRPr="00EE6043">
        <w:rPr>
          <w:rFonts w:cs="PFT_Frank"/>
          <w:b/>
          <w:bCs/>
          <w:szCs w:val="14"/>
          <w:rtl/>
        </w:rPr>
        <w:t>רב מלכיא.</w:t>
      </w:r>
    </w:p>
    <w:p w14:paraId="6D637EF3" w14:textId="2585867C" w:rsidR="001128C5" w:rsidRPr="001128C5" w:rsidRDefault="00183BFF" w:rsidP="001128C5">
      <w:pPr>
        <w:pStyle w:val="36"/>
        <w:framePr w:wrap="notBeside"/>
        <w:rPr>
          <w:rtl/>
        </w:rPr>
      </w:pPr>
      <w:r w:rsidRPr="001128C5">
        <w:rPr>
          <w:rFonts w:hint="cs"/>
          <w:rtl/>
        </w:rPr>
        <w:t>ר"פ</w:t>
      </w:r>
      <w:r w:rsidRPr="001128C5">
        <w:rPr>
          <w:rtl/>
        </w:rPr>
        <w:t xml:space="preserve">: </w:t>
      </w:r>
    </w:p>
    <w:p w14:paraId="567B0F49" w14:textId="77777777" w:rsidR="001128C5" w:rsidRDefault="001128C5" w:rsidP="001128C5">
      <w:pPr>
        <w:pStyle w:val="affffff0"/>
        <w:spacing w:after="0"/>
        <w:rPr>
          <w:rStyle w:val="afffff3"/>
          <w:rtl/>
        </w:rPr>
      </w:pPr>
      <w:r>
        <w:rPr>
          <w:rFonts w:hint="cs"/>
          <w:rtl/>
        </w:rPr>
        <w:t>מ</w:t>
      </w:r>
      <w:r w:rsidR="006F5DEA">
        <w:rPr>
          <w:rtl/>
        </w:rPr>
        <w:t>תניתין ו</w:t>
      </w:r>
      <w:r w:rsidR="006F5DEA">
        <w:rPr>
          <w:rFonts w:hint="cs"/>
          <w:rtl/>
        </w:rPr>
        <w:t>ברייתא</w:t>
      </w:r>
      <w:r w:rsidR="00183BFF">
        <w:rPr>
          <w:rtl/>
        </w:rPr>
        <w:t xml:space="preserve"> </w:t>
      </w:r>
      <w:r w:rsidR="006F5DEA">
        <w:rPr>
          <w:rFonts w:hint="cs"/>
          <w:rtl/>
        </w:rPr>
        <w:t xml:space="preserve">- </w:t>
      </w:r>
      <w:r w:rsidR="00183BFF" w:rsidRPr="00EE6043">
        <w:rPr>
          <w:rFonts w:cs="PFT_Frank"/>
          <w:b/>
          <w:bCs/>
          <w:szCs w:val="14"/>
          <w:rtl/>
        </w:rPr>
        <w:t>רב מלכיא,</w:t>
      </w:r>
      <w:r w:rsidR="009618B2">
        <w:rPr>
          <w:rFonts w:cs="PFT_Frank" w:hint="cs"/>
          <w:b/>
          <w:bCs/>
          <w:szCs w:val="14"/>
          <w:rtl/>
        </w:rPr>
        <w:t xml:space="preserve"> </w:t>
      </w:r>
      <w:r w:rsidR="00023ABE">
        <w:rPr>
          <w:rtl/>
        </w:rPr>
        <w:tab/>
      </w:r>
      <w:r w:rsidR="00023ABE">
        <w:rPr>
          <w:rFonts w:hint="cs"/>
          <w:rtl/>
        </w:rPr>
        <w:t xml:space="preserve">      </w:t>
      </w:r>
      <w:r w:rsidR="00183BFF">
        <w:rPr>
          <w:rtl/>
        </w:rPr>
        <w:t xml:space="preserve">שמעתתא </w:t>
      </w:r>
      <w:r w:rsidR="00183BFF" w:rsidRPr="006F178A">
        <w:rPr>
          <w:rtl/>
        </w:rPr>
        <w:t xml:space="preserve"> </w:t>
      </w:r>
      <w:r w:rsidR="00183BFF" w:rsidRPr="00EE6043">
        <w:rPr>
          <w:rFonts w:cs="PFT_Frank"/>
          <w:b/>
          <w:bCs/>
          <w:szCs w:val="14"/>
          <w:rtl/>
        </w:rPr>
        <w:t>רב מלכיו.</w:t>
      </w:r>
      <w:r w:rsidR="009618B2">
        <w:rPr>
          <w:rFonts w:hint="cs"/>
          <w:rtl/>
        </w:rPr>
        <w:t xml:space="preserve"> </w:t>
      </w:r>
    </w:p>
    <w:p w14:paraId="022293AE" w14:textId="77777777" w:rsidR="001128C5" w:rsidRPr="001128C5" w:rsidRDefault="009618B2" w:rsidP="001128C5">
      <w:pPr>
        <w:pStyle w:val="36"/>
        <w:framePr w:wrap="notBeside"/>
        <w:rPr>
          <w:rtl/>
        </w:rPr>
      </w:pPr>
      <w:r w:rsidRPr="001128C5">
        <w:rPr>
          <w:rtl/>
        </w:rPr>
        <w:t>וסימנ</w:t>
      </w:r>
      <w:r w:rsidR="00183BFF" w:rsidRPr="001128C5">
        <w:rPr>
          <w:rtl/>
        </w:rPr>
        <w:t>ך:</w:t>
      </w:r>
    </w:p>
    <w:p w14:paraId="4DF8079C" w14:textId="56E13FF3" w:rsidR="00183BFF" w:rsidRDefault="00183BFF" w:rsidP="001128C5">
      <w:pPr>
        <w:pStyle w:val="affffff0"/>
        <w:spacing w:after="0"/>
        <w:rPr>
          <w:rtl/>
        </w:rPr>
      </w:pPr>
      <w:r w:rsidRPr="006F178A">
        <w:rPr>
          <w:rtl/>
        </w:rPr>
        <w:t>מתניתין מלכתא</w:t>
      </w:r>
      <w:r w:rsidR="006F5DEA">
        <w:rPr>
          <w:rFonts w:hint="cs"/>
          <w:rtl/>
        </w:rPr>
        <w:t xml:space="preserve"> </w:t>
      </w:r>
      <w:r w:rsidR="006F5DEA" w:rsidRPr="006F5DEA">
        <w:rPr>
          <w:rStyle w:val="afffffc"/>
          <w:rFonts w:hint="cs"/>
          <w:rtl/>
        </w:rPr>
        <w:t>מלכיא</w:t>
      </w:r>
      <w:r w:rsidR="009618B2">
        <w:rPr>
          <w:rFonts w:hint="cs"/>
          <w:rtl/>
        </w:rPr>
        <w:t xml:space="preserve">, </w:t>
      </w:r>
      <w:r w:rsidR="009618B2">
        <w:rPr>
          <w:rFonts w:cs="PFT_Frank" w:hint="cs"/>
          <w:b/>
          <w:bCs/>
          <w:szCs w:val="14"/>
          <w:rtl/>
        </w:rPr>
        <w:t xml:space="preserve"> </w:t>
      </w:r>
      <w:r w:rsidR="009618B2">
        <w:rPr>
          <w:rFonts w:cs="PFT_Frank" w:hint="cs"/>
          <w:b/>
          <w:bCs/>
          <w:szCs w:val="14"/>
          <w:rtl/>
        </w:rPr>
        <w:tab/>
      </w:r>
      <w:r w:rsidR="009618B2">
        <w:rPr>
          <w:rFonts w:cs="PFT_Frank"/>
          <w:b/>
          <w:bCs/>
          <w:szCs w:val="14"/>
          <w:rtl/>
        </w:rPr>
        <w:tab/>
      </w:r>
      <w:r w:rsidR="009618B2">
        <w:rPr>
          <w:rFonts w:cs="PFT_Frank"/>
          <w:b/>
          <w:bCs/>
          <w:szCs w:val="14"/>
          <w:rtl/>
        </w:rPr>
        <w:tab/>
      </w:r>
      <w:r w:rsidRPr="00EE6043">
        <w:rPr>
          <w:rFonts w:cs="PFT_Frank"/>
          <w:b/>
          <w:bCs/>
          <w:szCs w:val="14"/>
          <w:rtl/>
        </w:rPr>
        <w:t>איכא בינייהו</w:t>
      </w:r>
      <w:r w:rsidRPr="006F178A">
        <w:rPr>
          <w:rtl/>
        </w:rPr>
        <w:t xml:space="preserve"> שפחות.</w:t>
      </w:r>
    </w:p>
    <w:p w14:paraId="75E1A4D6" w14:textId="6E9ED792" w:rsidR="00FC2D90" w:rsidRPr="006F178A" w:rsidRDefault="00FC2D90" w:rsidP="00FC2D90">
      <w:pPr>
        <w:pStyle w:val="afff0"/>
        <w:spacing w:after="0"/>
        <w:rPr>
          <w:rtl/>
        </w:rPr>
      </w:pPr>
      <w:r>
        <w:rPr>
          <w:rFonts w:hint="cs"/>
          <w:rtl/>
        </w:rPr>
        <w:t>****</w:t>
      </w:r>
    </w:p>
    <w:p>
      <w:pPr>
        <w:pStyle w:val="MishnaBatzad"/>
        <w:rPr>
          <w:ins w:id="20065" w:author="קלוד" w:date="2026-10-06T10:08:13Z"/>
        </w:rPr>
      </w:pPr>
      <w:ins w:id="20064" w:author="קלוד" w:date="2026-10-06T10:08:13Z">
        <w:r>
          <w:t xml:space="preserve">משנה ז</w:t>
        </w:r>
      </w:ins>
    </w:p>
    <w:p w14:paraId="3F48BB19" w14:textId="77777777" w:rsidR="00183BFF" w:rsidRDefault="00183BFF" w:rsidP="00183BFF">
      <w:pPr>
        <w:pStyle w:val="afff8"/>
        <w:spacing w:before="120"/>
        <w:rPr>
          <w:rtl/>
        </w:rPr>
        <w:pPrChange w:id="90030" w:author="קלוד" w:date="2026-10-08T12:08:16Z">
          <w:pPr>
            <w:pStyle w:val="afff8"/>
          </w:pPr>
        </w:pPrChange>
      </w:pPr>
      <w:r w:rsidRPr="006F178A">
        <w:rPr>
          <w:rtl/>
        </w:rPr>
        <w:t xml:space="preserve">לא יאמר אדם לטבח שקול לי בדינר בשר, </w:t>
      </w:r>
    </w:p>
    <w:p w14:paraId="643E763C" w14:textId="77777777" w:rsidR="00183BFF" w:rsidRPr="006F178A" w:rsidRDefault="00183BFF" w:rsidP="006F5DEA">
      <w:pPr>
        <w:pStyle w:val="afff8"/>
        <w:rPr>
          <w:rtl/>
        </w:rPr>
      </w:pPr>
      <w:r w:rsidRPr="006F178A">
        <w:rPr>
          <w:rtl/>
        </w:rPr>
        <w:t>אבל שוחט ומחלק ביניהם.</w:t>
      </w:r>
    </w:p>
    <w:p w14:paraId="4B4AD8ED" w14:textId="77777777" w:rsidR="00183BFF" w:rsidRPr="006F178A" w:rsidRDefault="00183BFF" w:rsidP="00183BFF">
      <w:pPr>
        <w:pStyle w:val="afff2"/>
        <w:framePr w:wrap="around"/>
        <w:rPr>
          <w:rtl/>
        </w:rPr>
      </w:pPr>
      <w:r w:rsidRPr="006F178A">
        <w:rPr>
          <w:rFonts w:hint="cs"/>
          <w:rtl/>
        </w:rPr>
        <w:t>כט.</w:t>
      </w:r>
    </w:p>
    <w:p w14:paraId="1170E2FA" w14:textId="77777777" w:rsidR="00183BFF" w:rsidRPr="006F178A" w:rsidRDefault="00AF77A8" w:rsidP="00AF77A8">
      <w:pPr>
        <w:rPr>
          <w:rtl/>
        </w:rPr>
      </w:pPr>
      <w:r>
        <w:rPr>
          <w:rFonts w:hint="cs"/>
          <w:rtl/>
        </w:rPr>
        <w:t>כשקונה חלק קטן לא יזכיר דמים אלא בשמות</w:t>
      </w:r>
    </w:p>
    <w:p w14:paraId="32C0535C" w14:textId="77777777" w:rsidR="00183BFF" w:rsidRPr="006F178A" w:rsidRDefault="00183BFF" w:rsidP="009618B2">
      <w:pPr>
        <w:pStyle w:val="affffff0"/>
        <w:rPr>
          <w:rtl/>
        </w:rPr>
      </w:pPr>
      <w:r w:rsidRPr="000215F3">
        <w:rPr>
          <w:rStyle w:val="afffff3"/>
          <w:rFonts w:hint="cs"/>
          <w:rtl/>
        </w:rPr>
        <w:t>בסורא</w:t>
      </w:r>
      <w:r w:rsidR="009618B2">
        <w:rPr>
          <w:rFonts w:hint="cs"/>
          <w:rtl/>
        </w:rPr>
        <w:t xml:space="preserve"> תרטא,</w:t>
      </w:r>
      <w:r w:rsidRPr="006F178A">
        <w:rPr>
          <w:rFonts w:hint="cs"/>
          <w:rtl/>
        </w:rPr>
        <w:t xml:space="preserve"> </w:t>
      </w:r>
      <w:r w:rsidRPr="000215F3">
        <w:rPr>
          <w:rStyle w:val="afffff3"/>
          <w:rFonts w:hint="cs"/>
          <w:rtl/>
        </w:rPr>
        <w:t>בנרש</w:t>
      </w:r>
      <w:r w:rsidR="009618B2">
        <w:rPr>
          <w:rFonts w:hint="cs"/>
          <w:rtl/>
        </w:rPr>
        <w:t xml:space="preserve"> חלקא,</w:t>
      </w:r>
      <w:r w:rsidRPr="006F178A">
        <w:rPr>
          <w:rFonts w:hint="cs"/>
          <w:rtl/>
        </w:rPr>
        <w:t xml:space="preserve"> </w:t>
      </w:r>
      <w:r w:rsidRPr="000215F3">
        <w:rPr>
          <w:rStyle w:val="afffff3"/>
          <w:rFonts w:hint="cs"/>
          <w:rtl/>
        </w:rPr>
        <w:t>בפומבדיתא</w:t>
      </w:r>
      <w:r>
        <w:rPr>
          <w:rFonts w:hint="cs"/>
          <w:rtl/>
        </w:rPr>
        <w:t xml:space="preserve"> אוזיא.</w:t>
      </w:r>
      <w:r w:rsidR="009618B2">
        <w:rPr>
          <w:rFonts w:hint="cs"/>
          <w:rtl/>
        </w:rPr>
        <w:t xml:space="preserve"> </w:t>
      </w:r>
      <w:r w:rsidRPr="000215F3">
        <w:rPr>
          <w:rStyle w:val="afffff3"/>
          <w:rFonts w:hint="cs"/>
          <w:rtl/>
        </w:rPr>
        <w:t xml:space="preserve">בנהר פקוד </w:t>
      </w:r>
      <w:r>
        <w:rPr>
          <w:rFonts w:hint="cs"/>
          <w:rtl/>
        </w:rPr>
        <w:t>רבעא</w:t>
      </w:r>
      <w:r w:rsidRPr="006F178A">
        <w:rPr>
          <w:rFonts w:hint="cs"/>
          <w:rtl/>
        </w:rPr>
        <w:t>.</w:t>
      </w:r>
    </w:p>
    <w:p>
      <w:pPr>
        <w:pStyle w:val="MishnaBatzad"/>
        <w:rPr>
          <w:ins w:id="20067" w:author="קלוד" w:date="2026-10-06T10:08:13Z"/>
        </w:rPr>
      </w:pPr>
      <w:ins w:id="20066" w:author="קלוד" w:date="2026-10-06T10:08:13Z">
        <w:r>
          <w:t xml:space="preserve">משנה ח</w:t>
        </w:r>
      </w:ins>
    </w:p>
    <w:p w14:paraId="174AAF4A" w14:textId="77777777" w:rsidR="00183BFF" w:rsidRPr="006F178A" w:rsidRDefault="00183BFF" w:rsidP="00183BFF">
      <w:pPr>
        <w:pStyle w:val="afff8"/>
        <w:spacing w:before="120"/>
        <w:rPr>
          <w:rtl/>
        </w:rPr>
        <w:pPrChange w:id="90031" w:author="קלוד" w:date="2026-10-08T12:08:16Z">
          <w:pPr>
            <w:pStyle w:val="afff8"/>
          </w:pPr>
        </w:pPrChange>
      </w:pPr>
      <w:r w:rsidRPr="006F178A">
        <w:rPr>
          <w:rtl/>
        </w:rPr>
        <w:t>אומר אדם לחברו: מלא לי כלי זה, אבל לא במדה.</w:t>
      </w:r>
    </w:p>
    <w:p w14:paraId="27336C92" w14:textId="77777777" w:rsidR="00183BFF" w:rsidRPr="006F178A" w:rsidRDefault="00183BFF" w:rsidP="006F5DEA">
      <w:pPr>
        <w:pStyle w:val="afff8"/>
        <w:rPr>
          <w:rtl/>
        </w:rPr>
      </w:pPr>
      <w:r w:rsidRPr="000215F3">
        <w:rPr>
          <w:rStyle w:val="afffff1"/>
          <w:rtl/>
        </w:rPr>
        <w:t>ר"י:</w:t>
      </w:r>
      <w:r w:rsidRPr="006F178A">
        <w:rPr>
          <w:rtl/>
        </w:rPr>
        <w:t xml:space="preserve"> </w:t>
      </w:r>
      <w:r w:rsidR="006F5DEA">
        <w:rPr>
          <w:rFonts w:hint="cs"/>
          <w:rtl/>
        </w:rPr>
        <w:t>בכלי</w:t>
      </w:r>
      <w:r w:rsidRPr="006F178A">
        <w:rPr>
          <w:rtl/>
        </w:rPr>
        <w:t xml:space="preserve"> מ</w:t>
      </w:r>
      <w:r w:rsidR="006F5DEA">
        <w:rPr>
          <w:rFonts w:hint="cs"/>
          <w:rtl/>
        </w:rPr>
        <w:t>י</w:t>
      </w:r>
      <w:r w:rsidRPr="006F178A">
        <w:rPr>
          <w:rtl/>
        </w:rPr>
        <w:t>דה - לא ימלאנו.</w:t>
      </w:r>
    </w:p>
    <w:p w14:paraId="7AD8E9D6" w14:textId="77777777" w:rsidR="00183BFF" w:rsidRPr="000215F3" w:rsidRDefault="00183BFF" w:rsidP="009618B2">
      <w:pPr>
        <w:pStyle w:val="afff8"/>
        <w:rPr>
          <w:rtl/>
        </w:rPr>
      </w:pPr>
      <w:r w:rsidRPr="000215F3">
        <w:rPr>
          <w:rStyle w:val="afffff1"/>
          <w:rtl/>
        </w:rPr>
        <w:lastRenderedPageBreak/>
        <w:t>א</w:t>
      </w:r>
      <w:r w:rsidR="009618B2">
        <w:rPr>
          <w:rStyle w:val="afffff1"/>
          <w:rFonts w:hint="cs"/>
          <w:rtl/>
        </w:rPr>
        <w:t>בא שאול</w:t>
      </w:r>
      <w:r w:rsidRPr="000215F3">
        <w:rPr>
          <w:rStyle w:val="afffff1"/>
          <w:rtl/>
        </w:rPr>
        <w:t xml:space="preserve"> ב</w:t>
      </w:r>
      <w:r w:rsidR="009618B2">
        <w:rPr>
          <w:rStyle w:val="afffff1"/>
          <w:rFonts w:hint="cs"/>
          <w:rtl/>
        </w:rPr>
        <w:t>"ב:</w:t>
      </w:r>
      <w:r w:rsidRPr="000215F3">
        <w:rPr>
          <w:rtl/>
        </w:rPr>
        <w:t xml:space="preserve"> ממלא מדותיו מערב יו"ט</w:t>
      </w:r>
      <w:r w:rsidR="009618B2">
        <w:rPr>
          <w:rFonts w:hint="cs"/>
          <w:rtl/>
        </w:rPr>
        <w:t xml:space="preserve"> </w:t>
      </w:r>
      <w:r w:rsidRPr="000215F3">
        <w:rPr>
          <w:rtl/>
        </w:rPr>
        <w:t>ונותנן ללקוחות ביו"ט.</w:t>
      </w:r>
    </w:p>
    <w:p w14:paraId="6E8FBDE9" w14:textId="77777777" w:rsidR="00183BFF" w:rsidRPr="006F178A" w:rsidRDefault="00183BFF" w:rsidP="00183BFF">
      <w:pPr>
        <w:pStyle w:val="afff8"/>
        <w:rPr>
          <w:rtl/>
        </w:rPr>
      </w:pPr>
      <w:r w:rsidRPr="000215F3">
        <w:rPr>
          <w:rStyle w:val="afffff1"/>
          <w:rtl/>
        </w:rPr>
        <w:t>אבא שאול:</w:t>
      </w:r>
      <w:r w:rsidRPr="006F178A">
        <w:rPr>
          <w:rtl/>
        </w:rPr>
        <w:t xml:space="preserve"> אף במועד עושה כן, מפני ברורי המדות.</w:t>
      </w:r>
    </w:p>
    <w:p w14:paraId="1B758790" w14:textId="77777777" w:rsidR="00183BFF" w:rsidRPr="006F178A" w:rsidRDefault="00183BFF" w:rsidP="00183BFF">
      <w:pPr>
        <w:pStyle w:val="afff8"/>
        <w:rPr>
          <w:rtl/>
        </w:rPr>
      </w:pPr>
      <w:r w:rsidRPr="006F178A">
        <w:rPr>
          <w:rFonts w:hint="cs"/>
          <w:rtl/>
        </w:rPr>
        <w:t xml:space="preserve">     </w:t>
      </w:r>
      <w:r w:rsidRPr="000215F3">
        <w:rPr>
          <w:rStyle w:val="afffff1"/>
          <w:rtl/>
        </w:rPr>
        <w:t>וחכ"</w:t>
      </w:r>
      <w:r w:rsidRPr="000215F3">
        <w:rPr>
          <w:rStyle w:val="afffff1"/>
          <w:rFonts w:hint="cs"/>
          <w:rtl/>
        </w:rPr>
        <w:t>א</w:t>
      </w:r>
      <w:r w:rsidRPr="000215F3">
        <w:rPr>
          <w:rStyle w:val="afffff1"/>
          <w:rtl/>
        </w:rPr>
        <w:t>:</w:t>
      </w:r>
      <w:r w:rsidRPr="006F178A">
        <w:rPr>
          <w:rtl/>
        </w:rPr>
        <w:t xml:space="preserve"> אף בחול עושה כן, מפני מצוי המדות.</w:t>
      </w:r>
    </w:p>
    <w:p w14:paraId="06DE52CB" w14:textId="77777777" w:rsidR="00183BFF" w:rsidRPr="00C4622C" w:rsidRDefault="00183BFF" w:rsidP="00183BFF">
      <w:pPr>
        <w:pStyle w:val="affff0"/>
        <w:rPr>
          <w:sz w:val="18"/>
          <w:rtl/>
        </w:rPr>
      </w:pPr>
      <w:ins w:id="9842" w:author="מספור קטעי משנה" w:date="2026-10-06T06:45:12Z">
        <w:r>
          <w:rPr>
            <w:rStyle w:val="MisparKeta"/>
          </w:rPr>
          <w:t xml:space="preserve">ב. </w:t>
        </w:r>
      </w:ins>
      <w:r w:rsidRPr="00C4622C">
        <w:rPr>
          <w:rtl/>
          <w:rPrChange w:id="40041" w:author="Claude" w:date="2026-10-06T13:34:26Z">
            <w:rPr>
              <w:sz w:val="18"/>
              <w:rtl/>
            </w:rPr>
          </w:rPrChange>
        </w:rPr>
        <w:t>אבל לא במדה.</w:t>
      </w:r>
    </w:p>
    <w:p w14:paraId="743CD0DE" w14:textId="77777777" w:rsidR="00FC2D90" w:rsidRPr="00FC2D90" w:rsidRDefault="00B478AE" w:rsidP="00FC2D90">
      <w:pPr>
        <w:pStyle w:val="36"/>
        <w:framePr w:wrap="notBeside"/>
        <w:rPr>
          <w:rtl/>
        </w:rPr>
      </w:pPr>
      <w:r w:rsidRPr="00FC2D90">
        <w:rPr>
          <w:rFonts w:hint="cs"/>
          <w:rtl/>
        </w:rPr>
        <w:t xml:space="preserve">א. </w:t>
      </w:r>
      <w:r w:rsidR="00183BFF" w:rsidRPr="00FC2D90">
        <w:rPr>
          <w:rtl/>
        </w:rPr>
        <w:t xml:space="preserve">ריא"ש: </w:t>
      </w:r>
    </w:p>
    <w:p w14:paraId="1A1AE10F" w14:textId="09012506" w:rsidR="00183BFF" w:rsidRDefault="00183BFF" w:rsidP="00183BFF">
      <w:pPr>
        <w:rPr>
          <w:rtl/>
        </w:rPr>
      </w:pPr>
      <w:r w:rsidRPr="006F178A">
        <w:rPr>
          <w:rtl/>
        </w:rPr>
        <w:t xml:space="preserve">אבל לא בכלי </w:t>
      </w:r>
      <w:r w:rsidRPr="00D159D1">
        <w:rPr>
          <w:rStyle w:val="afffd"/>
          <w:rFonts w:ascii="Fb Fontext" w:hAnsi="Fb Fontext" w:cs="PFT_Frank"/>
          <w:szCs w:val="14"/>
          <w:rtl/>
        </w:rPr>
        <w:t>המיוחד</w:t>
      </w:r>
      <w:r w:rsidRPr="006F178A">
        <w:rPr>
          <w:rtl/>
        </w:rPr>
        <w:t xml:space="preserve"> למדה.</w:t>
      </w:r>
      <w:r w:rsidRPr="006F178A">
        <w:rPr>
          <w:rFonts w:hint="cs"/>
          <w:rtl/>
        </w:rPr>
        <w:t xml:space="preserve"> </w:t>
      </w:r>
    </w:p>
    <w:p w14:paraId="1438AF7A" w14:textId="77777777" w:rsidR="00183BFF" w:rsidRPr="006F178A" w:rsidRDefault="00183BFF" w:rsidP="00A278F9">
      <w:pPr>
        <w:spacing w:after="60"/>
        <w:rPr>
          <w:rtl/>
        </w:rPr>
      </w:pPr>
      <w:r w:rsidRPr="006F178A">
        <w:rPr>
          <w:rtl/>
        </w:rPr>
        <w:t xml:space="preserve">אבל כלי העומד למדה </w:t>
      </w:r>
      <w:r w:rsidR="00AF77A8">
        <w:rPr>
          <w:rtl/>
        </w:rPr>
        <w:t>–</w:t>
      </w:r>
      <w:r w:rsidRPr="006F178A">
        <w:rPr>
          <w:rtl/>
        </w:rPr>
        <w:t xml:space="preserve"> </w:t>
      </w:r>
      <w:r w:rsidR="00AF77A8">
        <w:rPr>
          <w:rFonts w:hint="cs"/>
          <w:rtl/>
        </w:rPr>
        <w:t xml:space="preserve">מותר, </w:t>
      </w:r>
      <w:r w:rsidR="00AF77A8" w:rsidRPr="00AF77A8">
        <w:rPr>
          <w:rStyle w:val="afffff3"/>
          <w:rFonts w:hint="cs"/>
          <w:rtl/>
        </w:rPr>
        <w:t>ולר''י</w:t>
      </w:r>
      <w:r w:rsidR="00AF77A8">
        <w:rPr>
          <w:rFonts w:hint="cs"/>
          <w:rtl/>
        </w:rPr>
        <w:t xml:space="preserve"> אסור </w:t>
      </w:r>
    </w:p>
    <w:p w14:paraId="2724CF30" w14:textId="77777777" w:rsidR="00FC2D90" w:rsidRPr="00FC2D90" w:rsidRDefault="00023ABE" w:rsidP="00FC2D90">
      <w:pPr>
        <w:pStyle w:val="36"/>
        <w:framePr w:wrap="notBeside"/>
        <w:rPr>
          <w:rtl/>
        </w:rPr>
      </w:pPr>
      <w:r w:rsidRPr="00FC2D90">
        <w:rPr>
          <w:rFonts w:hint="cs"/>
          <w:rtl/>
        </w:rPr>
        <w:t>ר</w:t>
      </w:r>
      <w:r w:rsidR="005933DE" w:rsidRPr="00FC2D90">
        <w:rPr>
          <w:rtl/>
        </w:rPr>
        <w:t>"</w:t>
      </w:r>
      <w:r w:rsidRPr="00FC2D90">
        <w:rPr>
          <w:rFonts w:hint="cs"/>
          <w:rtl/>
        </w:rPr>
        <w:t>י:</w:t>
      </w:r>
    </w:p>
    <w:p w14:paraId="5DB0A98B" w14:textId="1CBB18D8" w:rsidR="00023ABE" w:rsidRDefault="00023ABE" w:rsidP="00FC2D90">
      <w:pPr>
        <w:pStyle w:val="afffffe"/>
        <w:spacing w:before="0"/>
        <w:rPr>
          <w:rtl/>
        </w:rPr>
      </w:pPr>
      <w:r>
        <w:rPr>
          <w:rFonts w:hint="cs"/>
          <w:rtl/>
        </w:rPr>
        <w:t>רק בקופיץ התיר</w:t>
      </w:r>
      <w:r w:rsidR="001C665D">
        <w:rPr>
          <w:rFonts w:hint="cs"/>
          <w:rtl/>
        </w:rPr>
        <w:t>,</w:t>
      </w:r>
      <w:r>
        <w:rPr>
          <w:rFonts w:hint="cs"/>
          <w:rtl/>
        </w:rPr>
        <w:t xml:space="preserve"> שאינו עומד למידה. </w:t>
      </w:r>
    </w:p>
    <w:p w14:paraId="436D7CBD" w14:textId="77777777" w:rsidR="00FC2D90" w:rsidRPr="00FC2D90" w:rsidRDefault="00023ABE" w:rsidP="00FC2D90">
      <w:pPr>
        <w:pStyle w:val="36"/>
        <w:framePr w:wrap="notBeside"/>
        <w:rPr>
          <w:rtl/>
        </w:rPr>
      </w:pPr>
      <w:r w:rsidRPr="00FC2D90">
        <w:rPr>
          <w:rFonts w:hint="cs"/>
          <w:rtl/>
        </w:rPr>
        <w:t>ולרבנן:</w:t>
      </w:r>
    </w:p>
    <w:p w14:paraId="5D652B9C" w14:textId="4CEAE361" w:rsidR="00023ABE" w:rsidRPr="00A278F9" w:rsidRDefault="00023ABE" w:rsidP="00A278F9">
      <w:pPr>
        <w:spacing w:after="60"/>
        <w:rPr>
          <w:rtl/>
        </w:rPr>
      </w:pPr>
      <w:r w:rsidRPr="00A278F9">
        <w:rPr>
          <w:rFonts w:hint="cs"/>
          <w:rtl/>
        </w:rPr>
        <w:t>בקופיץ אסור משום עובדין דחול, וכאן אינו כבחול</w:t>
      </w:r>
      <w:r w:rsidR="001C665D">
        <w:rPr>
          <w:rFonts w:hint="cs"/>
          <w:rtl/>
        </w:rPr>
        <w:t>.</w:t>
      </w:r>
      <w:r w:rsidRPr="00A278F9">
        <w:rPr>
          <w:rFonts w:hint="cs"/>
          <w:rtl/>
        </w:rPr>
        <w:t xml:space="preserve"> </w:t>
      </w:r>
    </w:p>
    <w:p w14:paraId="3E074B89" w14:textId="77777777" w:rsidR="00A278F9" w:rsidRPr="00A278F9" w:rsidRDefault="00B478AE" w:rsidP="00A278F9">
      <w:pPr>
        <w:pStyle w:val="36"/>
        <w:framePr w:wrap="notBeside"/>
        <w:rPr>
          <w:rtl/>
        </w:rPr>
      </w:pPr>
      <w:r w:rsidRPr="00A278F9">
        <w:rPr>
          <w:rFonts w:hint="cs"/>
          <w:rtl/>
        </w:rPr>
        <w:t xml:space="preserve">ב. </w:t>
      </w:r>
      <w:r w:rsidR="00183BFF" w:rsidRPr="00A278F9">
        <w:rPr>
          <w:rtl/>
        </w:rPr>
        <w:t>רבא:</w:t>
      </w:r>
    </w:p>
    <w:p w14:paraId="0D46F204" w14:textId="5631C652" w:rsidR="00183BFF" w:rsidRDefault="00183BFF" w:rsidP="00A278F9">
      <w:pPr>
        <w:pStyle w:val="afffffe"/>
        <w:spacing w:before="0"/>
        <w:rPr>
          <w:rtl/>
        </w:rPr>
      </w:pPr>
      <w:r w:rsidRPr="006F178A">
        <w:rPr>
          <w:rtl/>
        </w:rPr>
        <w:t xml:space="preserve">אבל לא </w:t>
      </w:r>
      <w:r w:rsidRPr="00D159D1">
        <w:rPr>
          <w:rStyle w:val="afffd"/>
          <w:rFonts w:cs="PFT_Frank"/>
          <w:szCs w:val="14"/>
          <w:rtl/>
        </w:rPr>
        <w:t>יזכור שם</w:t>
      </w:r>
      <w:r w:rsidRPr="006F178A">
        <w:rPr>
          <w:rtl/>
        </w:rPr>
        <w:t xml:space="preserve"> מדה, </w:t>
      </w:r>
    </w:p>
    <w:p w14:paraId="75BF3DF8" w14:textId="77777777" w:rsidR="00183BFF" w:rsidRDefault="00183BFF" w:rsidP="00A278F9">
      <w:pPr>
        <w:spacing w:after="60"/>
        <w:rPr>
          <w:rtl/>
        </w:rPr>
      </w:pPr>
      <w:r w:rsidRPr="006F178A">
        <w:rPr>
          <w:rFonts w:ascii="Fb Fontext" w:hAnsi="Fb Fontext"/>
          <w:rtl/>
        </w:rPr>
        <w:t xml:space="preserve">אבל כלי </w:t>
      </w:r>
      <w:r w:rsidRPr="00D159D1">
        <w:rPr>
          <w:rStyle w:val="afffd"/>
          <w:rFonts w:ascii="Fb Fontext" w:hAnsi="Fb Fontext" w:cs="PFT_Frank"/>
          <w:szCs w:val="14"/>
          <w:rtl/>
        </w:rPr>
        <w:t xml:space="preserve">המיוחד </w:t>
      </w:r>
      <w:r w:rsidRPr="006F178A">
        <w:rPr>
          <w:rFonts w:ascii="Fb Fontext" w:hAnsi="Fb Fontext"/>
          <w:rtl/>
        </w:rPr>
        <w:t xml:space="preserve">למדה </w:t>
      </w:r>
      <w:r w:rsidR="00B478AE">
        <w:rPr>
          <w:rFonts w:ascii="Fb Fontext" w:hAnsi="Fb Fontext"/>
          <w:rtl/>
        </w:rPr>
        <w:t>–</w:t>
      </w:r>
      <w:r w:rsidRPr="006F178A">
        <w:rPr>
          <w:rFonts w:ascii="Fb Fontext" w:hAnsi="Fb Fontext"/>
          <w:rtl/>
        </w:rPr>
        <w:t xml:space="preserve"> </w:t>
      </w:r>
      <w:r w:rsidR="00B478AE">
        <w:rPr>
          <w:rFonts w:ascii="Fb Fontext" w:hAnsi="Fb Fontext" w:hint="cs"/>
          <w:rtl/>
        </w:rPr>
        <w:t xml:space="preserve">מותר, </w:t>
      </w:r>
      <w:r w:rsidR="00B478AE" w:rsidRPr="00B478AE">
        <w:rPr>
          <w:rStyle w:val="afffff3"/>
          <w:rFonts w:hint="cs"/>
          <w:rtl/>
        </w:rPr>
        <w:t>ולר''י</w:t>
      </w:r>
      <w:r w:rsidR="00B478AE">
        <w:rPr>
          <w:rFonts w:ascii="Fb Fontext" w:hAnsi="Fb Fontext" w:hint="cs"/>
          <w:rtl/>
        </w:rPr>
        <w:t xml:space="preserve"> אסור</w:t>
      </w:r>
      <w:r w:rsidRPr="006F178A">
        <w:rPr>
          <w:rFonts w:ascii="Fb Fontext" w:hAnsi="Fb Fontext"/>
          <w:rtl/>
        </w:rPr>
        <w:t>.</w:t>
      </w:r>
    </w:p>
    <w:p w14:paraId="7038FD85" w14:textId="77777777" w:rsidR="00A278F9" w:rsidRPr="00A278F9" w:rsidRDefault="00B478AE" w:rsidP="00A278F9">
      <w:pPr>
        <w:pStyle w:val="36"/>
        <w:framePr w:wrap="notBeside"/>
        <w:rPr>
          <w:rtl/>
        </w:rPr>
      </w:pPr>
      <w:r w:rsidRPr="00A278F9">
        <w:rPr>
          <w:rFonts w:hint="cs"/>
          <w:rtl/>
        </w:rPr>
        <w:t>ולר''י:</w:t>
      </w:r>
    </w:p>
    <w:p w14:paraId="44B94DFA" w14:textId="2009089F" w:rsidR="00B478AE" w:rsidRPr="006F178A" w:rsidRDefault="00B478AE" w:rsidP="00B478AE">
      <w:pPr>
        <w:rPr>
          <w:rtl/>
        </w:rPr>
      </w:pPr>
      <w:r>
        <w:rPr>
          <w:rFonts w:hint="cs"/>
          <w:rtl/>
        </w:rPr>
        <w:t xml:space="preserve">התירו רק בקופיץ שאינו מיוחד </w:t>
      </w:r>
    </w:p>
    <w:p w14:paraId="3C57BDD5" w14:textId="77777777" w:rsidR="00A278F9" w:rsidRPr="00A278F9" w:rsidRDefault="00183BFF" w:rsidP="00A278F9">
      <w:pPr>
        <w:pStyle w:val="36"/>
        <w:framePr w:wrap="notBeside"/>
        <w:rPr>
          <w:rtl/>
        </w:rPr>
      </w:pPr>
      <w:r w:rsidRPr="00A278F9">
        <w:rPr>
          <w:rFonts w:hint="cs"/>
          <w:rtl/>
        </w:rPr>
        <w:t>ולרבנן</w:t>
      </w:r>
      <w:r w:rsidR="006F5DEA" w:rsidRPr="00A278F9">
        <w:rPr>
          <w:rFonts w:hint="cs"/>
          <w:rtl/>
        </w:rPr>
        <w:t>:</w:t>
      </w:r>
      <w:r w:rsidRPr="00A278F9">
        <w:rPr>
          <w:rFonts w:hint="cs"/>
          <w:rtl/>
        </w:rPr>
        <w:t xml:space="preserve"> </w:t>
      </w:r>
    </w:p>
    <w:p w14:paraId="13F14577" w14:textId="47D49B9A" w:rsidR="00183BFF" w:rsidRPr="001F19F5" w:rsidRDefault="00A278F9" w:rsidP="00B478AE">
      <w:pPr>
        <w:rPr>
          <w:rtl/>
        </w:rPr>
      </w:pPr>
      <w:r>
        <w:rPr>
          <w:rFonts w:hint="cs"/>
          <w:rtl/>
        </w:rPr>
        <w:t>ר</w:t>
      </w:r>
      <w:r w:rsidR="00B478AE">
        <w:rPr>
          <w:rFonts w:hint="cs"/>
          <w:rtl/>
        </w:rPr>
        <w:t>ק במידה</w:t>
      </w:r>
      <w:r w:rsidR="001C665D">
        <w:rPr>
          <w:rFonts w:hint="cs"/>
          <w:rtl/>
        </w:rPr>
        <w:t>,</w:t>
      </w:r>
      <w:r w:rsidR="00B478AE">
        <w:rPr>
          <w:rFonts w:hint="cs"/>
          <w:rtl/>
        </w:rPr>
        <w:t xml:space="preserve"> שנוהגים אנשים להשקות יין בכלי מידה. </w:t>
      </w:r>
    </w:p>
    <w:p w14:paraId="2A02B14F" w14:textId="0466218C" w:rsidR="00183BFF" w:rsidRPr="006F178A" w:rsidRDefault="00B35974" w:rsidP="00B35974">
      <w:pPr>
        <w:pStyle w:val="afff0"/>
        <w:rPr>
          <w:del w:id="90079" w:author="מנוע עיצוב" w:date="2026-10-08T11:01:28Z"/>
          <w:rtl/>
        </w:rPr>
      </w:pPr>
      <w:del w:id="90077" w:author="מנוע עיצוב" w:date="2026-10-08T11:01:28Z">
        <w:r>
          <w:rPr>
            <w:rFonts w:ascii="BA TM • Vilna Extra-Bold" w:hAnsi="BA TM • Vilna Extra-Bold" w:hint="cs"/>
            <w:rtl/>
          </w:rPr>
          <w:delText xml:space="preserve">****</w:delText>
        </w:r>
      </w:del>
      <w:del w:id="90078" w:author="מנוע עיצוב" w:date="2026-10-08T11:01:28Z">
        <w:r w:rsidR="00183BFF">
          <w:rPr>
            <w:rFonts w:hint="cs"/>
            <w:rtl/>
          </w:rPr>
          <w:delText xml:space="preserve"> </w:delText>
        </w:r>
      </w:del>
    </w:p>
    <w:p w14:paraId="4458FDB0" w14:textId="77777777" w:rsidR="00183BFF" w:rsidRPr="00C4622C" w:rsidRDefault="00183BFF" w:rsidP="00183BFF">
      <w:pPr>
        <w:pStyle w:val="affff0"/>
        <w:rPr>
          <w:sz w:val="18"/>
          <w:rtl/>
        </w:rPr>
      </w:pPr>
      <w:ins w:id="9843" w:author="מספור קטעי משנה" w:date="2026-10-06T06:45:12Z">
        <w:r>
          <w:rPr>
            <w:rStyle w:val="MisparKeta"/>
          </w:rPr>
          <w:t xml:space="preserve">ג. </w:t>
        </w:r>
      </w:ins>
      <w:r w:rsidRPr="00C4622C">
        <w:rPr>
          <w:rtl/>
          <w:rPrChange w:id="40042" w:author="Claude" w:date="2026-10-06T13:34:26Z">
            <w:rPr>
              <w:sz w:val="18"/>
              <w:rtl/>
            </w:rPr>
          </w:rPrChange>
        </w:rPr>
        <w:t>מעשה באבא שאול בן בטנית.</w:t>
      </w:r>
    </w:p>
    <w:p w14:paraId="75697E5D" w14:textId="77777777" w:rsidR="001C665D" w:rsidRPr="001C665D" w:rsidRDefault="00A262D4" w:rsidP="001C665D">
      <w:pPr>
        <w:pStyle w:val="36"/>
        <w:framePr w:wrap="notBeside"/>
        <w:rPr>
          <w:rtl/>
        </w:rPr>
      </w:pPr>
      <w:r w:rsidRPr="001C665D">
        <w:rPr>
          <w:rtl/>
        </w:rPr>
        <w:t>תנא:</w:t>
      </w:r>
    </w:p>
    <w:p w14:paraId="2509288C" w14:textId="13DCE379" w:rsidR="00183BFF" w:rsidRPr="006F178A" w:rsidRDefault="00A262D4" w:rsidP="00183BFF">
      <w:pPr>
        <w:rPr>
          <w:rtl/>
        </w:rPr>
      </w:pPr>
      <w:r>
        <w:rPr>
          <w:rFonts w:ascii="Fb Fontext" w:hAnsi="Fb Fontext"/>
          <w:rtl/>
        </w:rPr>
        <w:t>אף במועד ע</w:t>
      </w:r>
      <w:r w:rsidR="00183BFF" w:rsidRPr="006F178A">
        <w:rPr>
          <w:rFonts w:ascii="Fb Fontext" w:hAnsi="Fb Fontext"/>
          <w:rtl/>
        </w:rPr>
        <w:t>שה כן, מפני בטול בית המדרש.</w:t>
      </w:r>
    </w:p>
    <w:p w14:paraId="6B655401" w14:textId="77777777" w:rsidR="00183BFF" w:rsidRPr="006F178A" w:rsidRDefault="00183BFF" w:rsidP="00183BFF">
      <w:pPr>
        <w:rPr>
          <w:rtl/>
        </w:rPr>
      </w:pPr>
      <w:r w:rsidRPr="006F178A">
        <w:rPr>
          <w:rtl/>
        </w:rPr>
        <w:t>ה</w:t>
      </w:r>
      <w:r>
        <w:rPr>
          <w:rtl/>
        </w:rPr>
        <w:t>וא כנס שלש מאות גרבי יין מ</w:t>
      </w:r>
      <w:r>
        <w:rPr>
          <w:rFonts w:hint="cs"/>
          <w:rtl/>
        </w:rPr>
        <w:t xml:space="preserve">שיירי </w:t>
      </w:r>
      <w:r w:rsidRPr="006F178A">
        <w:rPr>
          <w:rtl/>
        </w:rPr>
        <w:t>המדות.</w:t>
      </w:r>
    </w:p>
    <w:p w14:paraId="29549FB4" w14:textId="77777777" w:rsidR="00023ABE" w:rsidRDefault="00183BFF" w:rsidP="00183BFF">
      <w:pPr>
        <w:rPr>
          <w:rtl/>
        </w:rPr>
      </w:pPr>
      <w:r w:rsidRPr="006F178A">
        <w:rPr>
          <w:rtl/>
        </w:rPr>
        <w:t xml:space="preserve">וחבריו כנסו שלש מאות גרבי שמן ממצוי המדות, </w:t>
      </w:r>
    </w:p>
    <w:p w14:paraId="2E7F8140" w14:textId="77777777" w:rsidR="00183BFF" w:rsidRPr="006F178A" w:rsidRDefault="00183BFF" w:rsidP="00183BFF">
      <w:pPr>
        <w:rPr>
          <w:rtl/>
        </w:rPr>
      </w:pPr>
      <w:r w:rsidRPr="006F178A">
        <w:rPr>
          <w:rtl/>
        </w:rPr>
        <w:t>והביאום לפני הגזברים לירושלים.</w:t>
      </w:r>
    </w:p>
    <w:p w14:paraId="6C8E4B50" w14:textId="77777777" w:rsidR="00183BFF" w:rsidRPr="007C5E14" w:rsidRDefault="00183BFF" w:rsidP="00A262D4">
      <w:pPr>
        <w:rPr>
          <w:spacing w:val="-2"/>
          <w:rtl/>
        </w:rPr>
      </w:pPr>
      <w:r w:rsidRPr="007C5E14">
        <w:rPr>
          <w:rStyle w:val="afffff3"/>
          <w:spacing w:val="-2"/>
          <w:rtl/>
        </w:rPr>
        <w:t>אמר</w:t>
      </w:r>
      <w:r w:rsidR="009618B2">
        <w:rPr>
          <w:rStyle w:val="afffff3"/>
          <w:rFonts w:hint="cs"/>
          <w:spacing w:val="-2"/>
          <w:rtl/>
        </w:rPr>
        <w:t xml:space="preserve"> </w:t>
      </w:r>
      <w:r w:rsidRPr="007C5E14">
        <w:rPr>
          <w:rStyle w:val="afffff3"/>
          <w:spacing w:val="-2"/>
          <w:rtl/>
        </w:rPr>
        <w:t>להם:</w:t>
      </w:r>
      <w:r w:rsidRPr="007C5E14">
        <w:rPr>
          <w:spacing w:val="-2"/>
          <w:rtl/>
        </w:rPr>
        <w:t xml:space="preserve"> אי</w:t>
      </w:r>
      <w:r w:rsidR="00A262D4" w:rsidRPr="007C5E14">
        <w:rPr>
          <w:rFonts w:hint="cs"/>
          <w:spacing w:val="-2"/>
          <w:rtl/>
        </w:rPr>
        <w:t>נכם</w:t>
      </w:r>
      <w:r w:rsidR="00A262D4" w:rsidRPr="007C5E14">
        <w:rPr>
          <w:spacing w:val="-2"/>
          <w:rtl/>
        </w:rPr>
        <w:t xml:space="preserve"> זקוקים לכך</w:t>
      </w:r>
      <w:r w:rsidR="00A262D4" w:rsidRPr="007C5E14">
        <w:rPr>
          <w:rFonts w:hint="cs"/>
          <w:spacing w:val="-2"/>
          <w:rtl/>
        </w:rPr>
        <w:t>, ואם רצונכם</w:t>
      </w:r>
      <w:r w:rsidRPr="007C5E14">
        <w:rPr>
          <w:spacing w:val="-2"/>
          <w:rtl/>
        </w:rPr>
        <w:t xml:space="preserve"> עשו מהם צרכי רבים.</w:t>
      </w:r>
    </w:p>
    <w:p w14:paraId="29EC3ED0" w14:textId="77777777" w:rsidR="00183BFF" w:rsidRPr="007C5E14" w:rsidRDefault="00183BFF" w:rsidP="00183BFF">
      <w:pPr>
        <w:rPr>
          <w:spacing w:val="-4"/>
          <w:rtl/>
        </w:rPr>
      </w:pPr>
      <w:r w:rsidRPr="007C5E14">
        <w:rPr>
          <w:spacing w:val="-4"/>
          <w:rtl/>
        </w:rPr>
        <w:t xml:space="preserve">דגזל ואינו יודע </w:t>
      </w:r>
      <w:r w:rsidRPr="007C5E14">
        <w:rPr>
          <w:rFonts w:hint="cs"/>
          <w:spacing w:val="-4"/>
          <w:rtl/>
        </w:rPr>
        <w:t>ממי</w:t>
      </w:r>
      <w:r w:rsidRPr="007C5E14">
        <w:rPr>
          <w:spacing w:val="-4"/>
          <w:rtl/>
        </w:rPr>
        <w:t xml:space="preserve"> יעשה בהם צרכי רבים</w:t>
      </w:r>
      <w:r w:rsidRPr="007C5E14">
        <w:rPr>
          <w:rFonts w:hint="cs"/>
          <w:spacing w:val="-4"/>
          <w:rtl/>
        </w:rPr>
        <w:t>- בורות שיחין ומערות</w:t>
      </w:r>
      <w:r w:rsidRPr="007C5E14">
        <w:rPr>
          <w:spacing w:val="-4"/>
          <w:rtl/>
        </w:rPr>
        <w:t>.</w:t>
      </w:r>
    </w:p>
    <w:p w14:paraId="67328A0D" w14:textId="6EE4FD5A" w:rsidR="00183BFF" w:rsidRPr="006F178A" w:rsidRDefault="00B35974" w:rsidP="00B35974">
      <w:pPr>
        <w:pStyle w:val="afff0"/>
        <w:rPr>
          <w:rtl/>
        </w:rPr>
      </w:pPr>
      <w:r>
        <w:rPr>
          <w:rFonts w:ascii="BA TM • Vilna Extra-Bold" w:hAnsi="BA TM • Vilna Extra-Bold" w:hint="cs"/>
          <w:rtl/>
        </w:rPr>
        <w:t>****</w:t>
      </w:r>
    </w:p>
    <w:p w14:paraId="18E7026C" w14:textId="77777777" w:rsidR="00183BFF" w:rsidRDefault="00183BFF" w:rsidP="00183BFF">
      <w:pPr>
        <w:rPr>
          <w:rFonts w:ascii="Fb Fontext" w:hAnsi="Fb Fontext"/>
          <w:rtl/>
        </w:rPr>
      </w:pPr>
      <w:r>
        <w:rPr>
          <w:rStyle w:val="afffff3"/>
          <w:rFonts w:hint="cs"/>
          <w:rtl/>
        </w:rPr>
        <w:t>טייל</w:t>
      </w:r>
      <w:r w:rsidRPr="00137BB9">
        <w:rPr>
          <w:rStyle w:val="afffff3"/>
          <w:rtl/>
        </w:rPr>
        <w:t xml:space="preserve"> </w:t>
      </w:r>
      <w:r w:rsidRPr="00137BB9">
        <w:rPr>
          <w:rStyle w:val="afffff3"/>
          <w:rFonts w:hint="cs"/>
          <w:rtl/>
        </w:rPr>
        <w:t>ר"ח</w:t>
      </w:r>
      <w:r w:rsidRPr="00137BB9">
        <w:rPr>
          <w:rStyle w:val="afffff3"/>
          <w:rtl/>
        </w:rPr>
        <w:t xml:space="preserve"> לר</w:t>
      </w:r>
      <w:r w:rsidRPr="00137BB9">
        <w:rPr>
          <w:rStyle w:val="afffff3"/>
          <w:rFonts w:hint="cs"/>
          <w:rtl/>
        </w:rPr>
        <w:t>"ע</w:t>
      </w:r>
      <w:r w:rsidRPr="00137BB9">
        <w:rPr>
          <w:rStyle w:val="afffff3"/>
          <w:rtl/>
        </w:rPr>
        <w:t>, ודרש:</w:t>
      </w:r>
      <w:r w:rsidRPr="006F178A">
        <w:rPr>
          <w:rFonts w:ascii="Fb Fontext" w:hAnsi="Fb Fontext"/>
          <w:rtl/>
        </w:rPr>
        <w:t xml:space="preserve"> </w:t>
      </w:r>
    </w:p>
    <w:p w14:paraId="715499B6" w14:textId="77777777" w:rsidR="00183BFF" w:rsidRPr="006F178A" w:rsidRDefault="00183BFF" w:rsidP="00183BFF">
      <w:pPr>
        <w:pStyle w:val="afffff8"/>
        <w:rPr>
          <w:rtl/>
        </w:rPr>
      </w:pPr>
      <w:r w:rsidRPr="00137BB9">
        <w:rPr>
          <w:sz w:val="16"/>
          <w:rtl/>
        </w:rPr>
        <w:t>לא ימדוד אדם שעורים ויתן לפני בהמתו ביו"ט.</w:t>
      </w:r>
    </w:p>
    <w:p w14:paraId="5599C8F6" w14:textId="77777777" w:rsidR="00183BFF" w:rsidRPr="006F178A" w:rsidRDefault="00183BFF" w:rsidP="00A262D4">
      <w:pPr>
        <w:rPr>
          <w:rtl/>
        </w:rPr>
      </w:pPr>
      <w:r>
        <w:rPr>
          <w:rtl/>
        </w:rPr>
        <w:t xml:space="preserve">אבל קודר </w:t>
      </w:r>
      <w:r w:rsidRPr="006F178A">
        <w:rPr>
          <w:rtl/>
        </w:rPr>
        <w:t>קב או קבים ונותן ל</w:t>
      </w:r>
      <w:r w:rsidR="00A262D4">
        <w:rPr>
          <w:rFonts w:hint="cs"/>
          <w:rtl/>
        </w:rPr>
        <w:t>פניה</w:t>
      </w:r>
      <w:r w:rsidRPr="006F178A">
        <w:rPr>
          <w:rtl/>
        </w:rPr>
        <w:t>, ואינו חושש.</w:t>
      </w:r>
    </w:p>
    <w:p w14:paraId="07BF6A4D" w14:textId="77777777" w:rsidR="00183BFF" w:rsidRPr="0036070F" w:rsidRDefault="00A262D4" w:rsidP="00CC4981">
      <w:pPr>
        <w:spacing w:after="60"/>
        <w:rPr>
          <w:rtl/>
        </w:rPr>
      </w:pPr>
      <w:r w:rsidRPr="0036070F">
        <w:rPr>
          <w:rtl/>
        </w:rPr>
        <w:t xml:space="preserve">והנחתום מודד תבלין </w:t>
      </w:r>
      <w:r w:rsidR="00183BFF" w:rsidRPr="0036070F">
        <w:rPr>
          <w:rtl/>
        </w:rPr>
        <w:t>לקדרתו</w:t>
      </w:r>
      <w:r w:rsidR="00183BFF" w:rsidRPr="0036070F">
        <w:rPr>
          <w:rFonts w:hint="cs"/>
          <w:rtl/>
        </w:rPr>
        <w:t>,</w:t>
      </w:r>
      <w:r w:rsidR="00183BFF" w:rsidRPr="0036070F">
        <w:rPr>
          <w:rtl/>
        </w:rPr>
        <w:t xml:space="preserve"> שלא יקדיח תבשילו.</w:t>
      </w:r>
    </w:p>
    <w:p w14:paraId="3B3CE0C6" w14:textId="77777777" w:rsidR="00CC4981" w:rsidRPr="00CC4981" w:rsidRDefault="00183BFF" w:rsidP="00CC4981">
      <w:pPr>
        <w:pStyle w:val="36"/>
        <w:framePr w:wrap="notBeside"/>
        <w:rPr>
          <w:rtl/>
        </w:rPr>
      </w:pPr>
      <w:r w:rsidRPr="00CC4981">
        <w:rPr>
          <w:rtl/>
        </w:rPr>
        <w:t>רב:</w:t>
      </w:r>
    </w:p>
    <w:p w14:paraId="555DB2C9" w14:textId="09B6238E" w:rsidR="00183BFF" w:rsidRPr="006F178A" w:rsidRDefault="00183BFF" w:rsidP="00A262D4">
      <w:pPr>
        <w:rPr>
          <w:rtl/>
        </w:rPr>
      </w:pPr>
      <w:r w:rsidRPr="006F178A">
        <w:rPr>
          <w:rtl/>
        </w:rPr>
        <w:t xml:space="preserve">מודדת אשה קמח </w:t>
      </w:r>
      <w:r w:rsidR="00A262D4">
        <w:rPr>
          <w:rFonts w:hint="cs"/>
          <w:rtl/>
        </w:rPr>
        <w:t>ל</w:t>
      </w:r>
      <w:r w:rsidRPr="006F178A">
        <w:rPr>
          <w:rtl/>
        </w:rPr>
        <w:t>עיסתה,</w:t>
      </w:r>
      <w:r w:rsidR="00A262D4">
        <w:rPr>
          <w:rFonts w:hint="cs"/>
          <w:rtl/>
        </w:rPr>
        <w:t xml:space="preserve"> </w:t>
      </w:r>
      <w:r w:rsidRPr="006F178A">
        <w:rPr>
          <w:rtl/>
        </w:rPr>
        <w:t>שתטול חלה בעין יפה.</w:t>
      </w:r>
    </w:p>
    <w:p w14:paraId="0F26BE05" w14:textId="77777777" w:rsidR="00CC4981" w:rsidRPr="00CC4981" w:rsidRDefault="00183BFF" w:rsidP="00CC4981">
      <w:pPr>
        <w:pStyle w:val="36"/>
        <w:framePr w:wrap="notBeside"/>
        <w:rPr>
          <w:rtl/>
        </w:rPr>
      </w:pPr>
      <w:r w:rsidRPr="00CC4981">
        <w:rPr>
          <w:rtl/>
        </w:rPr>
        <w:lastRenderedPageBreak/>
        <w:t>ושמואל</w:t>
      </w:r>
      <w:r w:rsidRPr="00CC4981">
        <w:rPr>
          <w:rFonts w:hint="cs"/>
          <w:rtl/>
        </w:rPr>
        <w:t>:</w:t>
      </w:r>
    </w:p>
    <w:p w14:paraId="06A0A64F" w14:textId="48C200CA" w:rsidR="00183BFF" w:rsidRPr="006F178A" w:rsidRDefault="00183BFF" w:rsidP="00CC4981">
      <w:pPr>
        <w:rPr>
          <w:rtl/>
        </w:rPr>
      </w:pPr>
      <w:r w:rsidRPr="006F178A">
        <w:rPr>
          <w:rFonts w:hint="cs"/>
          <w:rtl/>
        </w:rPr>
        <w:t>מותר ואין מורין</w:t>
      </w:r>
      <w:r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  <w:r>
        <w:rPr>
          <w:rFonts w:hint="cs"/>
          <w:rtl/>
        </w:rPr>
        <w:t>ו</w:t>
      </w:r>
      <w:r w:rsidRPr="006F178A">
        <w:rPr>
          <w:rFonts w:hint="cs"/>
          <w:rtl/>
        </w:rPr>
        <w:t>אין מוחין</w:t>
      </w:r>
      <w:r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  <w:r>
        <w:rPr>
          <w:rFonts w:hint="cs"/>
          <w:rtl/>
        </w:rPr>
        <w:t>ו</w:t>
      </w:r>
      <w:r w:rsidRPr="006F178A">
        <w:rPr>
          <w:rFonts w:hint="cs"/>
          <w:rtl/>
        </w:rPr>
        <w:t xml:space="preserve">למעשה </w:t>
      </w:r>
      <w:r w:rsidRPr="006F178A">
        <w:rPr>
          <w:rtl/>
        </w:rPr>
        <w:t>אסור</w:t>
      </w:r>
      <w:r w:rsidRPr="006F178A">
        <w:rPr>
          <w:rFonts w:hint="cs"/>
          <w:rtl/>
        </w:rPr>
        <w:t>.</w:t>
      </w:r>
    </w:p>
    <w:p w14:paraId="5C18DDA5" w14:textId="44CFE57A" w:rsidR="00183BFF" w:rsidRPr="006F178A" w:rsidRDefault="00B35974" w:rsidP="00B35974">
      <w:pPr>
        <w:pStyle w:val="afff0"/>
        <w:rPr>
          <w:del w:id="90081" w:author="מנוע עיצוב" w:date="2026-10-08T11:01:28Z"/>
          <w:rtl/>
        </w:rPr>
      </w:pPr>
      <w:del w:id="90080" w:author="מנוע עיצוב" w:date="2026-10-08T11:01:28Z">
        <w:r>
          <w:rPr>
            <w:rFonts w:ascii="BA TM • Vilna Extra-Bold" w:hAnsi="BA TM • Vilna Extra-Bold" w:hint="cs"/>
            <w:rtl/>
          </w:rPr>
          <w:delText xml:space="preserve">****</w:delText>
        </w:r>
      </w:del>
    </w:p>
    <w:p w14:paraId="40FBDE94" w14:textId="77777777" w:rsidR="00183BFF" w:rsidRPr="006F178A" w:rsidRDefault="00183BFF" w:rsidP="00183BFF">
      <w:pPr>
        <w:pStyle w:val="afff2"/>
        <w:framePr w:wrap="around"/>
        <w:rPr>
          <w:rtl/>
        </w:rPr>
      </w:pPr>
      <w:r w:rsidRPr="006F178A">
        <w:rPr>
          <w:rFonts w:hint="cs"/>
          <w:rtl/>
        </w:rPr>
        <w:t>כט:</w:t>
      </w:r>
    </w:p>
    <w:p w14:paraId="1996B33A" w14:textId="77777777" w:rsidR="00183BFF" w:rsidRPr="006F178A" w:rsidRDefault="00183BFF" w:rsidP="00183BFF">
      <w:pPr>
        <w:pStyle w:val="afffff8"/>
        <w:rPr>
          <w:rtl/>
        </w:rPr>
      </w:pPr>
      <w:r w:rsidRPr="006F178A">
        <w:rPr>
          <w:rtl/>
        </w:rPr>
        <w:t>קמח ביו"ט.</w:t>
      </w:r>
    </w:p>
    <w:p w14:paraId="285DC9BB" w14:textId="77777777" w:rsidR="00107B6A" w:rsidRPr="00107B6A" w:rsidRDefault="003B1AC3" w:rsidP="00107B6A">
      <w:pPr>
        <w:pStyle w:val="36"/>
        <w:framePr w:wrap="notBeside"/>
        <w:rPr>
          <w:rtl/>
        </w:rPr>
      </w:pPr>
      <w:r w:rsidRPr="00107B6A">
        <w:rPr>
          <w:rFonts w:hint="cs"/>
          <w:rtl/>
        </w:rPr>
        <w:t>ת''ר:</w:t>
      </w:r>
    </w:p>
    <w:p w14:paraId="45667B48" w14:textId="62806FF4" w:rsidR="00183BFF" w:rsidRPr="006F5DEA" w:rsidRDefault="003B1AC3" w:rsidP="003B1AC3">
      <w:pPr>
        <w:rPr>
          <w:rStyle w:val="afffffc"/>
          <w:rtl/>
        </w:rPr>
      </w:pPr>
      <w:r w:rsidRPr="004E54FF">
        <w:rPr>
          <w:rFonts w:hint="cs"/>
          <w:rtl/>
        </w:rPr>
        <w:t>דא</w:t>
      </w:r>
      <w:r w:rsidRPr="003B1AC3">
        <w:rPr>
          <w:rFonts w:hint="cs"/>
          <w:rtl/>
        </w:rPr>
        <w:t>ין שונין.</w:t>
      </w:r>
      <w:r>
        <w:rPr>
          <w:rStyle w:val="afffff3"/>
          <w:rFonts w:hint="cs"/>
          <w:rtl/>
        </w:rPr>
        <w:t xml:space="preserve"> </w:t>
      </w:r>
      <w:r w:rsidR="00183BFF" w:rsidRPr="00137BB9">
        <w:rPr>
          <w:rStyle w:val="afffff3"/>
          <w:rtl/>
        </w:rPr>
        <w:t>ר"</w:t>
      </w:r>
      <w:r w:rsidR="00183BFF" w:rsidRPr="00137BB9">
        <w:rPr>
          <w:rStyle w:val="afffff3"/>
          <w:rFonts w:hint="cs"/>
          <w:rtl/>
        </w:rPr>
        <w:t>פ וריב</w:t>
      </w:r>
      <w:r w:rsidR="00183BFF" w:rsidRPr="00137BB9">
        <w:rPr>
          <w:rStyle w:val="afffff3"/>
          <w:rtl/>
        </w:rPr>
        <w:t>"</w:t>
      </w:r>
      <w:r w:rsidR="00183BFF" w:rsidRPr="00137BB9">
        <w:rPr>
          <w:rStyle w:val="afffff3"/>
          <w:rFonts w:hint="cs"/>
          <w:rtl/>
        </w:rPr>
        <w:t>ב</w:t>
      </w:r>
      <w:r w:rsidR="00183BFF" w:rsidRPr="00137BB9">
        <w:rPr>
          <w:rStyle w:val="afffff3"/>
          <w:rtl/>
        </w:rPr>
        <w:t xml:space="preserve">: </w:t>
      </w:r>
      <w:r w:rsidR="00183BFF" w:rsidRPr="006F178A">
        <w:rPr>
          <w:rtl/>
        </w:rPr>
        <w:t>שונין.</w:t>
      </w:r>
      <w:r>
        <w:rPr>
          <w:rFonts w:hint="cs"/>
          <w:rtl/>
        </w:rPr>
        <w:t xml:space="preserve"> </w:t>
      </w:r>
      <w:r w:rsidR="00183BFF" w:rsidRPr="006F5DEA">
        <w:rPr>
          <w:rStyle w:val="afffffc"/>
          <w:rFonts w:hint="cs"/>
          <w:rtl/>
        </w:rPr>
        <w:t>דאי</w:t>
      </w:r>
      <w:r w:rsidR="00183BFF" w:rsidRPr="006F5DEA">
        <w:rPr>
          <w:rStyle w:val="afffffc"/>
          <w:rtl/>
        </w:rPr>
        <w:t>"</w:t>
      </w:r>
      <w:r>
        <w:rPr>
          <w:rStyle w:val="afffffc"/>
          <w:rFonts w:hint="cs"/>
          <w:rtl/>
        </w:rPr>
        <w:t>ז טרחה</w:t>
      </w:r>
    </w:p>
    <w:p w14:paraId="07945060" w14:textId="44CE2095" w:rsidR="00183BFF" w:rsidRPr="006F178A" w:rsidRDefault="00A262D4" w:rsidP="00107B6A">
      <w:pPr>
        <w:rPr>
          <w:rtl/>
        </w:rPr>
      </w:pPr>
      <w:r>
        <w:rPr>
          <w:rFonts w:ascii="Fb Fontext" w:hAnsi="Fb Fontext"/>
          <w:sz w:val="20"/>
          <w:rtl/>
        </w:rPr>
        <w:t xml:space="preserve">נפל לתוכן צרור </w:t>
      </w:r>
      <w:r>
        <w:rPr>
          <w:rFonts w:ascii="Fb Fontext" w:hAnsi="Fb Fontext" w:hint="cs"/>
          <w:sz w:val="20"/>
          <w:rtl/>
        </w:rPr>
        <w:t>ו</w:t>
      </w:r>
      <w:r w:rsidR="00183BFF" w:rsidRPr="006F178A">
        <w:rPr>
          <w:rFonts w:ascii="Fb Fontext" w:hAnsi="Fb Fontext"/>
          <w:sz w:val="20"/>
          <w:rtl/>
        </w:rPr>
        <w:t xml:space="preserve">קיסם </w:t>
      </w:r>
      <w:r>
        <w:rPr>
          <w:rFonts w:ascii="Fb Fontext" w:hAnsi="Fb Fontext" w:hint="cs"/>
          <w:sz w:val="20"/>
          <w:rtl/>
        </w:rPr>
        <w:t>-</w:t>
      </w:r>
      <w:r w:rsidRPr="00A262D4">
        <w:rPr>
          <w:rStyle w:val="afffff3"/>
          <w:rFonts w:hint="cs"/>
          <w:rtl/>
        </w:rPr>
        <w:t>לכו"ע</w:t>
      </w:r>
      <w:r w:rsidR="00183BFF" w:rsidRPr="006F178A">
        <w:rPr>
          <w:rFonts w:ascii="Fb Fontext" w:hAnsi="Fb Fontext"/>
          <w:sz w:val="20"/>
          <w:rtl/>
        </w:rPr>
        <w:t xml:space="preserve"> שונין.</w:t>
      </w:r>
      <w:r w:rsidR="003B1AC3">
        <w:rPr>
          <w:rFonts w:ascii="Fb Fontext" w:hAnsi="Fb Fontext" w:hint="cs"/>
          <w:sz w:val="20"/>
          <w:rtl/>
        </w:rPr>
        <w:t xml:space="preserve"> </w:t>
      </w:r>
      <w:r w:rsidR="003B1AC3" w:rsidRPr="003B1AC3">
        <w:rPr>
          <w:rStyle w:val="afffff3"/>
          <w:rFonts w:hint="cs"/>
          <w:rtl/>
        </w:rPr>
        <w:t xml:space="preserve">וכן שנו </w:t>
      </w:r>
      <w:r w:rsidR="003B1AC3">
        <w:rPr>
          <w:rFonts w:ascii="Fb Fontext" w:hAnsi="Fb Fontext" w:hint="cs"/>
          <w:sz w:val="20"/>
          <w:rtl/>
        </w:rPr>
        <w:t>דבורר בידו.</w:t>
      </w:r>
    </w:p>
    <w:p w14:paraId="5FD43AB9" w14:textId="77777777" w:rsidR="00107B6A" w:rsidRPr="00107B6A" w:rsidRDefault="003B1AC3" w:rsidP="00107B6A">
      <w:pPr>
        <w:pStyle w:val="36"/>
        <w:framePr w:wrap="notBeside"/>
        <w:rPr>
          <w:rtl/>
        </w:rPr>
      </w:pPr>
      <w:r w:rsidRPr="00107B6A">
        <w:rPr>
          <w:rFonts w:hint="cs"/>
          <w:rtl/>
        </w:rPr>
        <w:t xml:space="preserve">רבינא </w:t>
      </w:r>
      <w:r w:rsidR="00183BFF" w:rsidRPr="00107B6A">
        <w:rPr>
          <w:rtl/>
        </w:rPr>
        <w:t>א"ל:</w:t>
      </w:r>
    </w:p>
    <w:p w14:paraId="5FDC36D5" w14:textId="3FCE6833" w:rsidR="00183BFF" w:rsidRPr="006F178A" w:rsidRDefault="00183BFF" w:rsidP="00DB0346">
      <w:pPr>
        <w:rPr>
          <w:rFonts w:cs="Guttman Vilna"/>
          <w:b/>
          <w:bCs/>
          <w:rtl/>
        </w:rPr>
      </w:pPr>
      <w:r>
        <w:rPr>
          <w:rFonts w:hint="cs"/>
          <w:rtl/>
        </w:rPr>
        <w:t>כ</w:t>
      </w:r>
      <w:r w:rsidR="0001190A">
        <w:rPr>
          <w:rtl/>
        </w:rPr>
        <w:t>"</w:t>
      </w:r>
      <w:r>
        <w:rPr>
          <w:rFonts w:hint="cs"/>
          <w:rtl/>
        </w:rPr>
        <w:t>ש</w:t>
      </w:r>
      <w:r w:rsidRPr="006F178A">
        <w:rPr>
          <w:rtl/>
        </w:rPr>
        <w:t xml:space="preserve"> </w:t>
      </w:r>
      <w:r>
        <w:rPr>
          <w:rFonts w:hint="cs"/>
          <w:rtl/>
        </w:rPr>
        <w:t>ש</w:t>
      </w:r>
      <w:r w:rsidRPr="006F178A">
        <w:rPr>
          <w:rtl/>
        </w:rPr>
        <w:t>אסור, דה</w:t>
      </w:r>
      <w:r>
        <w:rPr>
          <w:rFonts w:hint="cs"/>
          <w:rtl/>
        </w:rPr>
        <w:t>"ל</w:t>
      </w:r>
      <w:r w:rsidRPr="006F178A">
        <w:rPr>
          <w:rtl/>
        </w:rPr>
        <w:t xml:space="preserve"> כבורר</w:t>
      </w:r>
      <w:r w:rsidR="00DB0346">
        <w:rPr>
          <w:rStyle w:val="afffffc"/>
          <w:rFonts w:hint="cs"/>
          <w:rtl/>
        </w:rPr>
        <w:t xml:space="preserve"> </w:t>
      </w:r>
      <w:r w:rsidR="00DB0346" w:rsidRPr="00DB0346">
        <w:rPr>
          <w:rStyle w:val="afffffc"/>
          <w:rFonts w:hint="cs"/>
          <w:rtl/>
        </w:rPr>
        <w:t>דניכר משא''כ בשונה</w:t>
      </w:r>
      <w:r w:rsidRPr="006F178A">
        <w:rPr>
          <w:rtl/>
        </w:rPr>
        <w:t>.</w:t>
      </w:r>
    </w:p>
    <w:p w14:paraId="02B5E554" w14:textId="77777777" w:rsidR="00005AA2" w:rsidRPr="00005AA2" w:rsidRDefault="00183BFF" w:rsidP="00005AA2">
      <w:pPr>
        <w:pStyle w:val="36"/>
        <w:framePr w:wrap="notBeside"/>
        <w:rPr>
          <w:rtl/>
        </w:rPr>
      </w:pPr>
      <w:r w:rsidRPr="00005AA2">
        <w:rPr>
          <w:rtl/>
        </w:rPr>
        <w:t>רב</w:t>
      </w:r>
      <w:r w:rsidRPr="00005AA2">
        <w:rPr>
          <w:rFonts w:hint="cs"/>
          <w:rtl/>
        </w:rPr>
        <w:t>בר</w:t>
      </w:r>
      <w:r w:rsidRPr="00005AA2">
        <w:rPr>
          <w:rtl/>
        </w:rPr>
        <w:t>"</w:t>
      </w:r>
      <w:r w:rsidRPr="00005AA2">
        <w:rPr>
          <w:rFonts w:hint="cs"/>
          <w:rtl/>
        </w:rPr>
        <w:t>הז ב</w:t>
      </w:r>
      <w:r w:rsidRPr="00005AA2">
        <w:rPr>
          <w:rtl/>
        </w:rPr>
        <w:t>נהרדעא:</w:t>
      </w:r>
    </w:p>
    <w:p w14:paraId="1E307FEB" w14:textId="646F8FC4" w:rsidR="00183BFF" w:rsidRPr="006F178A" w:rsidRDefault="00183BFF" w:rsidP="004E54FF">
      <w:pPr>
        <w:rPr>
          <w:rtl/>
        </w:rPr>
      </w:pPr>
      <w:r w:rsidRPr="006F178A">
        <w:rPr>
          <w:rtl/>
        </w:rPr>
        <w:t>שונין קמח ביו"ט.</w:t>
      </w:r>
      <w:r w:rsidR="004E54FF">
        <w:rPr>
          <w:rFonts w:hint="cs"/>
          <w:rtl/>
        </w:rPr>
        <w:t xml:space="preserve"> </w:t>
      </w:r>
    </w:p>
    <w:p w14:paraId="741C0813" w14:textId="77777777" w:rsidR="00005AA2" w:rsidRPr="00005AA2" w:rsidRDefault="00183BFF" w:rsidP="00005AA2">
      <w:pPr>
        <w:pStyle w:val="36"/>
        <w:framePr w:wrap="notBeside"/>
        <w:rPr>
          <w:rtl/>
        </w:rPr>
      </w:pPr>
      <w:r w:rsidRPr="00005AA2">
        <w:rPr>
          <w:rFonts w:hint="cs"/>
          <w:rtl/>
        </w:rPr>
        <w:t>א</w:t>
      </w:r>
      <w:r w:rsidRPr="00005AA2">
        <w:rPr>
          <w:rtl/>
        </w:rPr>
        <w:t>"</w:t>
      </w:r>
      <w:r w:rsidRPr="00005AA2">
        <w:rPr>
          <w:rFonts w:hint="cs"/>
          <w:rtl/>
        </w:rPr>
        <w:t>ל לר</w:t>
      </w:r>
      <w:r w:rsidRPr="00005AA2">
        <w:rPr>
          <w:rtl/>
        </w:rPr>
        <w:t>"</w:t>
      </w:r>
      <w:r w:rsidRPr="00005AA2">
        <w:rPr>
          <w:rFonts w:hint="cs"/>
          <w:rtl/>
        </w:rPr>
        <w:t>נ</w:t>
      </w:r>
      <w:r w:rsidR="004E54FF" w:rsidRPr="00005AA2">
        <w:rPr>
          <w:rFonts w:hint="cs"/>
          <w:rtl/>
        </w:rPr>
        <w:t>:</w:t>
      </w:r>
    </w:p>
    <w:p w14:paraId="45A81B7C" w14:textId="0A423F05" w:rsidR="00183BFF" w:rsidRPr="001F19F5" w:rsidRDefault="00183BFF" w:rsidP="00005AA2">
      <w:pPr>
        <w:rPr>
          <w:rtl/>
        </w:rPr>
      </w:pPr>
      <w:r w:rsidRPr="001F19F5">
        <w:rPr>
          <w:rFonts w:hint="cs"/>
          <w:rtl/>
        </w:rPr>
        <w:t>שאי</w:t>
      </w:r>
      <w:r w:rsidRPr="001F19F5">
        <w:rPr>
          <w:rtl/>
        </w:rPr>
        <w:t>"</w:t>
      </w:r>
      <w:r w:rsidRPr="001F19F5">
        <w:rPr>
          <w:rFonts w:hint="cs"/>
          <w:rtl/>
        </w:rPr>
        <w:t>צ ל</w:t>
      </w:r>
      <w:r w:rsidR="003B198D">
        <w:rPr>
          <w:rFonts w:hint="cs"/>
          <w:rtl/>
        </w:rPr>
        <w:t>זה,</w:t>
      </w:r>
      <w:r w:rsidRPr="001F19F5">
        <w:rPr>
          <w:rFonts w:hint="cs"/>
          <w:rtl/>
        </w:rPr>
        <w:t xml:space="preserve"> </w:t>
      </w:r>
      <w:r w:rsidR="004E54FF">
        <w:rPr>
          <w:rFonts w:hint="cs"/>
          <w:rtl/>
        </w:rPr>
        <w:t>צא ראה הרבה</w:t>
      </w:r>
      <w:r w:rsidRPr="001F19F5">
        <w:rPr>
          <w:rFonts w:hint="cs"/>
          <w:rtl/>
        </w:rPr>
        <w:t xml:space="preserve"> נפות בנהרדעא</w:t>
      </w:r>
      <w:r w:rsidRPr="001F19F5">
        <w:rPr>
          <w:rtl/>
        </w:rPr>
        <w:t>.</w:t>
      </w:r>
    </w:p>
    <w:p w14:paraId="1FCB9023" w14:textId="77777777" w:rsidR="00005AA2" w:rsidRPr="00005AA2" w:rsidRDefault="00183BFF" w:rsidP="00005AA2">
      <w:pPr>
        <w:pStyle w:val="36"/>
        <w:framePr w:wrap="notBeside"/>
        <w:rPr>
          <w:rtl/>
        </w:rPr>
      </w:pPr>
      <w:r w:rsidRPr="00005AA2">
        <w:rPr>
          <w:rFonts w:hint="cs"/>
          <w:rtl/>
        </w:rPr>
        <w:t>אשת</w:t>
      </w:r>
      <w:r w:rsidRPr="00005AA2">
        <w:rPr>
          <w:rtl/>
        </w:rPr>
        <w:t xml:space="preserve"> רב יוסף</w:t>
      </w:r>
      <w:r w:rsidRPr="00005AA2">
        <w:rPr>
          <w:rFonts w:hint="cs"/>
          <w:rtl/>
        </w:rPr>
        <w:t>:</w:t>
      </w:r>
    </w:p>
    <w:p w14:paraId="2EC0C235" w14:textId="77777777" w:rsidR="00005AA2" w:rsidRDefault="00183BFF" w:rsidP="004E54FF">
      <w:pPr>
        <w:rPr>
          <w:rtl/>
        </w:rPr>
      </w:pPr>
      <w:r w:rsidRPr="006F178A">
        <w:rPr>
          <w:rtl/>
        </w:rPr>
        <w:t>נ</w:t>
      </w:r>
      <w:r w:rsidRPr="006F178A">
        <w:rPr>
          <w:rFonts w:hint="cs"/>
          <w:rtl/>
        </w:rPr>
        <w:t xml:space="preserve">יפתה בשינוי אחורי הנפה </w:t>
      </w:r>
      <w:r w:rsidRPr="00137BB9">
        <w:rPr>
          <w:rStyle w:val="afffff3"/>
          <w:rFonts w:hint="cs"/>
          <w:rtl/>
        </w:rPr>
        <w:t>וא</w:t>
      </w:r>
      <w:r w:rsidRPr="00137BB9">
        <w:rPr>
          <w:rStyle w:val="afffff3"/>
          <w:rtl/>
        </w:rPr>
        <w:t>"</w:t>
      </w:r>
      <w:r w:rsidRPr="00137BB9">
        <w:rPr>
          <w:rStyle w:val="afffff3"/>
          <w:rFonts w:hint="cs"/>
          <w:rtl/>
        </w:rPr>
        <w:t xml:space="preserve">ל </w:t>
      </w:r>
      <w:r w:rsidRPr="006F178A">
        <w:rPr>
          <w:rFonts w:hint="cs"/>
          <w:rtl/>
        </w:rPr>
        <w:t>דא</w:t>
      </w:r>
      <w:r w:rsidRPr="006F178A">
        <w:rPr>
          <w:rtl/>
        </w:rPr>
        <w:t>"</w:t>
      </w:r>
      <w:r w:rsidRPr="006F178A">
        <w:rPr>
          <w:rFonts w:hint="cs"/>
          <w:rtl/>
        </w:rPr>
        <w:t>צ שינוי.</w:t>
      </w:r>
    </w:p>
    <w:p w14:paraId="16B12AE6" w14:textId="77777777" w:rsidR="00005AA2" w:rsidRPr="00005AA2" w:rsidRDefault="00183BFF" w:rsidP="00005AA2">
      <w:pPr>
        <w:pStyle w:val="36"/>
        <w:framePr w:wrap="notBeside"/>
        <w:rPr>
          <w:rtl/>
        </w:rPr>
      </w:pPr>
      <w:r w:rsidRPr="00005AA2">
        <w:rPr>
          <w:rFonts w:hint="cs"/>
          <w:rtl/>
        </w:rPr>
        <w:t>אשת</w:t>
      </w:r>
      <w:r w:rsidRPr="00005AA2">
        <w:rPr>
          <w:rtl/>
        </w:rPr>
        <w:t xml:space="preserve"> רב אשי</w:t>
      </w:r>
      <w:r w:rsidRPr="00005AA2">
        <w:rPr>
          <w:rFonts w:hint="cs"/>
          <w:rtl/>
        </w:rPr>
        <w:t>:</w:t>
      </w:r>
    </w:p>
    <w:p w14:paraId="10F6E95B" w14:textId="49E36300" w:rsidR="00183BFF" w:rsidRDefault="00183BFF" w:rsidP="004B0ED8">
      <w:pPr>
        <w:rPr>
          <w:spacing w:val="-2"/>
          <w:rtl/>
        </w:rPr>
      </w:pPr>
      <w:r w:rsidRPr="006F178A">
        <w:rPr>
          <w:rtl/>
        </w:rPr>
        <w:t>נ</w:t>
      </w:r>
      <w:r w:rsidRPr="006F178A">
        <w:rPr>
          <w:rFonts w:hint="cs"/>
          <w:rtl/>
        </w:rPr>
        <w:t>יפתה בשינוי אחורי השולחן</w:t>
      </w:r>
      <w:r w:rsidRPr="004B0ED8">
        <w:rPr>
          <w:rFonts w:hint="cs"/>
          <w:spacing w:val="-2"/>
          <w:rtl/>
        </w:rPr>
        <w:t xml:space="preserve"> </w:t>
      </w:r>
      <w:r w:rsidRPr="004B0ED8">
        <w:rPr>
          <w:rStyle w:val="afffff3"/>
          <w:rFonts w:hint="cs"/>
          <w:spacing w:val="-2"/>
          <w:rtl/>
        </w:rPr>
        <w:t>למדה מאביה</w:t>
      </w:r>
      <w:r w:rsidR="004E54FF" w:rsidRPr="004B0ED8">
        <w:rPr>
          <w:rStyle w:val="afffff3"/>
          <w:rFonts w:hint="cs"/>
          <w:spacing w:val="-2"/>
          <w:rtl/>
        </w:rPr>
        <w:t xml:space="preserve"> רב''ח</w:t>
      </w:r>
      <w:r w:rsidRPr="004B0ED8">
        <w:rPr>
          <w:rStyle w:val="afffff3"/>
          <w:rFonts w:hint="cs"/>
          <w:spacing w:val="-2"/>
          <w:rtl/>
        </w:rPr>
        <w:t xml:space="preserve"> </w:t>
      </w:r>
      <w:r w:rsidR="004E54FF" w:rsidRPr="004B0ED8">
        <w:rPr>
          <w:rFonts w:hint="cs"/>
          <w:spacing w:val="-2"/>
          <w:rtl/>
        </w:rPr>
        <w:t>ש</w:t>
      </w:r>
      <w:r w:rsidRPr="004B0ED8">
        <w:rPr>
          <w:rFonts w:hint="cs"/>
          <w:spacing w:val="-2"/>
          <w:rtl/>
        </w:rPr>
        <w:t>מדקדק במעשיו</w:t>
      </w:r>
      <w:r w:rsidRPr="004B0ED8">
        <w:rPr>
          <w:spacing w:val="-2"/>
          <w:rtl/>
        </w:rPr>
        <w:t>.</w:t>
      </w:r>
    </w:p>
    <w:p w14:paraId="7EBB4005" w14:textId="3C53D387" w:rsidR="004B0ED8" w:rsidRPr="004B0ED8" w:rsidRDefault="004B0ED8" w:rsidP="004B0ED8">
      <w:pPr>
        <w:pStyle w:val="afff0"/>
        <w:rPr>
          <w:rtl/>
        </w:rPr>
      </w:pPr>
      <w:r>
        <w:rPr>
          <w:rFonts w:hint="cs"/>
          <w:rtl/>
        </w:rPr>
        <w:t>****</w:t>
      </w:r>
    </w:p>
    <w:p>
      <w:pPr>
        <w:pStyle w:val="MishnaBatzad"/>
        <w:rPr>
          <w:ins w:id="20002" w:author="קלוד" w:date="2026-10-06T10:43:22Z"/>
        </w:rPr>
      </w:pPr>
      <w:ins w:id="20001" w:author="קלוד" w:date="2026-10-06T10:43:22Z">
        <w:r>
          <w:t xml:space="preserve">משנה ח</w:t>
        </w:r>
      </w:ins>
    </w:p>
    <w:p w14:paraId="6B630DBD" w14:textId="77777777" w:rsidR="00183BFF" w:rsidRPr="006F5DEA" w:rsidRDefault="004E54FF" w:rsidP="004E54FF">
      <w:pPr>
        <w:pStyle w:val="afff8"/>
        <w:spacing w:before="120"/>
        <w:rPr>
          <w:sz w:val="16"/>
          <w:rtl/>
        </w:rPr>
        <w:pPrChange w:id="90032" w:author="קלוד" w:date="2026-10-08T12:08:16Z">
          <w:pPr>
            <w:pStyle w:val="afff8"/>
          </w:pPr>
        </w:pPrChange>
      </w:pPr>
      <w:r>
        <w:rPr>
          <w:rtl/>
          <w:rPrChange w:id="40043" w:author="Claude" w:date="2026-10-06T13:34:26Z">
            <w:rPr>
              <w:sz w:val="16"/>
              <w:rtl/>
            </w:rPr>
          </w:rPrChange>
        </w:rPr>
        <w:t xml:space="preserve">הולך </w:t>
      </w:r>
      <w:r w:rsidR="00183BFF" w:rsidRPr="006F5DEA">
        <w:rPr>
          <w:rtl/>
          <w:rPrChange w:id="40044" w:author="Claude" w:date="2026-10-06T13:34:26Z">
            <w:rPr>
              <w:sz w:val="16"/>
              <w:rtl/>
            </w:rPr>
          </w:rPrChange>
        </w:rPr>
        <w:t>אצל חנוני הרגיל אצלו, וא</w:t>
      </w:r>
      <w:r>
        <w:rPr>
          <w:rFonts w:hint="cs"/>
          <w:rtl/>
          <w:rPrChange w:id="40045" w:author="Claude" w:date="2026-10-06T13:34:26Z">
            <w:rPr>
              <w:rFonts w:hint="cs"/>
              <w:sz w:val="16"/>
              <w:rtl/>
            </w:rPr>
          </w:rPrChange>
        </w:rPr>
        <w:t>"ל</w:t>
      </w:r>
      <w:r w:rsidR="00183BFF" w:rsidRPr="006F5DEA">
        <w:rPr>
          <w:rtl/>
          <w:rPrChange w:id="40046" w:author="Claude" w:date="2026-10-06T13:34:26Z">
            <w:rPr>
              <w:sz w:val="16"/>
              <w:rtl/>
            </w:rPr>
          </w:rPrChange>
        </w:rPr>
        <w:t xml:space="preserve">: תן לי ביצים ואגוזים במנין, </w:t>
      </w:r>
    </w:p>
    <w:p w14:paraId="52130904" w14:textId="77777777" w:rsidR="00183BFF" w:rsidRPr="006F5DEA" w:rsidRDefault="00183BFF" w:rsidP="00183BFF">
      <w:pPr>
        <w:pStyle w:val="afff8"/>
        <w:rPr>
          <w:sz w:val="16"/>
          <w:rtl/>
        </w:rPr>
      </w:pPr>
      <w:r w:rsidRPr="006F5DEA">
        <w:rPr>
          <w:rtl/>
          <w:rPrChange w:id="40047" w:author="Claude" w:date="2026-10-06T13:34:26Z">
            <w:rPr>
              <w:sz w:val="16"/>
              <w:rtl/>
            </w:rPr>
          </w:rPrChange>
        </w:rPr>
        <w:t>שכן דרך בעל הבית להיות מונה בתוך ביתו.</w:t>
      </w:r>
    </w:p>
    <w:p w14:paraId="3F4DB3F2" w14:textId="77777777" w:rsidR="004E54FF" w:rsidRPr="004E54FF" w:rsidRDefault="00183BFF" w:rsidP="004E54FF">
      <w:pPr>
        <w:pStyle w:val="afffffe"/>
        <w:rPr>
          <w:rFonts w:cs="PFT_Frank"/>
          <w:b/>
          <w:bCs/>
          <w:spacing w:val="-6"/>
          <w:szCs w:val="14"/>
          <w:rtl/>
        </w:rPr>
      </w:pPr>
      <w:r w:rsidRPr="004E54FF">
        <w:rPr>
          <w:rFonts w:hint="cs"/>
          <w:spacing w:val="-6"/>
          <w:rtl/>
        </w:rPr>
        <w:t xml:space="preserve">מבקש </w:t>
      </w:r>
      <w:r w:rsidRPr="004E54FF">
        <w:rPr>
          <w:rFonts w:cs="PFT_Frank" w:hint="cs"/>
          <w:b/>
          <w:bCs/>
          <w:spacing w:val="-6"/>
          <w:szCs w:val="14"/>
          <w:rtl/>
        </w:rPr>
        <w:t>מ</w:t>
      </w:r>
      <w:r w:rsidRPr="004E54FF">
        <w:rPr>
          <w:rFonts w:cs="PFT_Frank"/>
          <w:b/>
          <w:bCs/>
          <w:spacing w:val="-6"/>
          <w:szCs w:val="14"/>
          <w:rtl/>
        </w:rPr>
        <w:t>רועה</w:t>
      </w:r>
      <w:r w:rsidRPr="004E54FF">
        <w:rPr>
          <w:spacing w:val="-6"/>
          <w:rtl/>
        </w:rPr>
        <w:t xml:space="preserve"> הרגיל אצלו, </w:t>
      </w:r>
      <w:r w:rsidRPr="004E54FF">
        <w:rPr>
          <w:rFonts w:hint="cs"/>
          <w:spacing w:val="-6"/>
          <w:rtl/>
        </w:rPr>
        <w:t>גדי או טלה אחד</w:t>
      </w:r>
      <w:r w:rsidR="004E54FF" w:rsidRPr="004E54FF">
        <w:rPr>
          <w:rFonts w:hint="cs"/>
          <w:spacing w:val="-6"/>
          <w:rtl/>
        </w:rPr>
        <w:t>,</w:t>
      </w:r>
      <w:r w:rsidR="004E54FF" w:rsidRPr="004E54FF">
        <w:rPr>
          <w:rFonts w:cs="PFT_Frank" w:hint="cs"/>
          <w:b/>
          <w:bCs/>
          <w:spacing w:val="-6"/>
          <w:szCs w:val="14"/>
          <w:rtl/>
        </w:rPr>
        <w:t xml:space="preserve"> </w:t>
      </w:r>
      <w:r w:rsidRPr="004E54FF">
        <w:rPr>
          <w:rFonts w:cs="PFT_Frank" w:hint="cs"/>
          <w:b/>
          <w:bCs/>
          <w:spacing w:val="-6"/>
          <w:szCs w:val="14"/>
          <w:rtl/>
        </w:rPr>
        <w:t>ומטבח</w:t>
      </w:r>
      <w:r w:rsidRPr="004E54FF">
        <w:rPr>
          <w:rFonts w:hint="cs"/>
          <w:spacing w:val="-6"/>
          <w:rtl/>
        </w:rPr>
        <w:t xml:space="preserve"> כף או ירך אחד</w:t>
      </w:r>
    </w:p>
    <w:p w14:paraId="22FD2E6C" w14:textId="77777777" w:rsidR="00183BFF" w:rsidRPr="006F178A" w:rsidRDefault="00183BFF" w:rsidP="004E54FF">
      <w:pPr>
        <w:rPr>
          <w:rtl/>
        </w:rPr>
      </w:pPr>
      <w:r w:rsidRPr="00D159D1">
        <w:rPr>
          <w:rFonts w:cs="PFT_Frank" w:hint="cs"/>
          <w:b/>
          <w:bCs/>
          <w:szCs w:val="14"/>
          <w:rtl/>
        </w:rPr>
        <w:t>ומ</w:t>
      </w:r>
      <w:r w:rsidRPr="00D159D1">
        <w:rPr>
          <w:rFonts w:cs="PFT_Frank"/>
          <w:b/>
          <w:bCs/>
          <w:szCs w:val="14"/>
          <w:rtl/>
        </w:rPr>
        <w:t xml:space="preserve">פטם </w:t>
      </w:r>
      <w:r w:rsidRPr="006F178A">
        <w:rPr>
          <w:rtl/>
        </w:rPr>
        <w:t>תור או גוזל אחד.</w:t>
      </w:r>
      <w:r w:rsidR="004E54FF">
        <w:rPr>
          <w:rFonts w:cs="PFT_Frank" w:hint="cs"/>
          <w:b/>
          <w:bCs/>
          <w:szCs w:val="14"/>
          <w:rtl/>
        </w:rPr>
        <w:t xml:space="preserve"> </w:t>
      </w:r>
      <w:r w:rsidR="004E54FF">
        <w:rPr>
          <w:rFonts w:cs="PFT_Frank"/>
          <w:b/>
          <w:bCs/>
          <w:szCs w:val="14"/>
          <w:rtl/>
        </w:rPr>
        <w:tab/>
      </w:r>
      <w:r w:rsidR="004E54FF">
        <w:rPr>
          <w:rFonts w:cs="PFT_Frank"/>
          <w:b/>
          <w:bCs/>
          <w:szCs w:val="14"/>
          <w:rtl/>
        </w:rPr>
        <w:tab/>
      </w:r>
      <w:r w:rsidRPr="00D159D1">
        <w:rPr>
          <w:rFonts w:cs="PFT_Frank" w:hint="cs"/>
          <w:b/>
          <w:bCs/>
          <w:szCs w:val="14"/>
          <w:rtl/>
        </w:rPr>
        <w:t>ומנחתום</w:t>
      </w:r>
      <w:r w:rsidRPr="006F178A">
        <w:rPr>
          <w:rtl/>
        </w:rPr>
        <w:t xml:space="preserve"> ככר או גלוסקא אחת.</w:t>
      </w:r>
    </w:p>
    <w:p w14:paraId="65EAA11A" w14:textId="77777777" w:rsidR="00183BFF" w:rsidRPr="006F178A" w:rsidRDefault="00183BFF" w:rsidP="004E54FF">
      <w:pPr>
        <w:rPr>
          <w:rtl/>
        </w:rPr>
      </w:pPr>
      <w:r w:rsidRPr="004E54FF">
        <w:rPr>
          <w:rFonts w:cs="PFT_Frank" w:hint="cs"/>
          <w:b/>
          <w:bCs/>
          <w:spacing w:val="-4"/>
          <w:szCs w:val="14"/>
          <w:rtl/>
        </w:rPr>
        <w:t>ומ</w:t>
      </w:r>
      <w:r w:rsidRPr="004E54FF">
        <w:rPr>
          <w:rFonts w:cs="PFT_Frank"/>
          <w:b/>
          <w:bCs/>
          <w:spacing w:val="-4"/>
          <w:szCs w:val="14"/>
          <w:rtl/>
        </w:rPr>
        <w:t>חנוני</w:t>
      </w:r>
      <w:r w:rsidRPr="004E54FF">
        <w:rPr>
          <w:spacing w:val="-4"/>
          <w:rtl/>
        </w:rPr>
        <w:t xml:space="preserve"> </w:t>
      </w:r>
      <w:r w:rsidR="004E54FF">
        <w:rPr>
          <w:rFonts w:hint="cs"/>
          <w:spacing w:val="-4"/>
          <w:rtl/>
        </w:rPr>
        <w:t>כ'</w:t>
      </w:r>
      <w:r w:rsidRPr="004E54FF">
        <w:rPr>
          <w:spacing w:val="-4"/>
          <w:rtl/>
        </w:rPr>
        <w:t xml:space="preserve"> ביצים</w:t>
      </w:r>
      <w:r w:rsidR="004E54FF">
        <w:rPr>
          <w:rFonts w:hint="cs"/>
          <w:spacing w:val="-4"/>
          <w:rtl/>
        </w:rPr>
        <w:t>,</w:t>
      </w:r>
      <w:r w:rsidRPr="004E54FF">
        <w:rPr>
          <w:spacing w:val="-4"/>
          <w:rtl/>
        </w:rPr>
        <w:t xml:space="preserve"> </w:t>
      </w:r>
      <w:r w:rsidR="004E54FF">
        <w:rPr>
          <w:rFonts w:hint="cs"/>
          <w:spacing w:val="-4"/>
          <w:rtl/>
        </w:rPr>
        <w:t>נ'</w:t>
      </w:r>
      <w:r w:rsidRPr="004E54FF">
        <w:rPr>
          <w:spacing w:val="-4"/>
          <w:rtl/>
        </w:rPr>
        <w:t xml:space="preserve"> אגוזים, </w:t>
      </w:r>
      <w:r w:rsidR="004E54FF">
        <w:rPr>
          <w:rFonts w:hint="cs"/>
          <w:spacing w:val="-4"/>
          <w:rtl/>
        </w:rPr>
        <w:t>י'</w:t>
      </w:r>
      <w:r w:rsidRPr="004E54FF">
        <w:rPr>
          <w:spacing w:val="-4"/>
          <w:rtl/>
        </w:rPr>
        <w:t xml:space="preserve"> אפרסקין</w:t>
      </w:r>
      <w:r w:rsidRPr="004E54FF">
        <w:rPr>
          <w:rFonts w:hint="cs"/>
          <w:spacing w:val="-4"/>
          <w:rtl/>
        </w:rPr>
        <w:t>,</w:t>
      </w:r>
      <w:r w:rsidR="004E54FF">
        <w:rPr>
          <w:rFonts w:hint="cs"/>
          <w:spacing w:val="-4"/>
          <w:rtl/>
        </w:rPr>
        <w:t xml:space="preserve"> ה' </w:t>
      </w:r>
      <w:r w:rsidRPr="006F178A">
        <w:rPr>
          <w:rtl/>
        </w:rPr>
        <w:t xml:space="preserve">רמונים ואתרוג אחד, </w:t>
      </w:r>
      <w:r w:rsidRPr="004E54FF">
        <w:rPr>
          <w:spacing w:val="-2"/>
          <w:rtl/>
        </w:rPr>
        <w:t xml:space="preserve">ובלבד שלא יזכיר לו סכום </w:t>
      </w:r>
      <w:r w:rsidRPr="004E54FF">
        <w:rPr>
          <w:rFonts w:cs="PFT_Frank"/>
          <w:b/>
          <w:bCs/>
          <w:spacing w:val="-2"/>
          <w:szCs w:val="14"/>
          <w:rtl/>
        </w:rPr>
        <w:t>מדה</w:t>
      </w:r>
      <w:r w:rsidRPr="004E54FF">
        <w:rPr>
          <w:spacing w:val="-2"/>
          <w:rtl/>
        </w:rPr>
        <w:t>.</w:t>
      </w:r>
      <w:r w:rsidR="004E54FF" w:rsidRPr="004E54FF">
        <w:rPr>
          <w:rFonts w:hint="cs"/>
          <w:spacing w:val="-2"/>
          <w:rtl/>
        </w:rPr>
        <w:t xml:space="preserve"> </w:t>
      </w:r>
      <w:r w:rsidRPr="004E54FF">
        <w:rPr>
          <w:rStyle w:val="afffff3"/>
          <w:spacing w:val="-2"/>
          <w:rtl/>
        </w:rPr>
        <w:t>ר</w:t>
      </w:r>
      <w:r w:rsidRPr="004E54FF">
        <w:rPr>
          <w:rStyle w:val="afffff3"/>
          <w:rFonts w:hint="cs"/>
          <w:spacing w:val="-2"/>
          <w:rtl/>
        </w:rPr>
        <w:t>שב</w:t>
      </w:r>
      <w:r w:rsidRPr="004E54FF">
        <w:rPr>
          <w:rStyle w:val="afffff3"/>
          <w:spacing w:val="-2"/>
          <w:rtl/>
        </w:rPr>
        <w:t>"</w:t>
      </w:r>
      <w:r w:rsidRPr="004E54FF">
        <w:rPr>
          <w:rStyle w:val="afffff3"/>
          <w:rFonts w:hint="cs"/>
          <w:spacing w:val="-2"/>
          <w:rtl/>
        </w:rPr>
        <w:t>א:</w:t>
      </w:r>
      <w:r w:rsidRPr="004E54FF">
        <w:rPr>
          <w:spacing w:val="-2"/>
          <w:rtl/>
        </w:rPr>
        <w:t xml:space="preserve"> שלא יזכיר סכום </w:t>
      </w:r>
      <w:r w:rsidRPr="004E54FF">
        <w:rPr>
          <w:rFonts w:cs="PFT_Frank"/>
          <w:b/>
          <w:bCs/>
          <w:spacing w:val="-2"/>
          <w:szCs w:val="14"/>
          <w:rtl/>
        </w:rPr>
        <w:t>מקח</w:t>
      </w:r>
      <w:r w:rsidRPr="004E54FF">
        <w:rPr>
          <w:spacing w:val="-2"/>
          <w:rtl/>
        </w:rPr>
        <w:t>.</w:t>
      </w:r>
    </w:p>
    <w:p w14:paraId="7533414D" w14:textId="74A5A773" w:rsidR="00183BFF" w:rsidRPr="00AB1EA5" w:rsidRDefault="00B35974" w:rsidP="00B35974">
      <w:pPr>
        <w:pStyle w:val="afff0"/>
        <w:rPr>
          <w:del w:id="90083" w:author="מנוע עיצוב" w:date="2026-10-08T11:01:28Z"/>
        </w:rPr>
      </w:pPr>
      <w:del w:id="90082" w:author="מנוע עיצוב" w:date="2026-10-08T11:01:28Z">
        <w:r>
          <w:rPr>
            <w:rFonts w:ascii="BA TM • Vilna Extra-Bold" w:hAnsi="BA TM • Vilna Extra-Bold" w:hint="cs"/>
            <w:rtl/>
          </w:rPr>
          <w:delText xml:space="preserve">****</w:delText>
        </w:r>
      </w:del>
    </w:p>
    <w:p w14:paraId="4A5D2587" w14:textId="77777777" w:rsidR="00183BFF" w:rsidRPr="00D159D1" w:rsidRDefault="00183BFF" w:rsidP="00183BFF">
      <w:pPr>
        <w:pStyle w:val="afffe"/>
        <w:rPr>
          <w:rFonts w:cs="PFT_Frank"/>
          <w:sz w:val="20"/>
          <w:szCs w:val="14"/>
          <w:rtl/>
        </w:rPr>
        <w:sectPr w:rsidR="00183BFF" w:rsidRPr="00D159D1" w:rsidSect="00D71CE8">
          <w:type w:val="continuous"/>
          <w:pgSz w:w="5103" w:h="7371" w:code="8"/>
          <w:pgMar w:top="567" w:right="1134" w:bottom="567" w:left="567" w:header="284" w:footer="284" w:gutter="0"/>
          <w:cols w:space="720"/>
          <w:bidi/>
          <w:rtlGutter/>
          <w:docGrid w:linePitch="360"/>
        </w:sectPr>
      </w:pPr>
    </w:p>
    <w:p w14:paraId="72757DF0" w14:textId="77777777" w:rsidR="00183BFF" w:rsidRPr="00D159D1" w:rsidRDefault="00183BFF" w:rsidP="00183BFF">
      <w:pPr>
        <w:pStyle w:val="Hadran"/>
        <w:rPr>
          <w:rFonts w:cs="PFT_Frank"/>
          <w:sz w:val="20"/>
          <w:szCs w:val="14"/>
          <w:rtl/>
        </w:rPr>
        <w:pPrChange w:id="91118" w:author="Claude" w:date="2026-10-08T08:35:01Z">
          <w:pPr>
            <w:pStyle w:val="afffe"/>
            <w:rPr>
              <w:rFonts w:cs="PFT_Frank"/>
              <w:sz w:val="20"/>
              <w:szCs w:val="14"/>
              <w:rtl/>
            </w:rPr>
          </w:pPr>
        </w:pPrChange>
      </w:pPr>
      <w:r w:rsidRPr="00D159D1">
        <w:rPr>
          <w:rFonts w:cs="PFT_Frank"/>
          <w:sz w:val="20"/>
          <w:szCs w:val="14"/>
          <w:rtl/>
        </w:rPr>
        <w:t xml:space="preserve">הדרן עלך אין צדין. </w:t>
      </w:r>
    </w:p>
    <w:p w14:paraId="206D4E7C" w14:textId="77777777" w:rsidR="00183BFF" w:rsidRPr="00D159D1" w:rsidRDefault="00183BFF" w:rsidP="00183BFF">
      <w:pPr>
        <w:bidi w:val="0"/>
        <w:spacing w:after="160" w:line="259" w:lineRule="auto"/>
        <w:jc w:val="left"/>
        <w:rPr>
          <w:rFonts w:ascii="Fb Fontext" w:hAnsi="Fb Fontext" w:cs="PFT_Frank"/>
          <w:bCs/>
          <w:color w:val="808080" w:themeColor="background1" w:themeShade="80"/>
          <w:sz w:val="20"/>
          <w:szCs w:val="14"/>
        </w:rPr>
      </w:pPr>
      <w:r>
        <w:rPr>
          <w:sz w:val="20"/>
          <w:rtl/>
        </w:rPr>
        <w:br w:type="page"/>
      </w:r>
    </w:p>
    <w:p w14:paraId="1C68ACE9" w14:textId="77777777" w:rsidR="00183BFF" w:rsidRPr="006F178A" w:rsidRDefault="00183BFF" w:rsidP="00890D8C">
      <w:pPr>
        <w:pStyle w:val="afff5"/>
        <w:framePr w:wrap="around"/>
        <w:rPr>
          <w:del w:id="41118" w:author="Claude" w:date="2026-10-07T09:24:44Z"/>
          <w:rFonts w:cs="Guttman Vilna"/>
          <w:b/>
          <w:bCs/>
          <w:rtl/>
        </w:rPr>
      </w:pPr>
      <w:del w:id="41117" w:author="Claude" w:date="2026-10-07T09:24:44Z">
        <w:r w:rsidRPr="006F178A">
          <w:rPr>
            <w:rFonts w:hint="cs"/>
            <w:rtl/>
          </w:rPr>
          <w:lastRenderedPageBreak/>
          <w:delText xml:space="preserve">פרק רביעי </w:delText>
        </w:r>
      </w:del>
    </w:p>
    <w:p w14:paraId="76BE3385" w14:textId="77777777" w:rsidR="00183BFF" w:rsidRPr="006F178A" w:rsidRDefault="00183BFF" w:rsidP="00183BFF">
      <w:pPr>
        <w:pStyle w:val="afff2"/>
        <w:framePr w:wrap="around"/>
        <w:rPr>
          <w:rtl/>
        </w:rPr>
      </w:pPr>
      <w:r w:rsidRPr="006F178A">
        <w:rPr>
          <w:rtl/>
        </w:rPr>
        <w:t>ל.</w:t>
      </w:r>
    </w:p>
    <w:p w14:paraId="79CB5D17" w14:textId="77777777" w:rsidR="00183BFF" w:rsidRPr="00EE6043" w:rsidRDefault="00183BFF" w:rsidP="00183BFF">
      <w:pPr>
        <w:pStyle w:val="afff6"/>
        <w:framePr w:wrap="around"/>
        <w:spacing w:line="276" w:lineRule="auto"/>
        <w:rPr>
          <w:del w:id="41120" w:author="Claude" w:date="2026-10-07T09:24:44Z"/>
          <w:rStyle w:val="afffd"/>
          <w:rFonts w:ascii="Fb Fontext" w:hAnsi="Fb Fontext" w:cs="PFT_Frank"/>
          <w:b/>
          <w:bCs/>
          <w:sz w:val="20"/>
          <w:szCs w:val="14"/>
          <w:rtl/>
        </w:rPr>
      </w:pPr>
      <w:del w:id="41119" w:author="Claude" w:date="2026-10-07T09:24:44Z">
        <w:r w:rsidRPr="00EE6043">
          <w:rPr>
            <w:rStyle w:val="afffd"/>
            <w:rFonts w:ascii="Fb Fontext" w:hAnsi="Fb Fontext" w:cs="PFT_Frank" w:hint="cs"/>
            <w:b/>
            <w:bCs/>
            <w:sz w:val="20"/>
            <w:szCs w:val="14"/>
            <w:rtl/>
          </w:rPr>
          <w:delText xml:space="preserve">המביא כדי יין </w:delText>
        </w:r>
      </w:del>
    </w:p>
    <w:p w14:paraId="09BF2B3A" w14:textId="77777777" w:rsidR="00183BFF" w:rsidRPr="006F178A" w:rsidRDefault="00183BFF" w:rsidP="00183BFF">
      <w:pPr>
        <w:pStyle w:val="afff7"/>
        <w:framePr w:wrap="around"/>
        <w:spacing w:after="0" w:line="276" w:lineRule="auto"/>
        <w:rPr>
          <w:rStyle w:val="afffd"/>
          <w:rFonts w:ascii="Fb Fontext" w:hAnsi="Fb Fontext"/>
          <w:b/>
          <w:bCs w:val="0"/>
          <w:rtl/>
        </w:rPr>
      </w:pPr>
      <w:r w:rsidRPr="00EE6043">
        <w:rPr>
          <w:rStyle w:val="afffd"/>
          <w:rFonts w:ascii="Fb Fontext" w:hAnsi="Fb Fontext" w:cs="PFT_Frank" w:hint="cs"/>
          <w:b/>
          <w:szCs w:val="14"/>
          <w:rtl/>
        </w:rPr>
        <w:t xml:space="preserve">(כט:- לה:). </w:t>
      </w:r>
    </w:p>
    <w:p>
      <w:pPr>
        <w:pStyle w:val="PetichatPerek"/>
        <w:rPr>
          <w:ins w:id="41116" w:author="Claude" w:date="2026-10-07T09:24:44Z"/>
        </w:rPr>
      </w:pPr>
      <w:ins w:id="41115" w:author="Claude" w:date="2026-10-07T09:24:44Z">
        <w:r>
          <w:rPr>
            <w:rFonts w:hint="cs"/>
            <w:rtl/>
          </w:rPr>
          <w:t xml:space="preserve">פרק רביעי</w:t>
        </w:r>
        <w:r>
          <w:rPr>
            <w:rFonts w:hint="cs"/>
            <w:rtl/>
          </w:rPr>
          <w:t xml:space="preserve"> - </w:t>
        </w:r>
        <w:r>
          <w:rPr>
            <w:rStyle w:val="afffd"/>
            <w:rFonts w:ascii="Fb Fontext" w:hAnsi="Fb Fontext" w:cs="PFT_Frank" w:hint="cs"/>
            <w:b/>
            <w:bCs/>
            <w:sz w:val="20"/>
            <w:szCs w:val="14"/>
            <w:rtl/>
          </w:rPr>
          <w:t xml:space="preserve">המביא כדי יין</w:t>
        </w:r>
      </w:ins>
    </w:p>
    <w:p>
      <w:pPr>
        <w:pStyle w:val="MishnaBatzad"/>
        <w:rPr>
          <w:ins w:id="20069" w:author="קלוד" w:date="2026-10-06T10:08:13Z"/>
        </w:rPr>
      </w:pPr>
      <w:ins w:id="20068" w:author="קלוד" w:date="2026-10-06T10:08:13Z">
        <w:r>
          <w:t xml:space="preserve">משנה א</w:t>
        </w:r>
      </w:ins>
    </w:p>
    <w:p w14:paraId="05EA0AE5" w14:textId="77777777" w:rsidR="00023ABE" w:rsidRPr="002224BE" w:rsidRDefault="00183BFF" w:rsidP="00023ABE">
      <w:pPr>
        <w:pStyle w:val="afff8"/>
        <w:spacing w:before="120"/>
        <w:jc w:val="center"/>
        <w:rPr>
          <w:rtl/>
        </w:rPr>
        <w:pPrChange w:id="90033" w:author="קלוד" w:date="2026-10-08T12:08:16Z">
          <w:pPr>
            <w:pStyle w:val="afff8"/>
            <w:jc w:val="center"/>
          </w:pPr>
        </w:pPrChange>
      </w:pPr>
      <w:r w:rsidRPr="002224BE">
        <w:rPr>
          <w:rtl/>
        </w:rPr>
        <w:t>המביא כדי יין ממקום למקום</w:t>
      </w:r>
    </w:p>
    <w:p w14:paraId="7EB096DB" w14:textId="77777777" w:rsidR="00183BFF" w:rsidRPr="002224BE" w:rsidRDefault="00183BFF" w:rsidP="00023ABE">
      <w:pPr>
        <w:pStyle w:val="afff8"/>
        <w:jc w:val="center"/>
        <w:rPr>
          <w:rtl/>
        </w:rPr>
      </w:pPr>
      <w:r w:rsidRPr="002224BE">
        <w:rPr>
          <w:rtl/>
        </w:rPr>
        <w:t>לא יביאם בסל ובקופה.</w:t>
      </w:r>
      <w:r w:rsidR="00023ABE" w:rsidRPr="002224BE">
        <w:rPr>
          <w:rFonts w:hint="cs"/>
          <w:rtl/>
        </w:rPr>
        <w:t xml:space="preserve"> </w:t>
      </w:r>
      <w:r w:rsidRPr="002224BE">
        <w:rPr>
          <w:rtl/>
        </w:rPr>
        <w:t>אבל מביא הוא על כתפו, או לפניו.</w:t>
      </w:r>
    </w:p>
    <w:p w14:paraId="57983B14" w14:textId="77777777" w:rsidR="00023ABE" w:rsidRDefault="00183BFF" w:rsidP="00023ABE">
      <w:pPr>
        <w:pStyle w:val="afff8"/>
        <w:jc w:val="center"/>
        <w:rPr>
          <w:rtl/>
        </w:rPr>
      </w:pPr>
      <w:r w:rsidRPr="00AB1EA5">
        <w:rPr>
          <w:rtl/>
        </w:rPr>
        <w:t>וכן המוליך את התבן</w:t>
      </w:r>
    </w:p>
    <w:p w14:paraId="061F6149" w14:textId="77777777" w:rsidR="00183BFF" w:rsidRPr="002224BE" w:rsidRDefault="00183BFF" w:rsidP="00023ABE">
      <w:pPr>
        <w:pStyle w:val="afff8"/>
        <w:jc w:val="center"/>
        <w:rPr>
          <w:rtl/>
        </w:rPr>
      </w:pPr>
      <w:r w:rsidRPr="002224BE">
        <w:rPr>
          <w:rtl/>
        </w:rPr>
        <w:t>לא יפשיל את הקופה לאחוריו, אבל מביאה הוא בידו.</w:t>
      </w:r>
    </w:p>
    <w:p w14:paraId="7CE3DA06" w14:textId="77777777" w:rsidR="00183BFF" w:rsidRPr="002224BE" w:rsidRDefault="00183BFF" w:rsidP="00AE6FFB">
      <w:pPr>
        <w:pStyle w:val="afff8"/>
        <w:spacing w:after="60" w:line="220" w:lineRule="exact"/>
        <w:jc w:val="center"/>
        <w:rPr>
          <w:rtl/>
        </w:rPr>
      </w:pPr>
      <w:r w:rsidRPr="002224BE">
        <w:rPr>
          <w:rtl/>
        </w:rPr>
        <w:t>ומתחילין בערמת התבן, אבל לא בעצים שבמוקצה.</w:t>
      </w:r>
    </w:p>
    <w:p w14:paraId="0E6B9640" w14:textId="434C5DD6" w:rsidR="002104DD" w:rsidRDefault="00183BFF" w:rsidP="002104DD">
      <w:pPr>
        <w:pStyle w:val="afffff8"/>
        <w:rPr>
          <w:rtl/>
        </w:rPr>
      </w:pPr>
      <w:r w:rsidRPr="006F178A">
        <w:rPr>
          <w:rtl/>
        </w:rPr>
        <w:t>אם אי אפשר לשנות - מותר.</w:t>
      </w:r>
    </w:p>
    <w:p w14:paraId="56B9C862" w14:textId="77777777" w:rsidR="002104DD" w:rsidRPr="002104DD" w:rsidRDefault="00183BFF" w:rsidP="002104DD">
      <w:pPr>
        <w:pStyle w:val="36"/>
        <w:framePr w:wrap="notBeside"/>
        <w:rPr>
          <w:rtl/>
        </w:rPr>
      </w:pPr>
      <w:r w:rsidRPr="002104DD">
        <w:rPr>
          <w:rFonts w:hint="cs"/>
          <w:rtl/>
        </w:rPr>
        <w:t>ה</w:t>
      </w:r>
      <w:r w:rsidRPr="002104DD">
        <w:rPr>
          <w:rtl/>
        </w:rPr>
        <w:t>תקין רבא במחוזא:</w:t>
      </w:r>
    </w:p>
    <w:p w14:paraId="01DE9599" w14:textId="4BC8C444" w:rsidR="00183BFF" w:rsidRDefault="00183BFF" w:rsidP="002104DD">
      <w:pPr>
        <w:rPr>
          <w:rtl/>
        </w:rPr>
      </w:pPr>
      <w:r>
        <w:rPr>
          <w:rFonts w:hint="cs"/>
          <w:rtl/>
        </w:rPr>
        <w:t>משא כתף ישא בקלשון</w:t>
      </w:r>
      <w:r w:rsidRPr="006F178A">
        <w:rPr>
          <w:rtl/>
        </w:rPr>
        <w:t xml:space="preserve">, </w:t>
      </w:r>
      <w:r w:rsidR="0018500F">
        <w:rPr>
          <w:rFonts w:hint="cs"/>
          <w:rtl/>
        </w:rPr>
        <w:t xml:space="preserve">משא </w:t>
      </w:r>
      <w:r>
        <w:rPr>
          <w:rFonts w:hint="cs"/>
          <w:rtl/>
        </w:rPr>
        <w:t>קלשון</w:t>
      </w:r>
      <w:r w:rsidRPr="006F178A">
        <w:rPr>
          <w:rtl/>
        </w:rPr>
        <w:t xml:space="preserve"> </w:t>
      </w:r>
      <w:r>
        <w:rPr>
          <w:rFonts w:hint="cs"/>
          <w:rtl/>
        </w:rPr>
        <w:t xml:space="preserve">ישא </w:t>
      </w:r>
      <w:r w:rsidR="00C10B64">
        <w:rPr>
          <w:rFonts w:hint="cs"/>
          <w:rtl/>
        </w:rPr>
        <w:t xml:space="preserve">במוט </w:t>
      </w:r>
      <w:r>
        <w:rPr>
          <w:rFonts w:hint="cs"/>
          <w:rtl/>
        </w:rPr>
        <w:t>בכתף</w:t>
      </w:r>
      <w:r w:rsidRPr="006F178A">
        <w:rPr>
          <w:rtl/>
        </w:rPr>
        <w:t xml:space="preserve">, </w:t>
      </w:r>
    </w:p>
    <w:p w14:paraId="531DC474" w14:textId="77777777" w:rsidR="00183BFF" w:rsidRPr="001F19F5" w:rsidRDefault="00C10B64" w:rsidP="00C10B64">
      <w:pPr>
        <w:rPr>
          <w:rtl/>
        </w:rPr>
      </w:pPr>
      <w:r>
        <w:rPr>
          <w:rFonts w:hint="cs"/>
          <w:rtl/>
        </w:rPr>
        <w:t xml:space="preserve">משא </w:t>
      </w:r>
      <w:r w:rsidR="00183BFF" w:rsidRPr="001F19F5">
        <w:rPr>
          <w:rFonts w:hint="cs"/>
          <w:rtl/>
        </w:rPr>
        <w:t>מוט בכת</w:t>
      </w:r>
      <w:r>
        <w:rPr>
          <w:rFonts w:hint="cs"/>
          <w:rtl/>
        </w:rPr>
        <w:t>פיהם</w:t>
      </w:r>
      <w:r w:rsidR="00183BFF" w:rsidRPr="001F19F5">
        <w:rPr>
          <w:rFonts w:hint="cs"/>
          <w:rtl/>
        </w:rPr>
        <w:t xml:space="preserve">, ישאו במוט בידיהם, </w:t>
      </w:r>
    </w:p>
    <w:p w14:paraId="380686FC" w14:textId="77777777" w:rsidR="00183BFF" w:rsidRPr="006F178A" w:rsidRDefault="00C10B64" w:rsidP="002104DD">
      <w:pPr>
        <w:spacing w:after="60"/>
        <w:rPr>
          <w:rtl/>
        </w:rPr>
      </w:pPr>
      <w:r>
        <w:rPr>
          <w:rFonts w:hint="cs"/>
          <w:rtl/>
        </w:rPr>
        <w:t xml:space="preserve">משא </w:t>
      </w:r>
      <w:r w:rsidR="00183BFF">
        <w:rPr>
          <w:rFonts w:hint="cs"/>
          <w:rtl/>
        </w:rPr>
        <w:t>מוט בידיהם</w:t>
      </w:r>
      <w:r w:rsidR="0018500F">
        <w:rPr>
          <w:rFonts w:hint="cs"/>
          <w:rtl/>
        </w:rPr>
        <w:t>,</w:t>
      </w:r>
      <w:r>
        <w:rPr>
          <w:rFonts w:hint="cs"/>
          <w:rtl/>
        </w:rPr>
        <w:t xml:space="preserve"> ישא</w:t>
      </w:r>
      <w:r w:rsidR="00183BFF">
        <w:rPr>
          <w:rFonts w:hint="cs"/>
          <w:rtl/>
        </w:rPr>
        <w:t xml:space="preserve"> בכיסוי סודר</w:t>
      </w:r>
      <w:r>
        <w:rPr>
          <w:rFonts w:hint="cs"/>
          <w:rtl/>
        </w:rPr>
        <w:t>,</w:t>
      </w:r>
      <w:r w:rsidR="00183BFF" w:rsidRPr="006F178A">
        <w:rPr>
          <w:rtl/>
        </w:rPr>
        <w:t xml:space="preserve"> ו</w:t>
      </w:r>
      <w:r w:rsidR="0018500F">
        <w:rPr>
          <w:rFonts w:hint="cs"/>
          <w:rtl/>
        </w:rPr>
        <w:t>בא"א</w:t>
      </w:r>
      <w:r w:rsidR="00183BFF" w:rsidRPr="006F178A">
        <w:rPr>
          <w:rtl/>
        </w:rPr>
        <w:t xml:space="preserve"> שרי.</w:t>
      </w:r>
    </w:p>
    <w:p w14:paraId="4E413778" w14:textId="40920E24" w:rsidR="002104DD" w:rsidRPr="002104DD" w:rsidRDefault="002545B3" w:rsidP="002104DD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א. </w:t>
      </w:r>
      <w:r w:rsidR="00183BFF" w:rsidRPr="002104DD">
        <w:rPr>
          <w:rtl/>
        </w:rPr>
        <w:t>הך</w:t>
      </w:r>
    </w:p>
    <w:p w14:paraId="6D755127" w14:textId="770D8E8C" w:rsidR="00183BFF" w:rsidRPr="001F19F5" w:rsidRDefault="00E86CB0" w:rsidP="002104DD">
      <w:pPr>
        <w:pStyle w:val="afffffe"/>
        <w:spacing w:before="0"/>
        <w:rPr>
          <w:rtl/>
        </w:rPr>
      </w:pPr>
      <w:r>
        <w:rPr>
          <w:rFonts w:hint="cs"/>
          <w:rtl/>
        </w:rPr>
        <w:t>ד</w:t>
      </w:r>
      <w:r w:rsidR="00183BFF" w:rsidRPr="001F19F5">
        <w:rPr>
          <w:rtl/>
        </w:rPr>
        <w:t xml:space="preserve">נשים דממלאות מים </w:t>
      </w:r>
      <w:r w:rsidR="00C10B64">
        <w:rPr>
          <w:rFonts w:hint="cs"/>
          <w:rtl/>
        </w:rPr>
        <w:t>בחבית</w:t>
      </w:r>
      <w:r w:rsidR="00183BFF" w:rsidRPr="001F19F5">
        <w:rPr>
          <w:rFonts w:hint="cs"/>
          <w:rtl/>
        </w:rPr>
        <w:t xml:space="preserve"> </w:t>
      </w:r>
      <w:r w:rsidR="00183BFF" w:rsidRPr="001F19F5">
        <w:rPr>
          <w:rtl/>
        </w:rPr>
        <w:t>לא משנות משום ד</w:t>
      </w:r>
      <w:r w:rsidR="00B874A5">
        <w:rPr>
          <w:rFonts w:hint="cs"/>
          <w:rtl/>
        </w:rPr>
        <w:t>א"א</w:t>
      </w:r>
      <w:r w:rsidR="0018500F">
        <w:rPr>
          <w:rFonts w:hint="cs"/>
          <w:rtl/>
        </w:rPr>
        <w:t>,</w:t>
      </w:r>
    </w:p>
    <w:p w14:paraId="48B73CAE" w14:textId="77777777" w:rsidR="00183BFF" w:rsidRPr="001F19F5" w:rsidRDefault="00183BFF" w:rsidP="00183BFF">
      <w:pPr>
        <w:rPr>
          <w:rFonts w:cs="Guttman Vilna"/>
          <w:b/>
          <w:bCs/>
          <w:rtl/>
        </w:rPr>
      </w:pPr>
      <w:r w:rsidRPr="001F19F5">
        <w:rPr>
          <w:rtl/>
        </w:rPr>
        <w:t>שהממלאים בגדול</w:t>
      </w:r>
      <w:r w:rsidR="00E86CB0">
        <w:rPr>
          <w:rFonts w:hint="cs"/>
          <w:rtl/>
        </w:rPr>
        <w:t>,</w:t>
      </w:r>
      <w:r w:rsidRPr="001F19F5">
        <w:rPr>
          <w:rtl/>
        </w:rPr>
        <w:t xml:space="preserve"> </w:t>
      </w:r>
      <w:r w:rsidR="00E86CB0">
        <w:rPr>
          <w:rtl/>
        </w:rPr>
        <w:tab/>
      </w:r>
      <w:r w:rsidRPr="001F19F5">
        <w:rPr>
          <w:rtl/>
        </w:rPr>
        <w:t>לא יוכלו בכלי קטן</w:t>
      </w:r>
      <w:r w:rsidR="00E86CB0">
        <w:rPr>
          <w:rFonts w:hint="cs"/>
          <w:rtl/>
        </w:rPr>
        <w:t>,</w:t>
      </w:r>
      <w:r w:rsidRPr="001F19F5">
        <w:rPr>
          <w:rtl/>
        </w:rPr>
        <w:t xml:space="preserve"> שמרבים צעדיהם.</w:t>
      </w:r>
    </w:p>
    <w:p w14:paraId="389FAE43" w14:textId="77777777" w:rsidR="00183BFF" w:rsidRPr="006F178A" w:rsidRDefault="00183BFF" w:rsidP="00183BFF">
      <w:pPr>
        <w:rPr>
          <w:rFonts w:cs="Guttman Vilna"/>
          <w:b/>
          <w:bCs/>
          <w:rtl/>
        </w:rPr>
      </w:pPr>
      <w:r w:rsidRPr="006F178A">
        <w:rPr>
          <w:rtl/>
        </w:rPr>
        <w:t>והממלאים בקטן</w:t>
      </w:r>
      <w:r w:rsidR="00E86CB0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="00E86CB0">
        <w:rPr>
          <w:rtl/>
        </w:rPr>
        <w:tab/>
      </w:r>
      <w:r w:rsidR="00E86CB0">
        <w:rPr>
          <w:rtl/>
        </w:rPr>
        <w:tab/>
      </w:r>
      <w:r w:rsidRPr="006F178A">
        <w:rPr>
          <w:rtl/>
        </w:rPr>
        <w:t>לא יוכלו בכלי גדול</w:t>
      </w:r>
      <w:r w:rsidR="00E86CB0">
        <w:rPr>
          <w:rFonts w:hint="cs"/>
          <w:rtl/>
        </w:rPr>
        <w:t>,</w:t>
      </w:r>
      <w:r w:rsidRPr="006F178A">
        <w:rPr>
          <w:rtl/>
        </w:rPr>
        <w:t xml:space="preserve"> שמרבים משאם.</w:t>
      </w:r>
    </w:p>
    <w:p w14:paraId="588DA907" w14:textId="77777777" w:rsidR="002104DD" w:rsidRPr="002104DD" w:rsidRDefault="00183BFF" w:rsidP="002104DD">
      <w:pPr>
        <w:pStyle w:val="36"/>
        <w:framePr w:wrap="notBeside"/>
        <w:rPr>
          <w:rtl/>
        </w:rPr>
      </w:pPr>
      <w:r w:rsidRPr="002104DD">
        <w:rPr>
          <w:rtl/>
        </w:rPr>
        <w:t>וא"א</w:t>
      </w:r>
    </w:p>
    <w:p w14:paraId="60ED0C04" w14:textId="52555E44" w:rsidR="00183BFF" w:rsidRPr="006F178A" w:rsidRDefault="00183BFF" w:rsidP="00C10B64">
      <w:pPr>
        <w:rPr>
          <w:rFonts w:cs="Guttman Vilna"/>
          <w:b/>
          <w:bCs/>
          <w:rtl/>
        </w:rPr>
      </w:pPr>
      <w:r w:rsidRPr="006F178A">
        <w:rPr>
          <w:rtl/>
        </w:rPr>
        <w:t xml:space="preserve">לכסות בכיסוי </w:t>
      </w:r>
      <w:r w:rsidR="00C10B64">
        <w:rPr>
          <w:rFonts w:hint="cs"/>
          <w:rtl/>
        </w:rPr>
        <w:t xml:space="preserve">- </w:t>
      </w:r>
      <w:r w:rsidRPr="006F178A">
        <w:rPr>
          <w:rtl/>
        </w:rPr>
        <w:t xml:space="preserve"> שמא יקרע ויבוא לקושרו.</w:t>
      </w:r>
    </w:p>
    <w:p w14:paraId="72384713" w14:textId="77777777" w:rsidR="002104DD" w:rsidRPr="002104DD" w:rsidRDefault="00183BFF" w:rsidP="002104DD">
      <w:pPr>
        <w:pStyle w:val="36"/>
        <w:framePr w:wrap="notBeside"/>
        <w:rPr>
          <w:rtl/>
        </w:rPr>
      </w:pPr>
      <w:r w:rsidRPr="002104DD">
        <w:rPr>
          <w:rtl/>
        </w:rPr>
        <w:t>וא"א</w:t>
      </w:r>
    </w:p>
    <w:p w14:paraId="00F2E0D4" w14:textId="294CA3B6" w:rsidR="00183BFF" w:rsidRPr="001F19F5" w:rsidRDefault="00183BFF" w:rsidP="00C10B64">
      <w:pPr>
        <w:rPr>
          <w:rFonts w:cs="Guttman Vilna"/>
          <w:b/>
          <w:bCs/>
          <w:rtl/>
        </w:rPr>
      </w:pPr>
      <w:r w:rsidRPr="001F19F5">
        <w:rPr>
          <w:rtl/>
        </w:rPr>
        <w:t xml:space="preserve">לפרוס סודר </w:t>
      </w:r>
      <w:r w:rsidR="00135E0A">
        <w:rPr>
          <w:rFonts w:hint="cs"/>
          <w:rtl/>
        </w:rPr>
        <w:t xml:space="preserve">- </w:t>
      </w:r>
      <w:r w:rsidRPr="001F19F5">
        <w:rPr>
          <w:rtl/>
        </w:rPr>
        <w:t>שמא י</w:t>
      </w:r>
      <w:r w:rsidR="00C10B64">
        <w:rPr>
          <w:rFonts w:hint="cs"/>
          <w:rtl/>
        </w:rPr>
        <w:t xml:space="preserve">רטב </w:t>
      </w:r>
      <w:r w:rsidRPr="001F19F5">
        <w:rPr>
          <w:rtl/>
        </w:rPr>
        <w:t>ויבוא לידי סחיטה.</w:t>
      </w:r>
    </w:p>
    <w:p w14:paraId="744E102E" w14:textId="396A50E4" w:rsidR="002104DD" w:rsidRPr="002104DD" w:rsidRDefault="002545B3" w:rsidP="002104DD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ב. </w:t>
      </w:r>
      <w:r w:rsidR="00C10B64" w:rsidRPr="002104DD">
        <w:rPr>
          <w:rFonts w:hint="cs"/>
          <w:rtl/>
        </w:rPr>
        <w:t>והך</w:t>
      </w:r>
    </w:p>
    <w:p w14:paraId="00A7E3A9" w14:textId="07E1F2A0" w:rsidR="00C10B64" w:rsidRDefault="00C10B64" w:rsidP="00C10B64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>נשים ד</w:t>
      </w:r>
      <w:r w:rsidR="00183BFF" w:rsidRPr="006F178A">
        <w:rPr>
          <w:rFonts w:ascii="Fb Fontext" w:hAnsi="Fb Fontext"/>
          <w:rtl/>
        </w:rPr>
        <w:t xml:space="preserve">מטפחין ומספקין ומרקדין, </w:t>
      </w:r>
      <w:r>
        <w:rPr>
          <w:rFonts w:ascii="Fb Fontext" w:hAnsi="Fb Fontext" w:hint="cs"/>
          <w:rtl/>
        </w:rPr>
        <w:t xml:space="preserve">שיאסור. </w:t>
      </w:r>
    </w:p>
    <w:p w14:paraId="707039C1" w14:textId="48C27312" w:rsidR="00066997" w:rsidRPr="00066997" w:rsidRDefault="002545B3" w:rsidP="00066997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ג. </w:t>
      </w:r>
      <w:r w:rsidR="00C10B64" w:rsidRPr="00066997">
        <w:rPr>
          <w:rFonts w:hint="cs"/>
          <w:rtl/>
        </w:rPr>
        <w:t>והך</w:t>
      </w:r>
    </w:p>
    <w:p w14:paraId="6F703B02" w14:textId="76BE7E09" w:rsidR="00C10B64" w:rsidRPr="00960810" w:rsidRDefault="00183BFF" w:rsidP="002545B3">
      <w:pPr>
        <w:rPr>
          <w:spacing w:val="-4"/>
          <w:rtl/>
        </w:rPr>
      </w:pPr>
      <w:r w:rsidRPr="00B874A5">
        <w:rPr>
          <w:rtl/>
        </w:rPr>
        <w:t xml:space="preserve">היושבים </w:t>
      </w:r>
      <w:r w:rsidRPr="00B874A5">
        <w:rPr>
          <w:rFonts w:hint="cs"/>
          <w:rtl/>
        </w:rPr>
        <w:t>ליד הלחי</w:t>
      </w:r>
      <w:r w:rsidR="00066997">
        <w:rPr>
          <w:rFonts w:hint="cs"/>
          <w:rtl/>
        </w:rPr>
        <w:t>,</w:t>
      </w:r>
      <w:r w:rsidRPr="00B874A5">
        <w:rPr>
          <w:rFonts w:hint="cs"/>
          <w:rtl/>
        </w:rPr>
        <w:t xml:space="preserve"> </w:t>
      </w:r>
      <w:r w:rsidRPr="00B874A5">
        <w:rPr>
          <w:rtl/>
        </w:rPr>
        <w:t>אפי' דחיישי' שמא י</w:t>
      </w:r>
      <w:r w:rsidR="00C10B64">
        <w:rPr>
          <w:rFonts w:hint="cs"/>
          <w:rtl/>
        </w:rPr>
        <w:t>פול ה</w:t>
      </w:r>
      <w:r w:rsidRPr="00B874A5">
        <w:rPr>
          <w:rtl/>
        </w:rPr>
        <w:t xml:space="preserve">חפץ ויבוא </w:t>
      </w:r>
      <w:r w:rsidRPr="00960810">
        <w:rPr>
          <w:spacing w:val="-4"/>
          <w:rtl/>
        </w:rPr>
        <w:t xml:space="preserve">להביאו </w:t>
      </w:r>
      <w:r>
        <w:rPr>
          <w:rStyle w:val="afffff3"/>
          <w:rFonts w:hint="cs"/>
          <w:spacing w:val="-4"/>
          <w:rtl/>
          <w:rPrChange w:id="9085" w:author="מנוע אמוראים" w:date="2026-10-05T16:41:24Z">
            <w:rPr>
              <w:rFonts w:hint="cs"/>
              <w:spacing w:val="-4"/>
              <w:rtl/>
            </w:rPr>
          </w:rPrChange>
        </w:rPr>
        <w:t xml:space="preserve">מ</w:t>
      </w:r>
      <w:r>
        <w:rPr>
          <w:rStyle w:val="afffff3"/>
          <w:spacing w:val="-4"/>
          <w:rtl/>
          <w:rPrChange w:id="9086" w:author="מנוע אמוראים" w:date="2026-10-05T16:41:24Z">
            <w:rPr>
              <w:spacing w:val="-4"/>
              <w:rtl/>
            </w:rPr>
          </w:rPrChange>
        </w:rPr>
        <w:t xml:space="preserve">רה"ר</w:t>
      </w:r>
      <w:r>
        <w:rPr>
          <w:rFonts w:hint="cs"/>
          <w:spacing w:val="-4"/>
          <w:rtl/>
        </w:rPr>
        <w:t xml:space="preserve"> </w:t>
      </w:r>
      <w:r>
        <w:rPr>
          <w:rStyle w:val="afffff3"/>
          <w:rFonts w:hint="cs"/>
          <w:spacing w:val="-4"/>
          <w:rtl/>
          <w:rPrChange w:id="9087" w:author="מנוע אמוראים" w:date="2026-10-05T16:41:24Z">
            <w:rPr>
              <w:rFonts w:hint="cs"/>
              <w:spacing w:val="-4"/>
              <w:rtl/>
            </w:rPr>
          </w:rPrChange>
        </w:rPr>
        <w:t xml:space="preserve">לרה</w:t>
      </w:r>
      <w:r>
        <w:rPr>
          <w:rStyle w:val="afffff3"/>
          <w:spacing w:val="-4"/>
          <w:rtl/>
          <w:rPrChange w:id="9088" w:author="מנוע אמוראים" w:date="2026-10-05T16:41:24Z">
            <w:rPr>
              <w:spacing w:val="-4"/>
              <w:rtl/>
            </w:rPr>
          </w:rPrChange>
        </w:rPr>
        <w:t xml:space="preserve">"</w:t>
      </w:r>
      <w:r>
        <w:rPr>
          <w:rStyle w:val="afffff3"/>
          <w:rFonts w:hint="cs"/>
          <w:spacing w:val="-4"/>
          <w:rtl/>
          <w:rPrChange w:id="9089" w:author="מנוע אמוראים" w:date="2026-10-05T16:41:24Z">
            <w:rPr>
              <w:rFonts w:hint="cs"/>
              <w:spacing w:val="-4"/>
              <w:rtl/>
            </w:rPr>
          </w:rPrChange>
        </w:rPr>
        <w:t xml:space="preserve">י</w:t>
      </w:r>
      <w:r w:rsidRPr="00960810">
        <w:rPr>
          <w:spacing w:val="-4"/>
          <w:rtl/>
        </w:rPr>
        <w:t>.</w:t>
      </w:r>
      <w:r w:rsidRPr="00960810">
        <w:rPr>
          <w:rFonts w:hint="cs"/>
          <w:spacing w:val="-4"/>
          <w:rtl/>
        </w:rPr>
        <w:t xml:space="preserve"> ו</w:t>
      </w:r>
      <w:r w:rsidRPr="00960810">
        <w:rPr>
          <w:spacing w:val="-4"/>
          <w:rtl/>
        </w:rPr>
        <w:t>אפי' בדאורייתא</w:t>
      </w:r>
      <w:r w:rsidRPr="00960810">
        <w:rPr>
          <w:rFonts w:hint="cs"/>
          <w:spacing w:val="-4"/>
          <w:rtl/>
        </w:rPr>
        <w:t>,</w:t>
      </w:r>
      <w:r w:rsidR="00C10B64" w:rsidRPr="00960810">
        <w:rPr>
          <w:rFonts w:hint="cs"/>
          <w:spacing w:val="-4"/>
          <w:rtl/>
        </w:rPr>
        <w:t xml:space="preserve"> כ</w:t>
      </w:r>
      <w:r w:rsidRPr="00960810">
        <w:rPr>
          <w:spacing w:val="-4"/>
          <w:rtl/>
        </w:rPr>
        <w:t>תוספת יוה"כ</w:t>
      </w:r>
      <w:r w:rsidR="00C10B64" w:rsidRPr="00960810">
        <w:rPr>
          <w:rFonts w:hint="cs"/>
          <w:spacing w:val="-4"/>
          <w:rtl/>
        </w:rPr>
        <w:t>,</w:t>
      </w:r>
      <w:r w:rsidRPr="00960810">
        <w:rPr>
          <w:spacing w:val="-4"/>
          <w:rtl/>
        </w:rPr>
        <w:t xml:space="preserve"> </w:t>
      </w:r>
      <w:r w:rsidR="00C10B64" w:rsidRPr="00960810">
        <w:rPr>
          <w:rFonts w:hint="cs"/>
          <w:spacing w:val="-4"/>
          <w:rtl/>
        </w:rPr>
        <w:t>ש</w:t>
      </w:r>
      <w:r w:rsidRPr="00960810">
        <w:rPr>
          <w:spacing w:val="-4"/>
          <w:rtl/>
        </w:rPr>
        <w:t>אכלו עד ש</w:t>
      </w:r>
      <w:r w:rsidRPr="00960810">
        <w:rPr>
          <w:rFonts w:hint="cs"/>
          <w:spacing w:val="-4"/>
          <w:rtl/>
        </w:rPr>
        <w:t>חשכה</w:t>
      </w:r>
      <w:r w:rsidRPr="00960810">
        <w:rPr>
          <w:spacing w:val="-4"/>
          <w:rtl/>
        </w:rPr>
        <w:t xml:space="preserve"> לא מעירים להם.</w:t>
      </w:r>
      <w:r w:rsidR="00C10B64" w:rsidRPr="00960810">
        <w:rPr>
          <w:rFonts w:hint="cs"/>
          <w:spacing w:val="-4"/>
          <w:rtl/>
        </w:rPr>
        <w:t xml:space="preserve"> דמוטב יהיו שוגגין</w:t>
      </w:r>
      <w:r w:rsidR="00135E0A" w:rsidRPr="00960810">
        <w:rPr>
          <w:rFonts w:hint="cs"/>
          <w:spacing w:val="-4"/>
          <w:rtl/>
        </w:rPr>
        <w:t>,</w:t>
      </w:r>
      <w:r w:rsidR="00C10B64" w:rsidRPr="00960810">
        <w:rPr>
          <w:rFonts w:hint="cs"/>
          <w:spacing w:val="-4"/>
          <w:rtl/>
        </w:rPr>
        <w:t xml:space="preserve"> ו</w:t>
      </w:r>
      <w:r w:rsidR="00135E0A" w:rsidRPr="00960810">
        <w:rPr>
          <w:rFonts w:hint="cs"/>
          <w:spacing w:val="-4"/>
          <w:rtl/>
        </w:rPr>
        <w:t>ל</w:t>
      </w:r>
      <w:r w:rsidR="00C10B64" w:rsidRPr="00960810">
        <w:rPr>
          <w:rFonts w:hint="cs"/>
          <w:spacing w:val="-4"/>
          <w:rtl/>
        </w:rPr>
        <w:t>א מזידין</w:t>
      </w:r>
      <w:r w:rsidR="00135E0A" w:rsidRPr="00960810">
        <w:rPr>
          <w:rFonts w:hint="cs"/>
          <w:spacing w:val="-4"/>
          <w:rtl/>
        </w:rPr>
        <w:t>.</w:t>
      </w:r>
    </w:p>
    <w:p w14:paraId="3F94B975" w14:textId="6B1D5604" w:rsidR="00183BFF" w:rsidRPr="006F178A" w:rsidRDefault="00B35974" w:rsidP="00B35974">
      <w:pPr>
        <w:pStyle w:val="afff0"/>
        <w:rPr>
          <w:del w:id="90085" w:author="מנוע עיצוב" w:date="2026-10-08T11:01:28Z"/>
          <w:rtl/>
        </w:rPr>
      </w:pPr>
      <w:del w:id="90084" w:author="מנוע עיצוב" w:date="2026-10-08T11:01:28Z">
        <w:r>
          <w:rPr>
            <w:rFonts w:ascii="BA TM • Vilna Extra-Bold" w:hAnsi="BA TM • Vilna Extra-Bold" w:hint="cs"/>
            <w:rtl/>
          </w:rPr>
          <w:delText xml:space="preserve">****</w:delText>
        </w:r>
      </w:del>
    </w:p>
    <w:p w14:paraId="479B8F8D" w14:textId="77777777" w:rsidR="00183BFF" w:rsidRPr="00C10B64" w:rsidRDefault="00183BFF" w:rsidP="00066997">
      <w:pPr>
        <w:pStyle w:val="affff0"/>
        <w:rPr>
          <w:rStyle w:val="afffffc"/>
          <w:rtl/>
        </w:rPr>
      </w:pPr>
      <w:ins w:id="9845" w:author="מספור קטעי משנה" w:date="2026-10-06T06:45:12Z">
        <w:r>
          <w:rPr>
            <w:rStyle w:val="MisparKeta"/>
          </w:rPr>
          <w:t xml:space="preserve">א. </w:t>
        </w:r>
      </w:ins>
      <w:r w:rsidRPr="00C4622C">
        <w:rPr>
          <w:rStyle w:val="affff1"/>
          <w:rtl/>
          <w:rPrChange w:id="40048" w:author="Claude" w:date="2026-10-06T13:34:26Z">
            <w:rPr>
              <w:rStyle w:val="affff1"/>
              <w:sz w:val="18"/>
              <w:rtl/>
            </w:rPr>
          </w:rPrChange>
        </w:rPr>
        <w:t>ומתחילין בערמת התבן</w:t>
      </w:r>
      <w:r w:rsidRPr="006F178A">
        <w:rPr>
          <w:rFonts w:ascii="Fb Fontext" w:hAnsi="Fb Fontext"/>
          <w:rtl/>
        </w:rPr>
        <w:t xml:space="preserve">. </w:t>
      </w:r>
      <w:r w:rsidR="00C10B64" w:rsidRPr="00C10B64">
        <w:rPr>
          <w:rStyle w:val="afffffc"/>
          <w:rFonts w:hint="cs"/>
          <w:rtl/>
        </w:rPr>
        <w:t>[אוצר לבהמה]</w:t>
      </w:r>
    </w:p>
    <w:p w14:paraId="35AEDDAD" w14:textId="77777777" w:rsidR="00B27A7E" w:rsidRPr="00B27A7E" w:rsidRDefault="00183BFF" w:rsidP="00B27A7E">
      <w:pPr>
        <w:pStyle w:val="36"/>
        <w:framePr w:wrap="notBeside"/>
        <w:rPr>
          <w:rtl/>
        </w:rPr>
      </w:pPr>
      <w:r w:rsidRPr="00B27A7E">
        <w:rPr>
          <w:rFonts w:hint="cs"/>
          <w:rtl/>
        </w:rPr>
        <w:t>א.</w:t>
      </w:r>
    </w:p>
    <w:p w14:paraId="35DEEA17" w14:textId="7392410A" w:rsidR="00183BFF" w:rsidRPr="00C10B64" w:rsidRDefault="00183BFF" w:rsidP="00183BFF">
      <w:pPr>
        <w:rPr>
          <w:rtl/>
        </w:rPr>
      </w:pPr>
      <w:r w:rsidRPr="006F178A">
        <w:rPr>
          <w:rFonts w:ascii="Fb Fontext" w:hAnsi="Fb Fontext"/>
          <w:rtl/>
        </w:rPr>
        <w:t>משמע שאין מוקצה.</w:t>
      </w:r>
      <w:r w:rsidRPr="00EE6043">
        <w:rPr>
          <w:rStyle w:val="afffd"/>
          <w:rFonts w:ascii="Fb Fontext" w:hAnsi="Fb Fontext" w:cs="PFT_Frank" w:hint="cs"/>
          <w:b/>
          <w:szCs w:val="14"/>
          <w:rtl/>
        </w:rPr>
        <w:t xml:space="preserve"> </w:t>
      </w:r>
      <w:r w:rsidR="00C10B64" w:rsidRPr="00135E0A">
        <w:rPr>
          <w:rStyle w:val="afffffc"/>
          <w:rFonts w:hint="cs"/>
          <w:rtl/>
        </w:rPr>
        <w:t>[באוצר</w:t>
      </w:r>
      <w:r w:rsidR="00E86CB0">
        <w:rPr>
          <w:rStyle w:val="afffffc"/>
          <w:rFonts w:hint="cs"/>
          <w:rtl/>
        </w:rPr>
        <w:t>,</w:t>
      </w:r>
      <w:r>
        <w:rPr>
          <w:rStyle w:val="afffffc"/>
          <w:rFonts w:hint="cs"/>
          <w:rtl/>
        </w:rPr>
        <w:t xml:space="preserve"> </w:t>
      </w:r>
      <w:r>
        <w:rPr>
          <w:rStyle w:val="afffff3"/>
          <w:rFonts w:hint="cs"/>
          <w:rtl/>
          <w:rPrChange w:id="9090" w:author="מנוע אמוראים" w:date="2026-10-05T16:41:24Z">
            <w:rPr>
              <w:rStyle w:val="afffffc"/>
              <w:rFonts w:hint="cs"/>
              <w:rtl/>
            </w:rPr>
          </w:rPrChange>
        </w:rPr>
        <w:t xml:space="preserve">וכר</w:t>
      </w:r>
      <w:r>
        <w:rPr>
          <w:rStyle w:val="afffff3"/>
          <w:rtl/>
          <w:rPrChange w:id="9091" w:author="מנוע אמוראים" w:date="2026-10-05T16:41:24Z">
            <w:rPr>
              <w:rStyle w:val="afffffc"/>
              <w:rtl/>
            </w:rPr>
          </w:rPrChange>
        </w:rPr>
        <w:t xml:space="preserve">"</w:t>
      </w:r>
      <w:r>
        <w:rPr>
          <w:rStyle w:val="afffff3"/>
          <w:rFonts w:hint="cs"/>
          <w:rtl/>
          <w:rPrChange w:id="9092" w:author="מנוע אמוראים" w:date="2026-10-05T16:41:24Z">
            <w:rPr>
              <w:rStyle w:val="afffffc"/>
              <w:rFonts w:hint="cs"/>
              <w:rtl/>
            </w:rPr>
          </w:rPrChange>
        </w:rPr>
        <w:t xml:space="preserve">ש</w:t>
      </w:r>
      <w:r>
        <w:rPr>
          <w:rStyle w:val="afffffc"/>
          <w:rFonts w:hint="cs"/>
          <w:rtl/>
        </w:rPr>
        <w:t xml:space="preserve">]</w:t>
      </w:r>
    </w:p>
    <w:p w14:paraId="788E3CE2" w14:textId="77777777" w:rsidR="00B27A7E" w:rsidRPr="00B27A7E" w:rsidRDefault="00183BFF" w:rsidP="00B27A7E">
      <w:pPr>
        <w:pStyle w:val="36"/>
        <w:framePr w:wrap="notBeside"/>
        <w:rPr>
          <w:rtl/>
        </w:rPr>
      </w:pPr>
      <w:r w:rsidRPr="00B27A7E">
        <w:rPr>
          <w:rtl/>
        </w:rPr>
        <w:t>והך</w:t>
      </w:r>
    </w:p>
    <w:p w14:paraId="43C75457" w14:textId="3D61353B" w:rsidR="0018500F" w:rsidRDefault="00183BFF" w:rsidP="00183BFF">
      <w:pPr>
        <w:rPr>
          <w:rtl/>
        </w:rPr>
      </w:pPr>
      <w:r w:rsidRPr="006F178A">
        <w:rPr>
          <w:rtl/>
        </w:rPr>
        <w:t>דסיפא דלא בעצים שב</w:t>
      </w:r>
      <w:r>
        <w:rPr>
          <w:rtl/>
        </w:rPr>
        <w:t>מוקצה</w:t>
      </w:r>
      <w:r>
        <w:rPr>
          <w:rFonts w:hint="cs"/>
          <w:rtl/>
        </w:rPr>
        <w:t>,</w:t>
      </w:r>
      <w:r>
        <w:rPr>
          <w:rtl/>
        </w:rPr>
        <w:t xml:space="preserve"> </w:t>
      </w:r>
    </w:p>
    <w:p w14:paraId="5AF7AE02" w14:textId="77777777" w:rsidR="00B27A7E" w:rsidRPr="00B27A7E" w:rsidRDefault="00183BFF" w:rsidP="00B27A7E">
      <w:pPr>
        <w:pStyle w:val="36"/>
        <w:framePr w:wrap="notBeside"/>
        <w:rPr>
          <w:rtl/>
        </w:rPr>
      </w:pPr>
      <w:r w:rsidRPr="00B27A7E">
        <w:rPr>
          <w:rFonts w:hint="cs"/>
          <w:rtl/>
        </w:rPr>
        <w:t>-</w:t>
      </w:r>
    </w:p>
    <w:p w14:paraId="50FB5B3B" w14:textId="7622F497" w:rsidR="00183BFF" w:rsidRDefault="00183BFF" w:rsidP="00183BFF">
      <w:pPr>
        <w:rPr>
          <w:rtl/>
        </w:rPr>
      </w:pPr>
      <w:r>
        <w:rPr>
          <w:rtl/>
        </w:rPr>
        <w:t>ארז ואשוח דמוקצה מ</w:t>
      </w:r>
      <w:r w:rsidRPr="006F178A">
        <w:rPr>
          <w:rtl/>
        </w:rPr>
        <w:t xml:space="preserve">חמת חסרון כיס דאפי' </w:t>
      </w:r>
      <w:r w:rsidRPr="00B3143A">
        <w:rPr>
          <w:rStyle w:val="afffff3"/>
          <w:rtl/>
        </w:rPr>
        <w:t xml:space="preserve">ר"ש </w:t>
      </w:r>
      <w:r w:rsidRPr="006F178A">
        <w:rPr>
          <w:rtl/>
        </w:rPr>
        <w:t>מודה.</w:t>
      </w:r>
    </w:p>
    <w:p w14:paraId="6537C6BB" w14:textId="622DFD10" w:rsidR="00B27A7E" w:rsidRPr="00EE6043" w:rsidRDefault="00B27A7E" w:rsidP="00B27A7E">
      <w:pPr>
        <w:pStyle w:val="afff0"/>
        <w:rPr>
          <w:del w:id="90087" w:author="מנוע עיצוב" w:date="2026-10-08T11:01:28Z"/>
          <w:rStyle w:val="afffd"/>
          <w:rFonts w:ascii="Fb Fontext" w:hAnsi="Fb Fontext" w:cs="PFT_Frank"/>
          <w:b/>
          <w:szCs w:val="14"/>
          <w:rtl/>
        </w:rPr>
      </w:pPr>
      <w:del w:id="90086" w:author="מנוע עיצוב" w:date="2026-10-08T11:01:28Z">
        <w:r>
          <w:rPr>
            <w:rFonts w:hint="cs"/>
            <w:rtl/>
          </w:rPr>
          <w:delText xml:space="preserve">****</w:delText>
        </w:r>
      </w:del>
    </w:p>
    <w:p w14:paraId="416937BE" w14:textId="4923C83A" w:rsidR="0093166A" w:rsidRPr="0093166A" w:rsidRDefault="00C10B64" w:rsidP="0093166A">
      <w:pPr>
        <w:pStyle w:val="affff0"/>
        <w:rPr>
          <w:rStyle w:val="afffff7"/>
          <w:rFonts w:ascii="BA Fontov Regular" w:hAnsi="BA Fontov Regular" w:cs="BA Vilna Bold"/>
          <w:b/>
          <w:bCs w:val="0"/>
          <w:sz w:val="20"/>
          <w:szCs w:val="18"/>
          <w:rtl/>
        </w:rPr>
      </w:pPr>
      <w:ins w:id="9846" w:author="מספור קטעי משנה" w:date="2026-10-06T06:45:12Z">
        <w:r>
          <w:rPr>
            <w:rStyle w:val="MisparKeta"/>
          </w:rPr>
          <w:t xml:space="preserve">א. </w:t>
        </w:r>
      </w:ins>
      <w:r w:rsidRPr="00B27A7E">
        <w:rPr>
          <w:rFonts w:hint="cs"/>
          <w:rtl/>
        </w:rPr>
        <w:t xml:space="preserve">אבל לא בעצים שבמוקצה </w:t>
      </w:r>
      <w:r w:rsidRPr="0093166A">
        <w:rPr>
          <w:rStyle w:val="afffffc"/>
          <w:rFonts w:hint="cs"/>
          <w:rtl/>
        </w:rPr>
        <w:t>[אוצר להסקה]</w:t>
      </w:r>
    </w:p>
    <w:p w14:paraId="4AC140D7" w14:textId="77777777" w:rsidR="0093166A" w:rsidRPr="0093166A" w:rsidRDefault="00183BFF" w:rsidP="0093166A">
      <w:pPr>
        <w:pStyle w:val="36"/>
        <w:framePr w:wrap="notBeside"/>
        <w:rPr>
          <w:rtl/>
        </w:rPr>
      </w:pPr>
      <w:r w:rsidRPr="0093166A">
        <w:rPr>
          <w:rFonts w:hint="cs"/>
          <w:rtl/>
        </w:rPr>
        <w:t>ב.</w:t>
      </w:r>
    </w:p>
    <w:p w14:paraId="37D08334" w14:textId="08606BBC" w:rsidR="00183BFF" w:rsidRPr="00EE6043" w:rsidRDefault="00183BFF" w:rsidP="00183BFF">
      <w:pPr>
        <w:rPr>
          <w:rFonts w:cs="PFT_Frank"/>
          <w:b/>
          <w:bCs/>
          <w:spacing w:val="-2"/>
          <w:szCs w:val="14"/>
          <w:rtl/>
        </w:rPr>
      </w:pPr>
      <w:r>
        <w:rPr>
          <w:rFonts w:hint="cs"/>
          <w:spacing w:val="-2"/>
          <w:rtl/>
        </w:rPr>
        <w:t>יש</w:t>
      </w:r>
      <w:r w:rsidRPr="003772EC">
        <w:rPr>
          <w:spacing w:val="-2"/>
          <w:rtl/>
        </w:rPr>
        <w:t xml:space="preserve"> מוקצה</w:t>
      </w:r>
      <w:r>
        <w:rPr>
          <w:rFonts w:hint="cs"/>
          <w:spacing w:val="-2"/>
          <w:rtl/>
        </w:rPr>
        <w:t xml:space="preserve">, </w:t>
      </w:r>
      <w:r>
        <w:rPr>
          <w:rFonts w:hint="cs"/>
          <w:spacing w:val="-2"/>
          <w:rtl/>
        </w:rPr>
        <w:t xml:space="preserve">באוצר </w:t>
      </w:r>
      <w:r>
        <w:rPr>
          <w:rStyle w:val="afffff3"/>
          <w:rFonts w:hint="cs"/>
          <w:spacing w:val="-2"/>
          <w:rtl/>
          <w:rPrChange w:id="9093" w:author="מנוע אמוראים" w:date="2026-10-05T16:41:24Z">
            <w:rPr>
              <w:rFonts w:hint="cs"/>
              <w:spacing w:val="-2"/>
              <w:rtl/>
            </w:rPr>
          </w:rPrChange>
        </w:rPr>
        <w:t xml:space="preserve">וכר</w:t>
      </w:r>
      <w:r>
        <w:rPr>
          <w:rStyle w:val="afffff3"/>
          <w:spacing w:val="-2"/>
          <w:rtl/>
          <w:rPrChange w:id="9094" w:author="מנוע אמוראים" w:date="2026-10-05T16:41:24Z">
            <w:rPr>
              <w:spacing w:val="-2"/>
              <w:rtl/>
            </w:rPr>
          </w:rPrChange>
        </w:rPr>
        <w:t xml:space="preserve">"</w:t>
      </w:r>
      <w:r>
        <w:rPr>
          <w:rStyle w:val="afffff3"/>
          <w:rFonts w:hint="cs"/>
          <w:spacing w:val="-2"/>
          <w:rtl/>
          <w:rPrChange w:id="9095" w:author="מנוע אמוראים" w:date="2026-10-05T16:41:24Z">
            <w:rPr>
              <w:rFonts w:hint="cs"/>
              <w:spacing w:val="-2"/>
              <w:rtl/>
            </w:rPr>
          </w:rPrChange>
        </w:rPr>
        <w:t xml:space="preserve">י</w:t>
      </w:r>
      <w:r>
        <w:rPr>
          <w:rFonts w:hint="cs"/>
          <w:spacing w:val="-2"/>
          <w:rtl/>
        </w:rPr>
        <w:t xml:space="preserve">.</w:t>
      </w:r>
    </w:p>
    <w:p w14:paraId="55463FC6" w14:textId="77777777" w:rsidR="00183BFF" w:rsidRPr="00135E0A" w:rsidRDefault="00183BFF" w:rsidP="00135E0A">
      <w:pPr>
        <w:rPr>
          <w:rFonts w:cs="Guttman Vilna"/>
          <w:b/>
          <w:bCs/>
          <w:spacing w:val="-6"/>
          <w:rtl/>
        </w:rPr>
      </w:pPr>
      <w:r w:rsidRPr="003772EC">
        <w:rPr>
          <w:rFonts w:cs="PFT_Frank"/>
          <w:b/>
          <w:bCs/>
          <w:spacing w:val="-6"/>
          <w:szCs w:val="14"/>
          <w:rtl/>
        </w:rPr>
        <w:t>ו</w:t>
      </w:r>
      <w:r w:rsidRPr="00D977D1">
        <w:rPr>
          <w:rFonts w:cs="PFT_Frank"/>
          <w:b/>
          <w:bCs/>
          <w:spacing w:val="-6"/>
          <w:szCs w:val="14"/>
          <w:rtl/>
        </w:rPr>
        <w:t>רישא</w:t>
      </w:r>
      <w:r w:rsidRPr="00135E0A">
        <w:rPr>
          <w:spacing w:val="-6"/>
          <w:rtl/>
        </w:rPr>
        <w:t xml:space="preserve"> בתב</w:t>
      </w:r>
      <w:r w:rsidRPr="00135E0A">
        <w:rPr>
          <w:rFonts w:hint="cs"/>
          <w:spacing w:val="-6"/>
          <w:rtl/>
        </w:rPr>
        <w:t>ן</w:t>
      </w:r>
      <w:r w:rsidRPr="00135E0A">
        <w:rPr>
          <w:spacing w:val="-6"/>
          <w:rtl/>
        </w:rPr>
        <w:t xml:space="preserve"> </w:t>
      </w:r>
      <w:r w:rsidRPr="00135E0A">
        <w:rPr>
          <w:rFonts w:hint="cs"/>
          <w:spacing w:val="-6"/>
          <w:rtl/>
        </w:rPr>
        <w:t>רקוב</w:t>
      </w:r>
      <w:r w:rsidRPr="00135E0A">
        <w:rPr>
          <w:spacing w:val="-6"/>
          <w:rtl/>
        </w:rPr>
        <w:t xml:space="preserve"> </w:t>
      </w:r>
      <w:r w:rsidRPr="00135E0A">
        <w:rPr>
          <w:rFonts w:hint="cs"/>
          <w:spacing w:val="-6"/>
          <w:rtl/>
        </w:rPr>
        <w:t xml:space="preserve">יש בו קוצים ולא ראוי </w:t>
      </w:r>
      <w:r w:rsidR="00C10B64" w:rsidRPr="00135E0A">
        <w:rPr>
          <w:rFonts w:hint="cs"/>
          <w:spacing w:val="-6"/>
          <w:rtl/>
        </w:rPr>
        <w:t>לבהמה ולטיט אלא להסקה</w:t>
      </w:r>
    </w:p>
    <w:p w14:paraId="03097FA0" w14:textId="6061790E" w:rsidR="00183BFF" w:rsidRPr="006F178A" w:rsidRDefault="00B35974" w:rsidP="00B35974">
      <w:pPr>
        <w:pStyle w:val="afff0"/>
        <w:rPr>
          <w:rtl/>
        </w:rPr>
      </w:pPr>
      <w:r>
        <w:rPr>
          <w:rFonts w:ascii="BA TM • Vilna Extra-Bold" w:hAnsi="BA TM • Vilna Extra-Bold" w:hint="cs"/>
          <w:rtl/>
        </w:rPr>
        <w:lastRenderedPageBreak/>
        <w:t>****</w:t>
      </w:r>
    </w:p>
    <w:p w14:paraId="1E71D7CC" w14:textId="77777777" w:rsidR="00183BFF" w:rsidRPr="006F178A" w:rsidRDefault="00183BFF" w:rsidP="00183BFF">
      <w:pPr>
        <w:pStyle w:val="afff2"/>
        <w:framePr w:wrap="around"/>
        <w:rPr>
          <w:rtl/>
        </w:rPr>
      </w:pPr>
      <w:r w:rsidRPr="006F178A">
        <w:rPr>
          <w:rtl/>
        </w:rPr>
        <w:t>ל:</w:t>
      </w:r>
    </w:p>
    <w:p>
      <w:pPr>
        <w:pStyle w:val="MishnaBatzad"/>
        <w:rPr>
          <w:ins w:id="20071" w:author="קלוד" w:date="2026-10-06T10:08:13Z"/>
        </w:rPr>
      </w:pPr>
      <w:ins w:id="20070" w:author="קלוד" w:date="2026-10-06T10:08:13Z">
        <w:r>
          <w:t xml:space="preserve">משנה ב</w:t>
        </w:r>
      </w:ins>
    </w:p>
    <w:p w14:paraId="10706935" w14:textId="77777777" w:rsidR="00183BFF" w:rsidRPr="006F178A" w:rsidRDefault="00183BFF" w:rsidP="00AE5F62">
      <w:pPr>
        <w:pStyle w:val="afff8"/>
        <w:spacing w:before="120"/>
        <w:jc w:val="center"/>
        <w:rPr>
          <w:rtl/>
        </w:rPr>
        <w:pPrChange w:id="90034" w:author="קלוד" w:date="2026-10-08T12:08:16Z">
          <w:pPr>
            <w:pStyle w:val="afff8"/>
            <w:jc w:val="center"/>
          </w:pPr>
        </w:pPrChange>
      </w:pPr>
      <w:r w:rsidRPr="006F178A">
        <w:rPr>
          <w:rtl/>
        </w:rPr>
        <w:t>א</w:t>
      </w:r>
      <w:r>
        <w:rPr>
          <w:rtl/>
        </w:rPr>
        <w:t>ין נוטלין עצים מן הסוכה. אלא מ</w:t>
      </w:r>
      <w:r w:rsidRPr="006F178A">
        <w:rPr>
          <w:rtl/>
        </w:rPr>
        <w:t>הסמוך לה.</w:t>
      </w:r>
    </w:p>
    <w:p w14:paraId="3C363F5B" w14:textId="77777777" w:rsidR="0093166A" w:rsidRPr="0093166A" w:rsidRDefault="0093166A" w:rsidP="0093166A">
      <w:pPr>
        <w:pStyle w:val="36"/>
        <w:framePr w:wrap="notBeside"/>
        <w:rPr>
          <w:rtl/>
        </w:rPr>
      </w:pPr>
      <w:r w:rsidRPr="0093166A">
        <w:rPr>
          <w:rFonts w:hint="cs"/>
          <w:rtl/>
        </w:rPr>
        <w:t>א.</w:t>
      </w:r>
    </w:p>
    <w:p w14:paraId="4380D44B" w14:textId="349AE4CF" w:rsidR="00183BFF" w:rsidRPr="00EE6043" w:rsidRDefault="00C10B64" w:rsidP="00C10B64">
      <w:pPr>
        <w:rPr>
          <w:rStyle w:val="afffd"/>
          <w:rFonts w:ascii="Fb Fontext" w:hAnsi="Fb Fontext" w:cs="PFT_Frank"/>
          <w:b/>
          <w:szCs w:val="14"/>
          <w:rtl/>
        </w:rPr>
      </w:pPr>
      <w:r>
        <w:rPr>
          <w:rFonts w:ascii="Fb Fontext" w:hAnsi="Fb Fontext"/>
          <w:rtl/>
        </w:rPr>
        <w:t>מ</w:t>
      </w:r>
      <w:r w:rsidR="00183BFF" w:rsidRPr="006F178A">
        <w:rPr>
          <w:rFonts w:ascii="Fb Fontext" w:hAnsi="Fb Fontext"/>
          <w:rtl/>
        </w:rPr>
        <w:t xml:space="preserve">הסוכה </w:t>
      </w:r>
      <w:r w:rsidR="00183BFF">
        <w:rPr>
          <w:rFonts w:ascii="Fb Fontext" w:hAnsi="Fb Fontext"/>
          <w:rtl/>
        </w:rPr>
        <w:t xml:space="preserve">לא </w:t>
      </w:r>
      <w:r w:rsidR="00183BFF">
        <w:rPr>
          <w:rFonts w:ascii="Fb Fontext" w:hAnsi="Fb Fontext" w:hint="cs"/>
          <w:rtl/>
        </w:rPr>
        <w:t>-</w:t>
      </w:r>
      <w:r w:rsidR="00183BFF">
        <w:rPr>
          <w:rFonts w:ascii="Fb Fontext" w:hAnsi="Fb Fontext"/>
          <w:rtl/>
        </w:rPr>
        <w:t>דסתר אהל</w:t>
      </w:r>
      <w:r w:rsidR="00183BFF" w:rsidRPr="006F178A">
        <w:rPr>
          <w:rFonts w:ascii="Fb Fontext" w:hAnsi="Fb Fontext"/>
          <w:rtl/>
        </w:rPr>
        <w:t xml:space="preserve">, ומהסמוך לדפנות </w:t>
      </w:r>
      <w:r w:rsidR="00183BFF">
        <w:rPr>
          <w:rFonts w:ascii="Fb Fontext" w:hAnsi="Fb Fontext" w:hint="cs"/>
          <w:rtl/>
        </w:rPr>
        <w:t>-</w:t>
      </w:r>
      <w:r w:rsidR="00183BFF" w:rsidRPr="006F178A">
        <w:rPr>
          <w:rFonts w:ascii="Fb Fontext" w:hAnsi="Fb Fontext"/>
          <w:rtl/>
        </w:rPr>
        <w:t>מותר.</w:t>
      </w:r>
    </w:p>
    <w:p w14:paraId="3BDFEA00" w14:textId="77777777" w:rsidR="0093166A" w:rsidRPr="0093166A" w:rsidRDefault="00183BFF" w:rsidP="0093166A">
      <w:pPr>
        <w:pStyle w:val="36"/>
        <w:framePr w:wrap="notBeside"/>
        <w:rPr>
          <w:rtl/>
        </w:rPr>
      </w:pPr>
      <w:r w:rsidRPr="0093166A">
        <w:rPr>
          <w:rtl/>
        </w:rPr>
        <w:t>ב.</w:t>
      </w:r>
    </w:p>
    <w:p w14:paraId="405D2A5F" w14:textId="2B52520E" w:rsidR="00183BFF" w:rsidRPr="006F178A" w:rsidRDefault="00183BFF" w:rsidP="00183BFF">
      <w:pPr>
        <w:rPr>
          <w:rtl/>
        </w:rPr>
      </w:pPr>
      <w:r w:rsidRPr="006F178A">
        <w:rPr>
          <w:rtl/>
        </w:rPr>
        <w:t xml:space="preserve">סמוך </w:t>
      </w:r>
      <w:r>
        <w:rPr>
          <w:rtl/>
        </w:rPr>
        <w:t>–</w:t>
      </w:r>
      <w:r>
        <w:rPr>
          <w:rFonts w:hint="cs"/>
          <w:rtl/>
        </w:rPr>
        <w:t>חבילות קנים -</w:t>
      </w:r>
      <w:r w:rsidRPr="006F178A">
        <w:rPr>
          <w:rtl/>
        </w:rPr>
        <w:t xml:space="preserve"> שלא בטלים אגב אסכך.</w:t>
      </w:r>
    </w:p>
    <w:p w14:paraId="0A0E80FE" w14:textId="77777777" w:rsidR="0093166A" w:rsidRPr="0093166A" w:rsidRDefault="00183BFF" w:rsidP="0093166A">
      <w:pPr>
        <w:pStyle w:val="36"/>
        <w:framePr w:wrap="notBeside"/>
        <w:rPr>
          <w:rtl/>
        </w:rPr>
      </w:pPr>
      <w:r w:rsidRPr="0093166A">
        <w:rPr>
          <w:rtl/>
        </w:rPr>
        <w:t>ור"ש</w:t>
      </w:r>
    </w:p>
    <w:p w14:paraId="512F5248" w14:textId="690923CF" w:rsidR="00183BFF" w:rsidRPr="0093166A" w:rsidRDefault="00135E0A" w:rsidP="00135E0A">
      <w:pPr>
        <w:rPr>
          <w:rtl/>
        </w:rPr>
      </w:pPr>
      <w:r w:rsidRPr="0093166A">
        <w:rPr>
          <w:rFonts w:hint="cs"/>
          <w:rtl/>
        </w:rPr>
        <w:t>ד</w:t>
      </w:r>
      <w:r w:rsidR="00183BFF" w:rsidRPr="0093166A">
        <w:rPr>
          <w:rtl/>
        </w:rPr>
        <w:t xml:space="preserve">מתיר מהסוכה עצמה </w:t>
      </w:r>
      <w:r w:rsidR="00183BFF" w:rsidRPr="0093166A">
        <w:rPr>
          <w:rFonts w:hint="cs"/>
          <w:rtl/>
        </w:rPr>
        <w:t>-</w:t>
      </w:r>
      <w:r w:rsidR="00C10B64" w:rsidRPr="0093166A">
        <w:rPr>
          <w:rtl/>
        </w:rPr>
        <w:t>מיירי ב</w:t>
      </w:r>
      <w:r w:rsidR="00C10B64" w:rsidRPr="0093166A">
        <w:rPr>
          <w:rFonts w:hint="cs"/>
          <w:rtl/>
        </w:rPr>
        <w:t>נפלה</w:t>
      </w:r>
      <w:r w:rsidR="00183BFF" w:rsidRPr="0093166A">
        <w:rPr>
          <w:rtl/>
        </w:rPr>
        <w:t xml:space="preserve"> דמאתמול דעתו עליה.</w:t>
      </w:r>
    </w:p>
    <w:p w14:paraId="08E8127B" w14:textId="77777777" w:rsidR="0093166A" w:rsidRPr="0093166A" w:rsidRDefault="00183BFF" w:rsidP="0093166A">
      <w:pPr>
        <w:pStyle w:val="36"/>
        <w:framePr w:wrap="notBeside"/>
        <w:rPr>
          <w:rtl/>
        </w:rPr>
      </w:pPr>
      <w:r w:rsidRPr="0093166A">
        <w:rPr>
          <w:rFonts w:hint="cs"/>
          <w:rtl/>
        </w:rPr>
        <w:t>ולטעמו</w:t>
      </w:r>
    </w:p>
    <w:p w14:paraId="1F7470D8" w14:textId="40DA291D" w:rsidR="00183BFF" w:rsidRDefault="00183BFF" w:rsidP="0093166A">
      <w:pPr>
        <w:rPr>
          <w:rtl/>
        </w:rPr>
      </w:pPr>
      <w:r>
        <w:rPr>
          <w:rFonts w:hint="cs"/>
          <w:rtl/>
        </w:rPr>
        <w:t>ש</w:t>
      </w:r>
      <w:r w:rsidRPr="006F178A">
        <w:rPr>
          <w:rtl/>
        </w:rPr>
        <w:t xml:space="preserve">מתיר מותר השמן שבנר </w:t>
      </w:r>
      <w:r w:rsidR="00C10B64">
        <w:rPr>
          <w:rFonts w:hint="cs"/>
          <w:rtl/>
        </w:rPr>
        <w:t xml:space="preserve">שמצפה שתכבה </w:t>
      </w:r>
    </w:p>
    <w:p w14:paraId="5D27D49B" w14:textId="77777777" w:rsidR="0093166A" w:rsidRPr="0093166A" w:rsidRDefault="00CD32DF" w:rsidP="0093166A">
      <w:pPr>
        <w:pStyle w:val="36"/>
        <w:framePr w:wrap="notBeside"/>
        <w:rPr>
          <w:rtl/>
        </w:rPr>
      </w:pPr>
      <w:r w:rsidRPr="0093166A">
        <w:rPr>
          <w:rFonts w:hint="cs"/>
          <w:rtl/>
        </w:rPr>
        <w:t>והך</w:t>
      </w:r>
    </w:p>
    <w:p w14:paraId="5119DC65" w14:textId="5F034B25" w:rsidR="00183BFF" w:rsidRPr="0093166A" w:rsidRDefault="00CD32DF" w:rsidP="00CD32DF">
      <w:pPr>
        <w:rPr>
          <w:rtl/>
        </w:rPr>
      </w:pPr>
      <w:r w:rsidRPr="0093166A">
        <w:rPr>
          <w:rFonts w:hint="cs"/>
          <w:rtl/>
        </w:rPr>
        <w:t>ד</w:t>
      </w:r>
      <w:r w:rsidR="00183BFF" w:rsidRPr="0093166A">
        <w:rPr>
          <w:rtl/>
        </w:rPr>
        <w:t xml:space="preserve">שוין בסוכת החג </w:t>
      </w:r>
      <w:r w:rsidR="00183BFF" w:rsidRPr="0093166A">
        <w:rPr>
          <w:rFonts w:hint="cs"/>
          <w:rtl/>
        </w:rPr>
        <w:t>ד</w:t>
      </w:r>
      <w:r w:rsidR="00183BFF" w:rsidRPr="0093166A">
        <w:rPr>
          <w:rtl/>
        </w:rPr>
        <w:t>אסורה, ואם התנה</w:t>
      </w:r>
      <w:r w:rsidR="00183BFF" w:rsidRPr="0093166A">
        <w:rPr>
          <w:rFonts w:hint="cs"/>
          <w:rtl/>
        </w:rPr>
        <w:t>,</w:t>
      </w:r>
      <w:r w:rsidR="00183BFF" w:rsidRPr="0093166A">
        <w:rPr>
          <w:rtl/>
        </w:rPr>
        <w:t xml:space="preserve"> </w:t>
      </w:r>
      <w:r w:rsidRPr="0093166A">
        <w:rPr>
          <w:rFonts w:hint="cs"/>
          <w:rtl/>
        </w:rPr>
        <w:t>מותר</w:t>
      </w:r>
      <w:r w:rsidR="00183BFF" w:rsidRPr="0093166A">
        <w:rPr>
          <w:rtl/>
        </w:rPr>
        <w:t>.</w:t>
      </w:r>
    </w:p>
    <w:p w14:paraId="6F6DBA7C" w14:textId="77777777" w:rsidR="009E6D2E" w:rsidRPr="009E6D2E" w:rsidRDefault="00CD32DF" w:rsidP="009E6D2E">
      <w:pPr>
        <w:pStyle w:val="36"/>
        <w:framePr w:wrap="notBeside"/>
        <w:rPr>
          <w:rtl/>
        </w:rPr>
      </w:pPr>
      <w:r w:rsidRPr="009E6D2E">
        <w:rPr>
          <w:rFonts w:hint="cs"/>
          <w:rtl/>
        </w:rPr>
        <w:t>יקשה</w:t>
      </w:r>
    </w:p>
    <w:p w14:paraId="6828E4EF" w14:textId="144B0F97" w:rsidR="00AE5F62" w:rsidRPr="009E6D2E" w:rsidRDefault="00183BFF" w:rsidP="00AE5F62">
      <w:pPr>
        <w:rPr>
          <w:spacing w:val="-2"/>
          <w:rtl/>
        </w:rPr>
      </w:pPr>
      <w:r w:rsidRPr="009E6D2E">
        <w:rPr>
          <w:rStyle w:val="af4"/>
          <w:spacing w:val="-2"/>
          <w:rtl/>
        </w:rPr>
        <w:t>חג הסוכות שבעת ימים לה'</w:t>
      </w:r>
      <w:r w:rsidRPr="009E6D2E">
        <w:rPr>
          <w:spacing w:val="-2"/>
          <w:rtl/>
        </w:rPr>
        <w:t xml:space="preserve"> </w:t>
      </w:r>
      <w:r w:rsidR="00CD32DF" w:rsidRPr="009E6D2E">
        <w:rPr>
          <w:rFonts w:hint="cs"/>
          <w:spacing w:val="-2"/>
          <w:rtl/>
        </w:rPr>
        <w:t>שחל ש</w:t>
      </w:r>
      <w:r w:rsidR="005933DE" w:rsidRPr="009E6D2E">
        <w:rPr>
          <w:spacing w:val="-2"/>
          <w:rtl/>
        </w:rPr>
        <w:t>"</w:t>
      </w:r>
      <w:r w:rsidR="00CD32DF" w:rsidRPr="009E6D2E">
        <w:rPr>
          <w:rFonts w:hint="cs"/>
          <w:spacing w:val="-2"/>
          <w:rtl/>
        </w:rPr>
        <w:t xml:space="preserve">ש על הסוכה כמו על החגיגה. </w:t>
      </w:r>
    </w:p>
    <w:p w14:paraId="03E3814A" w14:textId="77777777" w:rsidR="00CD32DF" w:rsidRDefault="00CD32DF" w:rsidP="00AE5F62">
      <w:pPr>
        <w:rPr>
          <w:rtl/>
        </w:rPr>
      </w:pPr>
      <w:r>
        <w:rPr>
          <w:rFonts w:hint="cs"/>
          <w:rtl/>
        </w:rPr>
        <w:t>ואסורים העצים כל שבעה ולא מהני תנאי לחצאין</w:t>
      </w:r>
    </w:p>
    <w:p w14:paraId="35F34B51" w14:textId="6F6AD669" w:rsidR="0093166A" w:rsidRPr="0093166A" w:rsidRDefault="009E6D2E" w:rsidP="0093166A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- </w:t>
      </w:r>
      <w:r w:rsidR="00183BFF" w:rsidRPr="0093166A">
        <w:rPr>
          <w:rtl/>
        </w:rPr>
        <w:t xml:space="preserve">רמב"דר: </w:t>
      </w:r>
    </w:p>
    <w:p w14:paraId="49E3ACE7" w14:textId="4F686D0E" w:rsidR="00183BFF" w:rsidRPr="001F19F5" w:rsidRDefault="009E6D2E" w:rsidP="00AE5F62">
      <w:pPr>
        <w:rPr>
          <w:rtl/>
        </w:rPr>
      </w:pPr>
      <w:r>
        <w:rPr>
          <w:rFonts w:hint="cs"/>
          <w:rtl/>
        </w:rPr>
        <w:t>ס</w:t>
      </w:r>
      <w:r w:rsidR="00183BFF" w:rsidRPr="001F19F5">
        <w:rPr>
          <w:rtl/>
        </w:rPr>
        <w:t xml:space="preserve">יפא לסוכה </w:t>
      </w:r>
      <w:r w:rsidR="00CD32DF">
        <w:rPr>
          <w:rFonts w:hint="cs"/>
          <w:rtl/>
        </w:rPr>
        <w:t>בשאר יו</w:t>
      </w:r>
      <w:r w:rsidR="005933DE">
        <w:rPr>
          <w:rtl/>
        </w:rPr>
        <w:t>"</w:t>
      </w:r>
      <w:r w:rsidR="00CD32DF">
        <w:rPr>
          <w:rFonts w:hint="cs"/>
          <w:rtl/>
        </w:rPr>
        <w:t>ט</w:t>
      </w:r>
      <w:r w:rsidR="00183BFF" w:rsidRPr="001F19F5">
        <w:rPr>
          <w:rtl/>
        </w:rPr>
        <w:t xml:space="preserve">. אבל סוכה לא מהני </w:t>
      </w:r>
      <w:r w:rsidR="00183BFF" w:rsidRPr="001F19F5">
        <w:rPr>
          <w:rFonts w:hint="cs"/>
          <w:rtl/>
        </w:rPr>
        <w:t>תנאי</w:t>
      </w:r>
      <w:r w:rsidR="00183BFF" w:rsidRPr="001F19F5">
        <w:rPr>
          <w:rtl/>
        </w:rPr>
        <w:t>.</w:t>
      </w:r>
    </w:p>
    <w:p w14:paraId="4F2A2621" w14:textId="77777777" w:rsidR="009E6D2E" w:rsidRPr="009E6D2E" w:rsidRDefault="00183BFF" w:rsidP="009E6D2E">
      <w:pPr>
        <w:pStyle w:val="36"/>
        <w:framePr w:wrap="notBeside"/>
        <w:rPr>
          <w:rtl/>
        </w:rPr>
      </w:pPr>
      <w:r w:rsidRPr="009E6D2E">
        <w:rPr>
          <w:rtl/>
        </w:rPr>
        <w:t>והך</w:t>
      </w:r>
    </w:p>
    <w:p w14:paraId="3E6CFC86" w14:textId="69724C8E" w:rsidR="00183BFF" w:rsidRPr="006F178A" w:rsidRDefault="00E86CB0" w:rsidP="00DF4927">
      <w:pPr>
        <w:spacing w:after="60"/>
        <w:rPr>
          <w:rtl/>
        </w:rPr>
      </w:pPr>
      <w:r w:rsidRPr="00E86CB0">
        <w:rPr>
          <w:spacing w:val="-6"/>
          <w:rtl/>
        </w:rPr>
        <w:t>דסככה כהלכתה</w:t>
      </w:r>
      <w:r w:rsidR="00183BFF" w:rsidRPr="00E86CB0">
        <w:rPr>
          <w:spacing w:val="-6"/>
          <w:rtl/>
        </w:rPr>
        <w:t xml:space="preserve"> ועטרה בקרמים וסדינין </w:t>
      </w:r>
      <w:r w:rsidR="00CD32DF" w:rsidRPr="00E86CB0">
        <w:rPr>
          <w:rFonts w:hint="cs"/>
          <w:spacing w:val="-6"/>
          <w:rtl/>
        </w:rPr>
        <w:t>ותלה בה פירות שונים,</w:t>
      </w:r>
      <w:r w:rsidR="00CD32DF">
        <w:rPr>
          <w:rFonts w:hint="cs"/>
          <w:rtl/>
        </w:rPr>
        <w:t xml:space="preserve"> </w:t>
      </w:r>
      <w:r w:rsidR="00183BFF" w:rsidRPr="00E86CB0">
        <w:rPr>
          <w:spacing w:val="-4"/>
          <w:rtl/>
        </w:rPr>
        <w:t xml:space="preserve">אסור להסתפק מהן עד מוציו"ט האחרון של חג. ואם התנה </w:t>
      </w:r>
      <w:r w:rsidR="00CD32DF" w:rsidRPr="00E86CB0">
        <w:rPr>
          <w:rFonts w:hint="cs"/>
          <w:spacing w:val="-4"/>
          <w:rtl/>
        </w:rPr>
        <w:t>מותר</w:t>
      </w:r>
      <w:r w:rsidR="00183BFF" w:rsidRPr="00E86CB0">
        <w:rPr>
          <w:spacing w:val="-4"/>
          <w:rtl/>
        </w:rPr>
        <w:t>.</w:t>
      </w:r>
    </w:p>
    <w:p w14:paraId="375749D1" w14:textId="62AE285B" w:rsidR="00DF4927" w:rsidRPr="00DF4927" w:rsidRDefault="00DF4927" w:rsidP="00DF4927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- </w:t>
      </w:r>
      <w:r w:rsidR="00183BFF" w:rsidRPr="00DF4927">
        <w:rPr>
          <w:rtl/>
        </w:rPr>
        <w:t>אביי ורבא:</w:t>
      </w:r>
    </w:p>
    <w:p w14:paraId="76207C04" w14:textId="59AD386A" w:rsidR="00183BFF" w:rsidRPr="00135E0A" w:rsidRDefault="00183BFF" w:rsidP="0052412C">
      <w:pPr>
        <w:rPr>
          <w:spacing w:val="-2"/>
          <w:rtl/>
        </w:rPr>
      </w:pPr>
      <w:r w:rsidRPr="0052412C">
        <w:rPr>
          <w:rFonts w:ascii="Fb Fontext" w:hAnsi="Fb Fontext"/>
          <w:spacing w:val="-2"/>
          <w:sz w:val="20"/>
          <w:rtl/>
        </w:rPr>
        <w:t xml:space="preserve">באומר איני בודל מהם כל בין השמשות, </w:t>
      </w:r>
      <w:r w:rsidR="0052412C" w:rsidRPr="0052412C">
        <w:rPr>
          <w:rStyle w:val="afffffc"/>
          <w:rFonts w:hint="cs"/>
          <w:spacing w:val="-2"/>
          <w:rtl/>
        </w:rPr>
        <w:t>ד</w:t>
      </w:r>
      <w:r w:rsidR="00E86CB0" w:rsidRPr="0052412C">
        <w:rPr>
          <w:rStyle w:val="afffffc"/>
          <w:rFonts w:hint="cs"/>
          <w:spacing w:val="-2"/>
          <w:rtl/>
        </w:rPr>
        <w:t>לא חלה עליהם</w:t>
      </w:r>
      <w:r w:rsidR="00E86CB0" w:rsidRPr="00E86CB0">
        <w:rPr>
          <w:rStyle w:val="afffffc"/>
          <w:rFonts w:hint="cs"/>
          <w:rtl/>
        </w:rPr>
        <w:t xml:space="preserve"> קדושה</w:t>
      </w:r>
      <w:r w:rsidR="0052412C">
        <w:rPr>
          <w:rFonts w:ascii="Fb Fontext" w:hAnsi="Fb Fontext" w:hint="cs"/>
          <w:sz w:val="20"/>
          <w:rtl/>
        </w:rPr>
        <w:t>,</w:t>
      </w:r>
      <w:r w:rsidR="0052412C">
        <w:rPr>
          <w:rFonts w:ascii="Fb Fontext" w:hAnsi="Fb Fontext" w:hint="cs"/>
          <w:spacing w:val="-2"/>
          <w:rtl/>
        </w:rPr>
        <w:t xml:space="preserve"> </w:t>
      </w:r>
      <w:r w:rsidR="0018500F" w:rsidRPr="00135E0A">
        <w:rPr>
          <w:rFonts w:ascii="Fb Fontext" w:hAnsi="Fb Fontext"/>
          <w:spacing w:val="-2"/>
          <w:rtl/>
        </w:rPr>
        <w:t xml:space="preserve">אבל עצי סוכה </w:t>
      </w:r>
      <w:r w:rsidR="0018500F" w:rsidRPr="00135E0A">
        <w:rPr>
          <w:rFonts w:ascii="Fb Fontext" w:hAnsi="Fb Fontext" w:hint="cs"/>
          <w:spacing w:val="-2"/>
          <w:rtl/>
        </w:rPr>
        <w:t>ש</w:t>
      </w:r>
      <w:r w:rsidRPr="00135E0A">
        <w:rPr>
          <w:rFonts w:ascii="Fb Fontext" w:hAnsi="Fb Fontext"/>
          <w:spacing w:val="-2"/>
          <w:rtl/>
        </w:rPr>
        <w:t xml:space="preserve">חלה </w:t>
      </w:r>
      <w:r w:rsidR="0052412C">
        <w:rPr>
          <w:rFonts w:ascii="Fb Fontext" w:hAnsi="Fb Fontext" w:hint="cs"/>
          <w:spacing w:val="-2"/>
          <w:rtl/>
        </w:rPr>
        <w:t xml:space="preserve">עליהם </w:t>
      </w:r>
      <w:r w:rsidRPr="00135E0A">
        <w:rPr>
          <w:rFonts w:ascii="Fb Fontext" w:hAnsi="Fb Fontext"/>
          <w:spacing w:val="-2"/>
          <w:rtl/>
        </w:rPr>
        <w:t>קדושה</w:t>
      </w:r>
      <w:r w:rsidR="0052412C">
        <w:rPr>
          <w:rFonts w:ascii="Fb Fontext" w:hAnsi="Fb Fontext" w:hint="cs"/>
          <w:spacing w:val="-2"/>
          <w:rtl/>
        </w:rPr>
        <w:t xml:space="preserve"> </w:t>
      </w:r>
      <w:r w:rsidR="00135E0A" w:rsidRPr="00135E0A">
        <w:rPr>
          <w:rFonts w:ascii="Fb Fontext" w:hAnsi="Fb Fontext" w:hint="cs"/>
          <w:spacing w:val="-2"/>
          <w:rtl/>
        </w:rPr>
        <w:t>הוקצו</w:t>
      </w:r>
      <w:r w:rsidRPr="00135E0A">
        <w:rPr>
          <w:rFonts w:ascii="Fb Fontext" w:hAnsi="Fb Fontext"/>
          <w:spacing w:val="-2"/>
          <w:rtl/>
        </w:rPr>
        <w:t xml:space="preserve"> לשבעה.</w:t>
      </w:r>
    </w:p>
    <w:p w14:paraId="0B1F0C4C" w14:textId="77777777" w:rsidR="00DF4927" w:rsidRPr="00DF4927" w:rsidRDefault="00183BFF" w:rsidP="00DF4927">
      <w:pPr>
        <w:pStyle w:val="36"/>
        <w:framePr w:wrap="notBeside"/>
        <w:rPr>
          <w:rtl/>
        </w:rPr>
      </w:pPr>
      <w:r w:rsidRPr="00DF4927">
        <w:rPr>
          <w:rtl/>
        </w:rPr>
        <w:t>והך</w:t>
      </w:r>
    </w:p>
    <w:p w14:paraId="57428F67" w14:textId="1E3085CB" w:rsidR="00183BFF" w:rsidRDefault="00183BFF" w:rsidP="00183BFF">
      <w:pPr>
        <w:rPr>
          <w:spacing w:val="-2"/>
          <w:rtl/>
        </w:rPr>
      </w:pPr>
      <w:r w:rsidRPr="003772EC">
        <w:rPr>
          <w:spacing w:val="-2"/>
          <w:rtl/>
        </w:rPr>
        <w:t>דהפריש שבעה אתרוגים לשבעת הימים</w:t>
      </w:r>
      <w:r w:rsidR="00CD32DF">
        <w:rPr>
          <w:rFonts w:hint="cs"/>
          <w:spacing w:val="-2"/>
          <w:rtl/>
        </w:rPr>
        <w:t xml:space="preserve"> דמהני תנאי</w:t>
      </w:r>
      <w:r w:rsidRPr="003772EC">
        <w:rPr>
          <w:spacing w:val="-2"/>
          <w:rtl/>
        </w:rPr>
        <w:t xml:space="preserve">, </w:t>
      </w:r>
    </w:p>
    <w:p w14:paraId="2F843644" w14:textId="77777777" w:rsidR="00183BFF" w:rsidRPr="00DF4927" w:rsidRDefault="00183BFF" w:rsidP="00DF4927">
      <w:pPr>
        <w:rPr>
          <w:spacing w:val="-2"/>
          <w:rtl/>
        </w:rPr>
      </w:pPr>
      <w:r w:rsidRPr="00DF4927">
        <w:rPr>
          <w:rStyle w:val="afffff3"/>
          <w:spacing w:val="-2"/>
          <w:rtl/>
        </w:rPr>
        <w:t>לרב:</w:t>
      </w:r>
      <w:r w:rsidRPr="00DF4927">
        <w:rPr>
          <w:spacing w:val="-2"/>
          <w:rtl/>
        </w:rPr>
        <w:t xml:space="preserve"> כל אחת יוצא בה ואוכלה לאלתר </w:t>
      </w:r>
      <w:r w:rsidRPr="00DF4927">
        <w:rPr>
          <w:rStyle w:val="afffff3"/>
          <w:spacing w:val="-2"/>
          <w:rtl/>
        </w:rPr>
        <w:t>לר"א:</w:t>
      </w:r>
      <w:r w:rsidRPr="00DF4927">
        <w:rPr>
          <w:spacing w:val="-2"/>
          <w:rtl/>
        </w:rPr>
        <w:t xml:space="preserve"> יוצא בה ואוכלה למחר</w:t>
      </w:r>
    </w:p>
    <w:p w14:paraId="3DC53229" w14:textId="77777777" w:rsidR="00DF4927" w:rsidRPr="00DF4927" w:rsidRDefault="00135E0A" w:rsidP="00DF4927">
      <w:pPr>
        <w:pStyle w:val="36"/>
        <w:framePr w:wrap="notBeside"/>
        <w:rPr>
          <w:rtl/>
        </w:rPr>
      </w:pPr>
      <w:r w:rsidRPr="00DF4927">
        <w:rPr>
          <w:rFonts w:hint="cs"/>
          <w:rtl/>
        </w:rPr>
        <w:t>-</w:t>
      </w:r>
    </w:p>
    <w:p w14:paraId="7E228BFE" w14:textId="5E4256D5" w:rsidR="00183BFF" w:rsidRPr="001F19F5" w:rsidRDefault="00183BFF" w:rsidP="00AE5F62">
      <w:pPr>
        <w:rPr>
          <w:rFonts w:cs="Guttman Vilna"/>
          <w:b/>
          <w:bCs/>
          <w:rtl/>
        </w:rPr>
      </w:pPr>
      <w:r w:rsidRPr="00BF5D1E">
        <w:rPr>
          <w:rFonts w:cs="PFT_Frank" w:hint="cs"/>
          <w:b/>
          <w:bCs/>
          <w:szCs w:val="14"/>
          <w:rtl/>
        </w:rPr>
        <w:t>באתרוג</w:t>
      </w:r>
      <w:r w:rsidRPr="001F19F5">
        <w:rPr>
          <w:rFonts w:hint="cs"/>
          <w:rtl/>
        </w:rPr>
        <w:t xml:space="preserve"> </w:t>
      </w:r>
      <w:r w:rsidR="00CD32DF">
        <w:rPr>
          <w:rFonts w:hint="cs"/>
          <w:rtl/>
        </w:rPr>
        <w:t>שאינו בלילה,</w:t>
      </w:r>
      <w:r w:rsidRPr="001F19F5">
        <w:rPr>
          <w:rtl/>
        </w:rPr>
        <w:t xml:space="preserve"> כל </w:t>
      </w:r>
      <w:r w:rsidRPr="001F19F5">
        <w:rPr>
          <w:rFonts w:hint="cs"/>
          <w:rtl/>
        </w:rPr>
        <w:t>יום</w:t>
      </w:r>
      <w:r w:rsidRPr="001F19F5">
        <w:rPr>
          <w:rtl/>
        </w:rPr>
        <w:t xml:space="preserve"> מצוה </w:t>
      </w:r>
      <w:r w:rsidRPr="001F19F5">
        <w:rPr>
          <w:rFonts w:hint="cs"/>
          <w:rtl/>
        </w:rPr>
        <w:t>בפני עצמה</w:t>
      </w:r>
      <w:r w:rsidRPr="001F19F5">
        <w:rPr>
          <w:rtl/>
        </w:rPr>
        <w:t>.</w:t>
      </w:r>
    </w:p>
    <w:p w14:paraId="0E617F72" w14:textId="5C143CA4" w:rsidR="00183BFF" w:rsidRPr="001F19F5" w:rsidRDefault="00183BFF" w:rsidP="00AE5F62">
      <w:pPr>
        <w:rPr>
          <w:rFonts w:cs="Guttman Vilna"/>
          <w:b/>
          <w:bCs/>
          <w:rtl/>
        </w:rPr>
      </w:pPr>
      <w:r w:rsidRPr="00BF5D1E">
        <w:rPr>
          <w:rFonts w:cs="PFT_Frank" w:hint="cs"/>
          <w:b/>
          <w:bCs/>
          <w:szCs w:val="14"/>
          <w:rtl/>
        </w:rPr>
        <w:t>בסוכה</w:t>
      </w:r>
      <w:r w:rsidR="00CD32DF">
        <w:rPr>
          <w:rtl/>
        </w:rPr>
        <w:t xml:space="preserve"> </w:t>
      </w:r>
      <w:r w:rsidR="00CD32DF">
        <w:rPr>
          <w:rFonts w:hint="cs"/>
          <w:rtl/>
        </w:rPr>
        <w:t>דישנה בלילה,</w:t>
      </w:r>
      <w:r w:rsidRPr="001F19F5">
        <w:rPr>
          <w:rtl/>
        </w:rPr>
        <w:t xml:space="preserve"> </w:t>
      </w:r>
      <w:r w:rsidRPr="001F19F5">
        <w:rPr>
          <w:rFonts w:hint="cs"/>
          <w:rtl/>
        </w:rPr>
        <w:t>כל הימים כיום אחד ארוך</w:t>
      </w:r>
      <w:r w:rsidRPr="001F19F5">
        <w:rPr>
          <w:rtl/>
        </w:rPr>
        <w:t>.</w:t>
      </w:r>
    </w:p>
    <w:p w14:paraId="4D62E8BE" w14:textId="13FF42E6" w:rsidR="00183BFF" w:rsidRPr="006F178A" w:rsidRDefault="00B35974" w:rsidP="00B35974">
      <w:pPr>
        <w:pStyle w:val="afff0"/>
        <w:rPr>
          <w:rtl/>
        </w:rPr>
      </w:pPr>
      <w:r>
        <w:rPr>
          <w:rFonts w:ascii="BA TM • Vilna Extra-Bold" w:hAnsi="BA TM • Vilna Extra-Bold" w:hint="cs"/>
          <w:rtl/>
        </w:rPr>
        <w:t>****</w:t>
      </w:r>
    </w:p>
    <w:p w14:paraId="6687A0EE" w14:textId="77777777" w:rsidR="00183BFF" w:rsidRPr="006F178A" w:rsidRDefault="00183BFF" w:rsidP="00183BFF">
      <w:pPr>
        <w:pStyle w:val="afff2"/>
        <w:framePr w:wrap="around"/>
        <w:rPr>
          <w:rtl/>
        </w:rPr>
      </w:pPr>
      <w:r w:rsidRPr="006F178A">
        <w:rPr>
          <w:rtl/>
        </w:rPr>
        <w:t>לא.</w:t>
      </w:r>
    </w:p>
    <w:p>
      <w:pPr>
        <w:pStyle w:val="MishnaBatzad"/>
        <w:rPr>
          <w:ins w:id="20073" w:author="קלוד" w:date="2026-10-06T10:08:13Z"/>
        </w:rPr>
      </w:pPr>
      <w:ins w:id="20072" w:author="קלוד" w:date="2026-10-06T10:08:13Z">
        <w:r>
          <w:t xml:space="preserve">משנה ב</w:t>
        </w:r>
      </w:ins>
    </w:p>
    <w:p w14:paraId="7C35B77A" w14:textId="77777777" w:rsidR="00183BFF" w:rsidRPr="0018500F" w:rsidRDefault="00183BFF" w:rsidP="00135E0A">
      <w:pPr>
        <w:pStyle w:val="afff8"/>
        <w:spacing w:before="120"/>
        <w:rPr>
          <w:sz w:val="16"/>
          <w:rtl/>
        </w:rPr>
        <w:pPrChange w:id="90035" w:author="קלוד" w:date="2026-10-08T12:08:16Z">
          <w:pPr>
            <w:pStyle w:val="afff8"/>
          </w:pPr>
        </w:pPrChange>
      </w:pPr>
      <w:r w:rsidRPr="0018500F">
        <w:rPr>
          <w:rtl/>
          <w:rPrChange w:id="40049" w:author="Claude" w:date="2026-10-06T13:34:26Z">
            <w:rPr>
              <w:sz w:val="16"/>
              <w:rtl/>
            </w:rPr>
          </w:rPrChange>
        </w:rPr>
        <w:t>מביאין עצים מ</w:t>
      </w:r>
      <w:r w:rsidR="00135E0A">
        <w:rPr>
          <w:rtl/>
          <w:rPrChange w:id="40050" w:author="Claude" w:date="2026-10-06T13:34:26Z">
            <w:rPr>
              <w:sz w:val="16"/>
              <w:rtl/>
            </w:rPr>
          </w:rPrChange>
        </w:rPr>
        <w:t xml:space="preserve">השדה </w:t>
      </w:r>
      <w:r w:rsidR="00135E0A">
        <w:rPr>
          <w:rFonts w:hint="cs"/>
          <w:rtl/>
          <w:rPrChange w:id="40051" w:author="Claude" w:date="2026-10-06T13:34:26Z">
            <w:rPr>
              <w:rFonts w:hint="cs"/>
              <w:sz w:val="16"/>
              <w:rtl/>
            </w:rPr>
          </w:rPrChange>
        </w:rPr>
        <w:t>מ</w:t>
      </w:r>
      <w:r w:rsidRPr="0018500F">
        <w:rPr>
          <w:rtl/>
          <w:rPrChange w:id="40052" w:author="Claude" w:date="2026-10-06T13:34:26Z">
            <w:rPr>
              <w:sz w:val="16"/>
              <w:rtl/>
            </w:rPr>
          </w:rPrChange>
        </w:rPr>
        <w:t>המכונס,</w:t>
      </w:r>
      <w:r w:rsidR="00135E0A">
        <w:rPr>
          <w:rFonts w:hint="cs"/>
          <w:rtl/>
          <w:rPrChange w:id="40053" w:author="Claude" w:date="2026-10-06T13:34:26Z">
            <w:rPr>
              <w:rFonts w:hint="cs"/>
              <w:sz w:val="16"/>
              <w:rtl/>
            </w:rPr>
          </w:rPrChange>
        </w:rPr>
        <w:t xml:space="preserve"> </w:t>
      </w:r>
      <w:r w:rsidRPr="0018500F">
        <w:rPr>
          <w:rtl/>
          <w:rPrChange w:id="40054" w:author="Claude" w:date="2026-10-06T13:34:26Z">
            <w:rPr>
              <w:sz w:val="16"/>
              <w:rtl/>
            </w:rPr>
          </w:rPrChange>
        </w:rPr>
        <w:t>ומהקרפף אפילו מן המפוזר.</w:t>
      </w:r>
    </w:p>
    <w:p w14:paraId="33CCCE8A" w14:textId="77777777" w:rsidR="00183BFF" w:rsidRPr="0018500F" w:rsidRDefault="00183BFF" w:rsidP="00183BFF">
      <w:pPr>
        <w:pStyle w:val="afff8"/>
        <w:rPr>
          <w:sz w:val="16"/>
          <w:rtl/>
        </w:rPr>
      </w:pPr>
      <w:r w:rsidRPr="0018500F">
        <w:rPr>
          <w:rtl/>
          <w:rPrChange w:id="40055" w:author="Claude" w:date="2026-10-06T13:34:26Z">
            <w:rPr>
              <w:sz w:val="16"/>
              <w:rtl/>
            </w:rPr>
          </w:rPrChange>
        </w:rPr>
        <w:t xml:space="preserve">איזהו קרפף </w:t>
      </w:r>
      <w:r w:rsidRPr="0018500F">
        <w:rPr>
          <w:rStyle w:val="afffff1"/>
          <w:rtl/>
          <w:rPrChange w:id="40056" w:author="Claude" w:date="2026-10-06T13:34:26Z">
            <w:rPr>
              <w:rStyle w:val="afffff1"/>
              <w:sz w:val="14"/>
              <w:rtl/>
            </w:rPr>
          </w:rPrChange>
        </w:rPr>
        <w:t xml:space="preserve"> ר"י:</w:t>
      </w:r>
      <w:r w:rsidRPr="0018500F">
        <w:rPr>
          <w:rtl/>
          <w:rPrChange w:id="40057" w:author="Claude" w:date="2026-10-06T13:34:26Z">
            <w:rPr>
              <w:sz w:val="16"/>
              <w:rtl/>
            </w:rPr>
          </w:rPrChange>
        </w:rPr>
        <w:t xml:space="preserve"> כל שסמוך לעיר.</w:t>
      </w:r>
    </w:p>
    <w:p w14:paraId="531C4A7D" w14:textId="77777777" w:rsidR="00183BFF" w:rsidRPr="0018500F" w:rsidRDefault="00AE5F62" w:rsidP="00233786">
      <w:pPr>
        <w:pStyle w:val="afff8"/>
        <w:spacing w:after="60" w:line="220" w:lineRule="exact"/>
        <w:rPr>
          <w:sz w:val="16"/>
          <w:rtl/>
        </w:rPr>
      </w:pPr>
      <w:r>
        <w:rPr>
          <w:rStyle w:val="afffff1"/>
          <w:rFonts w:hint="cs"/>
          <w:rtl/>
          <w:rPrChange w:id="40058" w:author="Claude" w:date="2026-10-06T13:34:26Z">
            <w:rPr>
              <w:rStyle w:val="afffff1"/>
              <w:rFonts w:hint="cs"/>
              <w:sz w:val="14"/>
              <w:rtl/>
            </w:rPr>
          </w:rPrChange>
        </w:rPr>
        <w:t xml:space="preserve">                  </w:t>
      </w:r>
      <w:r w:rsidR="00183BFF" w:rsidRPr="0018500F">
        <w:rPr>
          <w:rStyle w:val="afffff1"/>
          <w:rtl/>
          <w:rPrChange w:id="40059" w:author="Claude" w:date="2026-10-06T13:34:26Z">
            <w:rPr>
              <w:rStyle w:val="afffff1"/>
              <w:sz w:val="14"/>
              <w:rtl/>
            </w:rPr>
          </w:rPrChange>
        </w:rPr>
        <w:t>ריו"ס:</w:t>
      </w:r>
      <w:r w:rsidR="00183BFF" w:rsidRPr="0018500F">
        <w:rPr>
          <w:rtl/>
          <w:rPrChange w:id="40060" w:author="Claude" w:date="2026-10-06T13:34:26Z">
            <w:rPr>
              <w:sz w:val="16"/>
              <w:rtl/>
            </w:rPr>
          </w:rPrChange>
        </w:rPr>
        <w:t xml:space="preserve"> כל </w:t>
      </w:r>
      <w:r w:rsidR="00183BFF" w:rsidRPr="0018500F">
        <w:rPr>
          <w:rFonts w:hint="cs"/>
          <w:rtl/>
          <w:rPrChange w:id="40061" w:author="Claude" w:date="2026-10-06T13:34:26Z">
            <w:rPr>
              <w:rFonts w:hint="cs"/>
              <w:sz w:val="16"/>
              <w:rtl/>
            </w:rPr>
          </w:rPrChange>
        </w:rPr>
        <w:t>שיש לו מפתח</w:t>
      </w:r>
      <w:r w:rsidR="00183BFF" w:rsidRPr="0018500F">
        <w:rPr>
          <w:rtl/>
          <w:rPrChange w:id="40062" w:author="Claude" w:date="2026-10-06T13:34:26Z">
            <w:rPr>
              <w:sz w:val="16"/>
              <w:rtl/>
            </w:rPr>
          </w:rPrChange>
        </w:rPr>
        <w:t>, ואפילו בתוך תחום שבת.</w:t>
      </w:r>
    </w:p>
    <w:p w14:paraId="5CCCEBA6" w14:textId="77777777" w:rsidR="003A765C" w:rsidRPr="003A765C" w:rsidRDefault="00183BFF" w:rsidP="003A765C">
      <w:pPr>
        <w:pStyle w:val="36"/>
        <w:framePr w:wrap="notBeside"/>
        <w:rPr>
          <w:rtl/>
        </w:rPr>
      </w:pPr>
      <w:r w:rsidRPr="003A765C">
        <w:rPr>
          <w:rFonts w:hint="cs"/>
          <w:rtl/>
        </w:rPr>
        <w:t>שמואל</w:t>
      </w:r>
      <w:r w:rsidRPr="003A765C">
        <w:rPr>
          <w:rtl/>
        </w:rPr>
        <w:t>:</w:t>
      </w:r>
    </w:p>
    <w:p w14:paraId="7F628CC0" w14:textId="4FB64681" w:rsidR="00183BFF" w:rsidRPr="00233786" w:rsidRDefault="00183BFF" w:rsidP="003A765C">
      <w:pPr>
        <w:pStyle w:val="afffffe"/>
        <w:spacing w:before="0"/>
        <w:rPr>
          <w:rtl/>
        </w:rPr>
      </w:pPr>
      <w:r w:rsidRPr="00233786">
        <w:rPr>
          <w:rtl/>
        </w:rPr>
        <w:t xml:space="preserve">מביאין עצים </w:t>
      </w:r>
      <w:r w:rsidRPr="00233786">
        <w:rPr>
          <w:rFonts w:hint="cs"/>
          <w:rtl/>
        </w:rPr>
        <w:t>רק</w:t>
      </w:r>
      <w:r w:rsidRPr="00233786">
        <w:rPr>
          <w:rtl/>
        </w:rPr>
        <w:t xml:space="preserve"> </w:t>
      </w:r>
      <w:r w:rsidRPr="00233786">
        <w:rPr>
          <w:rFonts w:hint="cs"/>
          <w:rtl/>
        </w:rPr>
        <w:t>מ</w:t>
      </w:r>
      <w:r w:rsidRPr="00233786">
        <w:rPr>
          <w:rtl/>
        </w:rPr>
        <w:t>המכונסין שבקרפף.</w:t>
      </w:r>
    </w:p>
    <w:p w14:paraId="02BE9ECF" w14:textId="592A8146" w:rsidR="00183BFF" w:rsidRPr="006F178A" w:rsidRDefault="00183BFF" w:rsidP="003A765C">
      <w:pPr>
        <w:rPr>
          <w:rtl/>
        </w:rPr>
      </w:pPr>
      <w:r w:rsidRPr="006F178A">
        <w:rPr>
          <w:rtl/>
        </w:rPr>
        <w:t>ומתני' דלא כן יחידאה היא.</w:t>
      </w:r>
      <w:r>
        <w:rPr>
          <w:rFonts w:hint="cs"/>
          <w:rtl/>
        </w:rPr>
        <w:t xml:space="preserve"> </w:t>
      </w:r>
      <w:r w:rsidRPr="003C60FE">
        <w:rPr>
          <w:rStyle w:val="afffff3"/>
          <w:rFonts w:hint="cs"/>
          <w:rtl/>
        </w:rPr>
        <w:t>כרשב</w:t>
      </w:r>
      <w:r w:rsidR="0052412C">
        <w:rPr>
          <w:rStyle w:val="afffff3"/>
          <w:rFonts w:hint="cs"/>
          <w:rtl/>
        </w:rPr>
        <w:t>"</w:t>
      </w:r>
      <w:r w:rsidRPr="003C60FE">
        <w:rPr>
          <w:rStyle w:val="afffff3"/>
          <w:rFonts w:hint="cs"/>
          <w:rtl/>
        </w:rPr>
        <w:t>א לב</w:t>
      </w:r>
      <w:r w:rsidR="0001190A">
        <w:rPr>
          <w:rStyle w:val="afffff3"/>
          <w:rtl/>
        </w:rPr>
        <w:t>"</w:t>
      </w:r>
      <w:r w:rsidRPr="003C60FE">
        <w:rPr>
          <w:rStyle w:val="afffff3"/>
          <w:rFonts w:hint="cs"/>
          <w:rtl/>
        </w:rPr>
        <w:t>ה</w:t>
      </w:r>
    </w:p>
    <w:p w14:paraId="65DF24D1" w14:textId="77777777" w:rsidR="00183BFF" w:rsidRPr="001F19F5" w:rsidRDefault="00AE5F62" w:rsidP="00AE5F62">
      <w:pPr>
        <w:rPr>
          <w:rtl/>
        </w:rPr>
      </w:pPr>
      <w:r>
        <w:rPr>
          <w:rStyle w:val="afffff3"/>
          <w:rFonts w:hint="cs"/>
          <w:rtl/>
        </w:rPr>
        <w:t>ש</w:t>
      </w:r>
      <w:r w:rsidR="00183BFF" w:rsidRPr="001F19F5">
        <w:rPr>
          <w:rStyle w:val="afffff3"/>
          <w:rFonts w:hint="cs"/>
          <w:rtl/>
        </w:rPr>
        <w:t xml:space="preserve">נחלקו </w:t>
      </w:r>
      <w:r>
        <w:rPr>
          <w:rFonts w:hint="cs"/>
          <w:rtl/>
        </w:rPr>
        <w:t xml:space="preserve"> </w:t>
      </w:r>
      <w:r w:rsidRPr="00AE5F62">
        <w:rPr>
          <w:rStyle w:val="afffff3"/>
          <w:rFonts w:hint="cs"/>
          <w:rtl/>
        </w:rPr>
        <w:t>ב</w:t>
      </w:r>
      <w:r w:rsidR="005933DE">
        <w:rPr>
          <w:rStyle w:val="afffff3"/>
          <w:rtl/>
        </w:rPr>
        <w:t>"</w:t>
      </w:r>
      <w:r w:rsidRPr="00AE5F62">
        <w:rPr>
          <w:rStyle w:val="afffff3"/>
          <w:rFonts w:hint="cs"/>
          <w:rtl/>
        </w:rPr>
        <w:t>ש וב</w:t>
      </w:r>
      <w:r w:rsidR="005933DE">
        <w:rPr>
          <w:rStyle w:val="afffff3"/>
          <w:rtl/>
        </w:rPr>
        <w:t>"</w:t>
      </w:r>
      <w:r w:rsidRPr="00AE5F62">
        <w:rPr>
          <w:rStyle w:val="afffff3"/>
          <w:rFonts w:hint="cs"/>
          <w:rtl/>
        </w:rPr>
        <w:t xml:space="preserve">ה </w:t>
      </w:r>
      <w:r w:rsidR="00183BFF" w:rsidRPr="001F19F5">
        <w:rPr>
          <w:rFonts w:hint="cs"/>
          <w:rtl/>
        </w:rPr>
        <w:t>ב</w:t>
      </w:r>
      <w:r w:rsidR="00183BFF" w:rsidRPr="001F19F5">
        <w:rPr>
          <w:rtl/>
        </w:rPr>
        <w:t>מפוזרים שבקרפף</w:t>
      </w:r>
      <w:r w:rsidR="00183BFF" w:rsidRPr="001F19F5">
        <w:rPr>
          <w:rFonts w:hint="cs"/>
          <w:rtl/>
        </w:rPr>
        <w:t>,</w:t>
      </w:r>
      <w:r w:rsidR="00183BFF" w:rsidRPr="001F19F5">
        <w:rPr>
          <w:rtl/>
        </w:rPr>
        <w:t xml:space="preserve"> </w:t>
      </w:r>
      <w:r w:rsidR="00183BFF" w:rsidRPr="001F19F5">
        <w:rPr>
          <w:rFonts w:hint="cs"/>
          <w:rtl/>
        </w:rPr>
        <w:t>וב</w:t>
      </w:r>
      <w:r w:rsidR="00183BFF" w:rsidRPr="001F19F5">
        <w:rPr>
          <w:rtl/>
        </w:rPr>
        <w:t>מכונסין שבשדות.</w:t>
      </w:r>
    </w:p>
    <w:p w14:paraId="6D2550EE" w14:textId="77777777" w:rsidR="00233786" w:rsidRPr="00233786" w:rsidRDefault="00183BFF" w:rsidP="00233786">
      <w:pPr>
        <w:pStyle w:val="36"/>
        <w:framePr w:wrap="notBeside"/>
        <w:rPr>
          <w:rtl/>
        </w:rPr>
      </w:pPr>
      <w:r w:rsidRPr="00233786">
        <w:rPr>
          <w:rtl/>
        </w:rPr>
        <w:t>רבא:</w:t>
      </w:r>
    </w:p>
    <w:p w14:paraId="3C9459EB" w14:textId="713FD5C5" w:rsidR="00183BFF" w:rsidRDefault="00183BFF" w:rsidP="00183BFF">
      <w:pPr>
        <w:spacing w:before="60"/>
        <w:rPr>
          <w:rFonts w:ascii="Fb Fontext" w:hAnsi="Fb Fontext"/>
          <w:rtl/>
        </w:rPr>
      </w:pPr>
      <w:r w:rsidRPr="006F178A">
        <w:rPr>
          <w:rFonts w:ascii="Fb Fontext" w:hAnsi="Fb Fontext"/>
          <w:rtl/>
        </w:rPr>
        <w:t>עלי קנים ועלי גפנים, א</w:t>
      </w:r>
      <w:r>
        <w:rPr>
          <w:rFonts w:ascii="Fb Fontext" w:hAnsi="Fb Fontext" w:hint="cs"/>
          <w:rtl/>
        </w:rPr>
        <w:t xml:space="preserve">ף מכונסין אסורין, </w:t>
      </w:r>
    </w:p>
    <w:p w14:paraId="224A5DBF" w14:textId="77777777" w:rsidR="00183BFF" w:rsidRPr="006E0611" w:rsidRDefault="00183BFF" w:rsidP="006E0611">
      <w:pPr>
        <w:rPr>
          <w:rtl/>
        </w:rPr>
      </w:pPr>
      <w:r w:rsidRPr="006E0611">
        <w:rPr>
          <w:rFonts w:hint="cs"/>
          <w:rtl/>
        </w:rPr>
        <w:lastRenderedPageBreak/>
        <w:t>שאם תבוא רוח תפזרם, ובהניח כלי מאתמול מותרין.</w:t>
      </w:r>
    </w:p>
    <w:p w14:paraId="19FB25E8" w14:textId="61B74A11" w:rsidR="00183BFF" w:rsidRPr="006F178A" w:rsidRDefault="00B35974" w:rsidP="00B35974">
      <w:pPr>
        <w:pStyle w:val="afff0"/>
        <w:rPr>
          <w:del w:id="90089" w:author="מנוע עיצוב" w:date="2026-10-08T11:01:28Z"/>
          <w:rtl/>
        </w:rPr>
      </w:pPr>
      <w:del w:id="90088" w:author="מנוע עיצוב" w:date="2026-10-08T11:01:28Z">
        <w:r>
          <w:rPr>
            <w:rFonts w:ascii="BA TM • Vilna Extra-Bold" w:hAnsi="BA TM • Vilna Extra-Bold" w:hint="cs"/>
            <w:rtl/>
          </w:rPr>
          <w:delText xml:space="preserve">****</w:delText>
        </w:r>
      </w:del>
    </w:p>
    <w:p w14:paraId="52E9EDA0" w14:textId="77777777" w:rsidR="00183BFF" w:rsidRPr="00C4622C" w:rsidRDefault="00183BFF" w:rsidP="00183BFF">
      <w:pPr>
        <w:pStyle w:val="affff0"/>
        <w:rPr>
          <w:rStyle w:val="afffd"/>
          <w:rFonts w:ascii="Fb Fontext" w:hAnsi="Fb Fontext"/>
          <w:b w:val="0"/>
          <w:bCs w:val="0"/>
          <w:sz w:val="18"/>
          <w:rtl/>
        </w:rPr>
      </w:pPr>
      <w:ins w:id="9849" w:author="מספור קטעי משנה" w:date="2026-10-06T06:45:12Z">
        <w:r>
          <w:rPr>
            <w:rStyle w:val="MisparKeta"/>
          </w:rPr>
          <w:t xml:space="preserve">ג. </w:t>
        </w:r>
      </w:ins>
      <w:r w:rsidRPr="00C4622C">
        <w:rPr>
          <w:rtl/>
          <w:rPrChange w:id="40063" w:author="Claude" w:date="2026-10-06T13:34:26Z">
            <w:rPr>
              <w:sz w:val="18"/>
              <w:rtl/>
            </w:rPr>
          </w:rPrChange>
        </w:rPr>
        <w:t>איזהו קרפף וכו'</w:t>
      </w:r>
      <w:r w:rsidRPr="00C4622C">
        <w:rPr>
          <w:rFonts w:hint="cs"/>
          <w:rtl/>
          <w:rPrChange w:id="40064" w:author="Claude" w:date="2026-10-06T13:34:26Z">
            <w:rPr>
              <w:rFonts w:hint="cs"/>
              <w:sz w:val="18"/>
              <w:rtl/>
            </w:rPr>
          </w:rPrChange>
        </w:rPr>
        <w:t xml:space="preserve"> רבי יוסי כל שיש לו מפתח</w:t>
      </w:r>
      <w:r w:rsidRPr="00C4622C">
        <w:rPr>
          <w:rStyle w:val="afffd"/>
          <w:rFonts w:ascii="Fb Fontext" w:hAnsi="Fb Fontext" w:cs="PFT_Frank"/>
          <w:rtl/>
          <w:rPrChange w:id="40065" w:author="Claude" w:date="2026-10-06T13:34:26Z">
            <w:rPr>
              <w:rStyle w:val="afffd"/>
              <w:rFonts w:ascii="Fb Fontext" w:hAnsi="Fb Fontext" w:cs="PFT_Frank"/>
              <w:sz w:val="18"/>
              <w:rtl/>
            </w:rPr>
          </w:rPrChange>
        </w:rPr>
        <w:t>.</w:t>
      </w:r>
    </w:p>
    <w:p w14:paraId="734E03BD" w14:textId="77777777" w:rsidR="00183BFF" w:rsidRPr="001F19F5" w:rsidRDefault="00183BFF" w:rsidP="00183BFF">
      <w:pPr>
        <w:rPr>
          <w:rFonts w:ascii="Fb Fontext" w:hAnsi="Fb Fontext"/>
          <w:spacing w:val="-2"/>
          <w:rtl/>
        </w:rPr>
      </w:pPr>
      <w:r w:rsidRPr="001F19F5">
        <w:rPr>
          <w:rStyle w:val="afffff3"/>
          <w:spacing w:val="-2"/>
          <w:rtl/>
        </w:rPr>
        <w:t>רבי יוסי</w:t>
      </w:r>
      <w:r w:rsidR="00135E0A">
        <w:rPr>
          <w:rStyle w:val="afffff3"/>
          <w:rFonts w:hint="cs"/>
          <w:spacing w:val="-2"/>
          <w:rtl/>
        </w:rPr>
        <w:t>:</w:t>
      </w:r>
      <w:r w:rsidRPr="001F19F5">
        <w:rPr>
          <w:rStyle w:val="afffff3"/>
          <w:spacing w:val="-2"/>
          <w:rtl/>
        </w:rPr>
        <w:t xml:space="preserve"> </w:t>
      </w:r>
      <w:r w:rsidRPr="001F19F5">
        <w:rPr>
          <w:rFonts w:ascii="Fb Fontext" w:hAnsi="Fb Fontext"/>
          <w:spacing w:val="-2"/>
          <w:rtl/>
        </w:rPr>
        <w:t>תרתי לקולא</w:t>
      </w:r>
      <w:r w:rsidRPr="001F19F5">
        <w:rPr>
          <w:rFonts w:ascii="Fb Fontext" w:hAnsi="Fb Fontext" w:hint="cs"/>
          <w:spacing w:val="-2"/>
          <w:rtl/>
        </w:rPr>
        <w:t xml:space="preserve">, </w:t>
      </w:r>
      <w:r w:rsidR="00135E0A">
        <w:rPr>
          <w:rStyle w:val="afffff3"/>
          <w:rFonts w:hint="cs"/>
          <w:rtl/>
        </w:rPr>
        <w:t xml:space="preserve">   </w:t>
      </w:r>
      <w:r w:rsidRPr="00135E0A">
        <w:rPr>
          <w:rStyle w:val="afffff3"/>
          <w:rFonts w:hint="cs"/>
          <w:rtl/>
        </w:rPr>
        <w:t>א.</w:t>
      </w:r>
      <w:r w:rsidRPr="001F19F5">
        <w:rPr>
          <w:rFonts w:ascii="Fb Fontext" w:hAnsi="Fb Fontext" w:hint="cs"/>
          <w:spacing w:val="-2"/>
          <w:rtl/>
        </w:rPr>
        <w:t xml:space="preserve"> אם יש לו מפתח אף שרחוק מהעיר</w:t>
      </w:r>
    </w:p>
    <w:p w14:paraId="12F26A17" w14:textId="77777777" w:rsidR="00183BFF" w:rsidRPr="006F178A" w:rsidRDefault="00183BFF" w:rsidP="00183BFF">
      <w:pPr>
        <w:ind w:left="852" w:firstLine="284"/>
        <w:rPr>
          <w:rtl/>
        </w:rPr>
      </w:pPr>
      <w:r w:rsidRPr="00135E0A">
        <w:rPr>
          <w:rStyle w:val="afffff3"/>
          <w:rFonts w:hint="cs"/>
          <w:rtl/>
        </w:rPr>
        <w:t>ב.</w:t>
      </w:r>
      <w:r>
        <w:rPr>
          <w:rFonts w:ascii="Fb Fontext" w:hAnsi="Fb Fontext" w:hint="cs"/>
          <w:rtl/>
        </w:rPr>
        <w:t xml:space="preserve"> אם סמוך לעיר אף שאין לו מפתח.</w:t>
      </w:r>
    </w:p>
    <w:p w14:paraId="78DCB4B7" w14:textId="77777777" w:rsidR="00183BFF" w:rsidRDefault="00183BFF" w:rsidP="00135E0A">
      <w:pPr>
        <w:pStyle w:val="affffff0"/>
        <w:rPr>
          <w:rtl/>
        </w:rPr>
      </w:pPr>
      <w:r w:rsidRPr="003C60FE">
        <w:rPr>
          <w:rStyle w:val="afffff3"/>
          <w:rFonts w:hint="cs"/>
          <w:rtl/>
        </w:rPr>
        <w:t>ר' ירמיה</w:t>
      </w:r>
      <w:r w:rsidRPr="003C60FE">
        <w:rPr>
          <w:rStyle w:val="afffff3"/>
          <w:rtl/>
        </w:rPr>
        <w:t xml:space="preserve">: </w:t>
      </w:r>
      <w:r w:rsidRPr="00EE6043">
        <w:rPr>
          <w:rFonts w:cs="PFT_Frank"/>
          <w:b/>
          <w:bCs/>
          <w:szCs w:val="14"/>
          <w:rtl/>
        </w:rPr>
        <w:t>הלכה</w:t>
      </w:r>
      <w:r w:rsidRPr="006F178A">
        <w:rPr>
          <w:rtl/>
        </w:rPr>
        <w:t xml:space="preserve"> כרבי יוסי להקל.</w:t>
      </w:r>
    </w:p>
    <w:p w14:paraId="64D80B04" w14:textId="040EC9CB" w:rsidR="006E0611" w:rsidRPr="006F178A" w:rsidRDefault="006E0611" w:rsidP="002E3357">
      <w:pPr>
        <w:pStyle w:val="afff0"/>
        <w:rPr>
          <w:rtl/>
        </w:rPr>
      </w:pPr>
      <w:r>
        <w:rPr>
          <w:rFonts w:hint="cs"/>
          <w:rtl/>
        </w:rPr>
        <w:t>****</w:t>
      </w:r>
    </w:p>
    <w:p w14:paraId="460DD1CF" w14:textId="77777777" w:rsidR="00183BFF" w:rsidRPr="006F178A" w:rsidRDefault="00183BFF" w:rsidP="00183BFF">
      <w:pPr>
        <w:pStyle w:val="afff2"/>
        <w:framePr w:wrap="around"/>
        <w:rPr>
          <w:rtl/>
        </w:rPr>
      </w:pPr>
      <w:r w:rsidRPr="006F178A">
        <w:rPr>
          <w:rtl/>
        </w:rPr>
        <w:t>לא:</w:t>
      </w:r>
    </w:p>
    <w:p>
      <w:pPr>
        <w:pStyle w:val="MishnaBatzad"/>
        <w:rPr>
          <w:ins w:id="20075" w:author="קלוד" w:date="2026-10-06T10:08:13Z"/>
        </w:rPr>
      </w:pPr>
      <w:ins w:id="20074" w:author="קלוד" w:date="2026-10-06T10:08:13Z">
        <w:r>
          <w:t xml:space="preserve">משנה ג</w:t>
        </w:r>
      </w:ins>
    </w:p>
    <w:p w14:paraId="1B36B975" w14:textId="77777777" w:rsidR="00183BFF" w:rsidRDefault="00183BFF" w:rsidP="00183BFF">
      <w:pPr>
        <w:pStyle w:val="afff8"/>
        <w:spacing w:before="120"/>
        <w:rPr>
          <w:rtl/>
        </w:rPr>
        <w:pPrChange w:id="90036" w:author="קלוד" w:date="2026-10-08T12:08:16Z">
          <w:pPr>
            <w:pStyle w:val="afff8"/>
          </w:pPr>
        </w:pPrChange>
      </w:pPr>
      <w:r w:rsidRPr="003C60FE">
        <w:rPr>
          <w:rtl/>
        </w:rPr>
        <w:t xml:space="preserve">אין מבקעין עצים </w:t>
      </w:r>
      <w:r w:rsidR="00AE5F62">
        <w:rPr>
          <w:rFonts w:hint="cs"/>
          <w:rtl/>
        </w:rPr>
        <w:t>מהקורות או מהקורה שנשברה ביו</w:t>
      </w:r>
      <w:r w:rsidR="005933DE">
        <w:rPr>
          <w:rtl/>
        </w:rPr>
        <w:t>"</w:t>
      </w:r>
      <w:r w:rsidR="00AE5F62">
        <w:rPr>
          <w:rFonts w:hint="cs"/>
          <w:rtl/>
        </w:rPr>
        <w:t>ט</w:t>
      </w:r>
    </w:p>
    <w:p w14:paraId="1D758D61" w14:textId="77777777" w:rsidR="00183BFF" w:rsidRPr="003C60FE" w:rsidRDefault="00183BFF" w:rsidP="009263DD">
      <w:pPr>
        <w:pStyle w:val="afff8"/>
        <w:spacing w:after="60" w:line="220" w:lineRule="exact"/>
        <w:rPr>
          <w:rtl/>
        </w:rPr>
      </w:pPr>
      <w:r w:rsidRPr="003C60FE">
        <w:rPr>
          <w:rtl/>
        </w:rPr>
        <w:t>ואין מבקעין לא בקרדום, ולא במגרה, ולא במגל,</w:t>
      </w:r>
      <w:r w:rsidR="00AE5F62">
        <w:rPr>
          <w:rFonts w:hint="cs"/>
          <w:rtl/>
        </w:rPr>
        <w:t xml:space="preserve"> </w:t>
      </w:r>
      <w:r w:rsidRPr="003C60FE">
        <w:rPr>
          <w:rtl/>
        </w:rPr>
        <w:t>אלא בקופיץ.</w:t>
      </w:r>
    </w:p>
    <w:p w14:paraId="72ECF6E9" w14:textId="77777777" w:rsidR="0065205D" w:rsidRPr="0065205D" w:rsidRDefault="00183BFF" w:rsidP="0065205D">
      <w:pPr>
        <w:pStyle w:val="36"/>
        <w:framePr w:wrap="notBeside"/>
        <w:rPr>
          <w:rtl/>
        </w:rPr>
      </w:pPr>
      <w:r w:rsidRPr="0065205D">
        <w:rPr>
          <w:rtl/>
        </w:rPr>
        <w:t>ה"ק</w:t>
      </w:r>
      <w:r w:rsidR="00135E0A" w:rsidRPr="0065205D">
        <w:rPr>
          <w:rFonts w:hint="cs"/>
          <w:rtl/>
        </w:rPr>
        <w:t>:</w:t>
      </w:r>
    </w:p>
    <w:p w14:paraId="41BD8DD7" w14:textId="36CB4763" w:rsidR="00183BFF" w:rsidRPr="0065205D" w:rsidRDefault="00183BFF" w:rsidP="009263DD">
      <w:pPr>
        <w:pStyle w:val="afffffe"/>
        <w:spacing w:before="0"/>
        <w:rPr>
          <w:rtl/>
        </w:rPr>
      </w:pPr>
      <w:r w:rsidRPr="0065205D">
        <w:rPr>
          <w:rtl/>
        </w:rPr>
        <w:t xml:space="preserve">אין מבקעין </w:t>
      </w:r>
      <w:r w:rsidRPr="0065205D">
        <w:rPr>
          <w:rFonts w:hint="cs"/>
          <w:rtl/>
        </w:rPr>
        <w:t xml:space="preserve">מערימת </w:t>
      </w:r>
      <w:r w:rsidR="00B874A5" w:rsidRPr="0065205D">
        <w:rPr>
          <w:rtl/>
        </w:rPr>
        <w:t>קורות ולא מקורה שנשברה ביו"ט</w:t>
      </w:r>
      <w:r w:rsidRPr="0065205D">
        <w:rPr>
          <w:rtl/>
        </w:rPr>
        <w:t>.</w:t>
      </w:r>
    </w:p>
    <w:p w14:paraId="14A8F11B" w14:textId="3D92D75B" w:rsidR="009263DD" w:rsidRDefault="00183BFF" w:rsidP="009263DD">
      <w:pPr>
        <w:rPr>
          <w:rtl/>
        </w:rPr>
      </w:pPr>
      <w:r w:rsidRPr="0065205D">
        <w:rPr>
          <w:rtl/>
        </w:rPr>
        <w:t>אבל מבקעין מהקורה שנשברה מעיו"ט.</w:t>
      </w:r>
      <w:r w:rsidR="00AE5F62" w:rsidRPr="0065205D">
        <w:rPr>
          <w:rFonts w:hint="cs"/>
          <w:rtl/>
        </w:rPr>
        <w:t xml:space="preserve"> בקופיץ </w:t>
      </w:r>
      <w:r w:rsidRPr="0065205D">
        <w:rPr>
          <w:rtl/>
        </w:rPr>
        <w:t>ותנ"ה.</w:t>
      </w:r>
    </w:p>
    <w:p w14:paraId="04F08E17" w14:textId="17AD22E5" w:rsidR="009263DD" w:rsidRPr="0065205D" w:rsidRDefault="009263DD" w:rsidP="009263DD">
      <w:pPr>
        <w:pStyle w:val="afff0"/>
        <w:rPr>
          <w:del w:id="90091" w:author="מנוע עיצוב" w:date="2026-10-08T11:01:28Z"/>
          <w:rtl/>
        </w:rPr>
      </w:pPr>
      <w:del w:id="90090" w:author="מנוע עיצוב" w:date="2026-10-08T11:01:28Z">
        <w:r>
          <w:rPr>
            <w:rFonts w:hint="cs"/>
            <w:rtl/>
          </w:rPr>
          <w:delText xml:space="preserve">***</w:delText>
        </w:r>
      </w:del>
    </w:p>
    <w:p w14:paraId="6E984559" w14:textId="77777777" w:rsidR="00183BFF" w:rsidRPr="006F178A" w:rsidRDefault="00183BFF" w:rsidP="0065205D">
      <w:pPr>
        <w:pStyle w:val="affff0"/>
        <w:rPr>
          <w:rtl/>
        </w:rPr>
      </w:pPr>
      <w:ins w:id="9850" w:author="מספור קטעי משנה" w:date="2026-10-06T06:45:12Z">
        <w:r>
          <w:rPr>
            <w:rStyle w:val="MisparKeta"/>
          </w:rPr>
          <w:t xml:space="preserve">ב. </w:t>
        </w:r>
      </w:ins>
      <w:r w:rsidRPr="00C4622C">
        <w:rPr>
          <w:rStyle w:val="affff1"/>
          <w:rtl/>
          <w:rPrChange w:id="40066" w:author="Claude" w:date="2026-10-06T13:34:26Z">
            <w:rPr>
              <w:rStyle w:val="affff1"/>
              <w:sz w:val="18"/>
              <w:rtl/>
            </w:rPr>
          </w:rPrChange>
        </w:rPr>
        <w:t>ולא בקרדום</w:t>
      </w:r>
      <w:r w:rsidRPr="00964093">
        <w:rPr>
          <w:rFonts w:ascii="Fb Fontext" w:hAnsi="Fb Fontext" w:cs="Guttman Vilna"/>
          <w:bCs/>
          <w:rtl/>
        </w:rPr>
        <w:t>.</w:t>
      </w:r>
    </w:p>
    <w:p w14:paraId="5192FAD5" w14:textId="3CEF7A6E" w:rsidR="00374776" w:rsidRPr="00374776" w:rsidRDefault="0031466B" w:rsidP="00374776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א. </w:t>
      </w:r>
      <w:r w:rsidR="00183BFF" w:rsidRPr="00374776">
        <w:rPr>
          <w:rtl/>
        </w:rPr>
        <w:t>רב:</w:t>
      </w:r>
    </w:p>
    <w:p w14:paraId="62A96177" w14:textId="4FBFD5A9" w:rsidR="00183BFF" w:rsidRPr="00374776" w:rsidRDefault="00183BFF" w:rsidP="00396BF7">
      <w:pPr>
        <w:rPr>
          <w:rtl/>
        </w:rPr>
      </w:pPr>
      <w:r w:rsidRPr="00374776">
        <w:rPr>
          <w:rtl/>
        </w:rPr>
        <w:t>אבל בזכרות שלו - מותר.</w:t>
      </w:r>
      <w:r w:rsidRPr="00374776">
        <w:rPr>
          <w:rFonts w:hint="cs"/>
          <w:rtl/>
        </w:rPr>
        <w:t xml:space="preserve"> לא אמר דמגו </w:t>
      </w:r>
      <w:r w:rsidR="00A54868">
        <w:rPr>
          <w:rFonts w:hint="cs"/>
          <w:rtl/>
        </w:rPr>
        <w:t xml:space="preserve">שמהצד הזה </w:t>
      </w:r>
      <w:r w:rsidRPr="00374776">
        <w:rPr>
          <w:rFonts w:hint="cs"/>
          <w:rtl/>
        </w:rPr>
        <w:t>אסור</w:t>
      </w:r>
      <w:r w:rsidR="00A54868">
        <w:rPr>
          <w:rFonts w:hint="cs"/>
          <w:rtl/>
        </w:rPr>
        <w:t>.</w:t>
      </w:r>
    </w:p>
    <w:p w14:paraId="3DD98070" w14:textId="47D69AA5" w:rsidR="00374776" w:rsidRPr="00374776" w:rsidRDefault="00396BF7" w:rsidP="00374776">
      <w:pPr>
        <w:pStyle w:val="36"/>
        <w:framePr w:wrap="notBeside"/>
        <w:rPr>
          <w:rtl/>
        </w:rPr>
      </w:pPr>
      <w:r w:rsidRPr="00374776">
        <w:rPr>
          <w:rFonts w:hint="cs"/>
          <w:rtl/>
        </w:rPr>
        <w:t>ב.</w:t>
      </w:r>
      <w:r w:rsidR="0031466B">
        <w:rPr>
          <w:rFonts w:hint="cs"/>
          <w:rtl/>
        </w:rPr>
        <w:t xml:space="preserve">  </w:t>
      </w:r>
    </w:p>
    <w:p w14:paraId="170CEF12" w14:textId="681DACCC" w:rsidR="00183BFF" w:rsidRPr="00135E0A" w:rsidRDefault="00183BFF" w:rsidP="00135E0A">
      <w:pPr>
        <w:pStyle w:val="affffff0"/>
        <w:rPr>
          <w:spacing w:val="-4"/>
          <w:rtl/>
        </w:rPr>
      </w:pPr>
      <w:r w:rsidRPr="00135E0A">
        <w:rPr>
          <w:spacing w:val="-4"/>
          <w:rtl/>
        </w:rPr>
        <w:t xml:space="preserve">אלא בקופיץ. </w:t>
      </w:r>
      <w:r w:rsidR="00396BF7" w:rsidRPr="00135E0A">
        <w:rPr>
          <w:rFonts w:hint="cs"/>
          <w:spacing w:val="-4"/>
          <w:rtl/>
        </w:rPr>
        <w:t>בנקבות שלו אסור</w:t>
      </w:r>
      <w:r w:rsidRPr="00135E0A">
        <w:rPr>
          <w:rFonts w:hint="cs"/>
          <w:spacing w:val="-4"/>
          <w:rtl/>
        </w:rPr>
        <w:t xml:space="preserve"> </w:t>
      </w:r>
      <w:r w:rsidR="00396BF7" w:rsidRPr="00135E0A">
        <w:rPr>
          <w:rFonts w:hint="cs"/>
          <w:spacing w:val="-4"/>
          <w:rtl/>
        </w:rPr>
        <w:t>ול</w:t>
      </w:r>
      <w:r w:rsidRPr="00135E0A">
        <w:rPr>
          <w:spacing w:val="-4"/>
          <w:rtl/>
        </w:rPr>
        <w:t>א אמרי' מגו ד</w:t>
      </w:r>
      <w:r w:rsidR="00396BF7" w:rsidRPr="00135E0A">
        <w:rPr>
          <w:rFonts w:hint="cs"/>
          <w:spacing w:val="-4"/>
          <w:rtl/>
        </w:rPr>
        <w:t>צד השני מותר</w:t>
      </w:r>
      <w:r w:rsidRPr="00135E0A">
        <w:rPr>
          <w:spacing w:val="-4"/>
          <w:rtl/>
        </w:rPr>
        <w:t>.</w:t>
      </w:r>
    </w:p>
    <w:p>
      <w:pPr>
        <w:pStyle w:val="MishnaBatzad"/>
        <w:rPr>
          <w:ins w:id="20077" w:author="קלוד" w:date="2026-10-06T10:08:13Z"/>
        </w:rPr>
      </w:pPr>
      <w:ins w:id="20076" w:author="קלוד" w:date="2026-10-06T10:08:13Z">
        <w:r>
          <w:t xml:space="preserve">משנה ג</w:t>
        </w:r>
      </w:ins>
    </w:p>
    <w:p w14:paraId="663C3B09" w14:textId="77777777" w:rsidR="00183BFF" w:rsidRDefault="00183BFF" w:rsidP="00183BFF">
      <w:pPr>
        <w:pStyle w:val="afff8"/>
        <w:spacing w:before="120"/>
        <w:rPr>
          <w:rtl/>
        </w:rPr>
        <w:pPrChange w:id="90037" w:author="קלוד" w:date="2026-10-08T12:08:16Z">
          <w:pPr>
            <w:pStyle w:val="afff8"/>
          </w:pPr>
        </w:pPrChange>
      </w:pPr>
      <w:r w:rsidRPr="006F178A">
        <w:rPr>
          <w:rtl/>
        </w:rPr>
        <w:t>בית שהוא מלא פירו</w:t>
      </w:r>
      <w:r w:rsidRPr="00080C99">
        <w:rPr>
          <w:rtl/>
        </w:rPr>
        <w:t>ת ונפחת, נוטל ממקום הפחת</w:t>
      </w:r>
      <w:r w:rsidRPr="006F178A">
        <w:rPr>
          <w:rtl/>
        </w:rPr>
        <w:t xml:space="preserve"> </w:t>
      </w:r>
    </w:p>
    <w:p w14:paraId="2FB1BCA2" w14:textId="77777777" w:rsidR="00183BFF" w:rsidRPr="006F178A" w:rsidRDefault="00183BFF" w:rsidP="00A54868">
      <w:pPr>
        <w:pStyle w:val="afff8"/>
        <w:spacing w:after="60" w:line="220" w:lineRule="exact"/>
        <w:rPr>
          <w:rtl/>
        </w:rPr>
      </w:pPr>
      <w:r w:rsidRPr="00AA39BF">
        <w:rPr>
          <w:rStyle w:val="afffff1"/>
          <w:rtl/>
        </w:rPr>
        <w:t>רבי מאיר:</w:t>
      </w:r>
      <w:r w:rsidRPr="006F178A">
        <w:rPr>
          <w:rtl/>
        </w:rPr>
        <w:t xml:space="preserve"> אף פוחת לכתחלה ונוטל.</w:t>
      </w:r>
    </w:p>
    <w:p w14:paraId="58EC249E" w14:textId="3EC9840E" w:rsidR="00374776" w:rsidRPr="00374776" w:rsidRDefault="00396BF7" w:rsidP="00374776">
      <w:pPr>
        <w:pStyle w:val="36"/>
        <w:framePr w:wrap="notBeside"/>
        <w:rPr>
          <w:rtl/>
        </w:rPr>
      </w:pPr>
      <w:r w:rsidRPr="00374776">
        <w:rPr>
          <w:rFonts w:hint="cs"/>
          <w:rtl/>
        </w:rPr>
        <w:t>שמואל</w:t>
      </w:r>
      <w:r w:rsidR="00374776">
        <w:rPr>
          <w:rFonts w:hint="cs"/>
          <w:rtl/>
        </w:rPr>
        <w:t>:</w:t>
      </w:r>
    </w:p>
    <w:p w14:paraId="509E7010" w14:textId="6FD47CAA" w:rsidR="00396BF7" w:rsidRPr="00EE6043" w:rsidRDefault="00183BFF" w:rsidP="00396BF7">
      <w:pPr>
        <w:rPr>
          <w:rFonts w:cs="PFT_Frank"/>
          <w:b/>
          <w:bCs/>
          <w:szCs w:val="14"/>
          <w:rtl/>
        </w:rPr>
      </w:pPr>
      <w:r>
        <w:rPr>
          <w:rFonts w:ascii="Fb Fontext" w:hAnsi="Fb Fontext" w:hint="cs"/>
          <w:rtl/>
        </w:rPr>
        <w:t xml:space="preserve">מיירי </w:t>
      </w:r>
      <w:r w:rsidRPr="006F178A">
        <w:rPr>
          <w:rFonts w:ascii="Fb Fontext" w:hAnsi="Fb Fontext"/>
          <w:rtl/>
        </w:rPr>
        <w:t>ב</w:t>
      </w:r>
      <w:r w:rsidR="00396BF7">
        <w:rPr>
          <w:rFonts w:ascii="Fb Fontext" w:hAnsi="Fb Fontext" w:hint="cs"/>
          <w:rtl/>
        </w:rPr>
        <w:t>לבנים בלא טיט</w:t>
      </w:r>
      <w:r w:rsidR="000066AD">
        <w:rPr>
          <w:rFonts w:ascii="Fb Fontext" w:hAnsi="Fb Fontext" w:hint="cs"/>
          <w:rtl/>
        </w:rPr>
        <w:t>.</w:t>
      </w:r>
      <w:r w:rsidR="00396BF7">
        <w:rPr>
          <w:rFonts w:ascii="Fb Fontext" w:hAnsi="Fb Fontext" w:hint="cs"/>
          <w:rtl/>
        </w:rPr>
        <w:t xml:space="preserve"> </w:t>
      </w:r>
    </w:p>
    <w:p w14:paraId="70B79511" w14:textId="77777777" w:rsidR="00374776" w:rsidRPr="00374776" w:rsidRDefault="00183BFF" w:rsidP="00374776">
      <w:pPr>
        <w:pStyle w:val="36"/>
        <w:framePr w:wrap="notBeside"/>
        <w:rPr>
          <w:rtl/>
        </w:rPr>
      </w:pPr>
      <w:r w:rsidRPr="00374776">
        <w:rPr>
          <w:rtl/>
        </w:rPr>
        <w:t>וה</w:t>
      </w:r>
      <w:r w:rsidRPr="00374776">
        <w:rPr>
          <w:rFonts w:hint="cs"/>
          <w:rtl/>
        </w:rPr>
        <w:t>ך</w:t>
      </w:r>
    </w:p>
    <w:p w14:paraId="693DEE27" w14:textId="4C11000A" w:rsidR="00396BF7" w:rsidRDefault="00183BFF" w:rsidP="00396BF7">
      <w:pPr>
        <w:rPr>
          <w:rtl/>
        </w:rPr>
      </w:pPr>
      <w:r w:rsidRPr="00AA39BF">
        <w:rPr>
          <w:rStyle w:val="afffff3"/>
          <w:rtl/>
        </w:rPr>
        <w:t xml:space="preserve">דר"נ </w:t>
      </w:r>
      <w:r>
        <w:rPr>
          <w:rtl/>
        </w:rPr>
        <w:t>דל</w:t>
      </w:r>
      <w:r w:rsidRPr="006F178A">
        <w:rPr>
          <w:rtl/>
        </w:rPr>
        <w:t>בני</w:t>
      </w:r>
      <w:r>
        <w:rPr>
          <w:rFonts w:hint="cs"/>
          <w:rtl/>
        </w:rPr>
        <w:t xml:space="preserve">ם שנותרו </w:t>
      </w:r>
      <w:r w:rsidR="00396BF7">
        <w:rPr>
          <w:rFonts w:hint="cs"/>
          <w:rtl/>
        </w:rPr>
        <w:t>וחזר וסדרן לבנין מוקצין</w:t>
      </w:r>
      <w:r w:rsidR="000066AD">
        <w:rPr>
          <w:rFonts w:hint="cs"/>
          <w:rtl/>
        </w:rPr>
        <w:t>.</w:t>
      </w:r>
      <w:r w:rsidR="00396BF7">
        <w:rPr>
          <w:rFonts w:hint="cs"/>
          <w:rtl/>
        </w:rPr>
        <w:t xml:space="preserve"> </w:t>
      </w:r>
    </w:p>
    <w:p w14:paraId="07E62DEE" w14:textId="77777777" w:rsidR="00183BFF" w:rsidRPr="006F178A" w:rsidRDefault="00135E0A" w:rsidP="00A54868">
      <w:pPr>
        <w:rPr>
          <w:rtl/>
        </w:rPr>
      </w:pPr>
      <w:r>
        <w:rPr>
          <w:rStyle w:val="afffff3"/>
          <w:rFonts w:hint="cs"/>
          <w:rtl/>
        </w:rPr>
        <w:t>א</w:t>
      </w:r>
      <w:r w:rsidR="00183BFF">
        <w:rPr>
          <w:rStyle w:val="afffff3"/>
          <w:rFonts w:hint="cs"/>
          <w:rtl/>
        </w:rPr>
        <w:t xml:space="preserve">- </w:t>
      </w:r>
      <w:r w:rsidR="00183BFF" w:rsidRPr="00AA39BF">
        <w:rPr>
          <w:rStyle w:val="afffff3"/>
          <w:rtl/>
        </w:rPr>
        <w:t xml:space="preserve">ר"ז: </w:t>
      </w:r>
      <w:r>
        <w:rPr>
          <w:rStyle w:val="afffff3"/>
          <w:rFonts w:hint="cs"/>
          <w:rtl/>
        </w:rPr>
        <w:t>כ</w:t>
      </w:r>
      <w:r w:rsidR="00183BFF">
        <w:rPr>
          <w:rStyle w:val="afffff3"/>
          <w:rFonts w:hint="cs"/>
          <w:rtl/>
        </w:rPr>
        <w:t>ר</w:t>
      </w:r>
      <w:r w:rsidR="0001190A">
        <w:rPr>
          <w:rStyle w:val="afffff3"/>
          <w:rtl/>
        </w:rPr>
        <w:t>"</w:t>
      </w:r>
      <w:r w:rsidR="00183BFF">
        <w:rPr>
          <w:rStyle w:val="afffff3"/>
          <w:rFonts w:hint="cs"/>
          <w:rtl/>
        </w:rPr>
        <w:t xml:space="preserve">מ </w:t>
      </w:r>
      <w:r w:rsidR="00183BFF">
        <w:rPr>
          <w:rFonts w:ascii="Fb Fontext" w:hAnsi="Fb Fontext" w:hint="cs"/>
          <w:rtl/>
        </w:rPr>
        <w:t xml:space="preserve">שהתיר </w:t>
      </w:r>
      <w:r w:rsidR="00183BFF" w:rsidRPr="006F178A">
        <w:rPr>
          <w:rFonts w:ascii="Fb Fontext" w:hAnsi="Fb Fontext"/>
          <w:rtl/>
        </w:rPr>
        <w:t>ביו"ט</w:t>
      </w:r>
      <w:r w:rsidR="00183BFF">
        <w:rPr>
          <w:rFonts w:ascii="Fb Fontext" w:hAnsi="Fb Fontext" w:hint="cs"/>
          <w:rtl/>
        </w:rPr>
        <w:t>,</w:t>
      </w:r>
      <w:r w:rsidR="00183BFF" w:rsidRPr="006F178A">
        <w:rPr>
          <w:rFonts w:ascii="Fb Fontext" w:hAnsi="Fb Fontext"/>
          <w:rtl/>
        </w:rPr>
        <w:t xml:space="preserve"> אבל לא בשבת.</w:t>
      </w:r>
      <w:r w:rsidR="00183BFF">
        <w:rPr>
          <w:rFonts w:hint="cs"/>
          <w:rtl/>
        </w:rPr>
        <w:t xml:space="preserve"> ותנ"ה</w:t>
      </w:r>
      <w:r w:rsidR="00183BFF">
        <w:rPr>
          <w:rStyle w:val="afffff3"/>
          <w:rFonts w:hint="cs"/>
          <w:rtl/>
        </w:rPr>
        <w:t>.</w:t>
      </w:r>
    </w:p>
    <w:p w14:paraId="61924E83" w14:textId="77777777" w:rsidR="00A54868" w:rsidRPr="00A54868" w:rsidRDefault="00183BFF" w:rsidP="00A54868">
      <w:pPr>
        <w:pStyle w:val="36"/>
        <w:framePr w:wrap="notBeside"/>
        <w:rPr>
          <w:rtl/>
        </w:rPr>
      </w:pPr>
      <w:r w:rsidRPr="00A54868">
        <w:rPr>
          <w:rtl/>
        </w:rPr>
        <w:t>שמואל:</w:t>
      </w:r>
    </w:p>
    <w:p w14:paraId="247CBC2F" w14:textId="5FCAD6EE" w:rsidR="00183BFF" w:rsidRPr="001F19F5" w:rsidRDefault="00183BFF" w:rsidP="00396BF7">
      <w:pPr>
        <w:rPr>
          <w:rtl/>
        </w:rPr>
      </w:pPr>
      <w:r w:rsidRPr="00EE6043">
        <w:rPr>
          <w:rFonts w:cs="PFT_Frank"/>
          <w:b/>
          <w:bCs/>
          <w:szCs w:val="14"/>
          <w:rtl/>
        </w:rPr>
        <w:t xml:space="preserve">חותמות שבקרקע </w:t>
      </w:r>
      <w:r w:rsidRPr="001F19F5">
        <w:rPr>
          <w:rtl/>
        </w:rPr>
        <w:t>מתיר, אבל לא מפקיע ולא חותך.</w:t>
      </w:r>
    </w:p>
    <w:p w14:paraId="604C1DCE" w14:textId="77777777" w:rsidR="00183BFF" w:rsidRDefault="00183BFF" w:rsidP="00A54868">
      <w:pPr>
        <w:rPr>
          <w:rtl/>
        </w:rPr>
      </w:pPr>
      <w:r w:rsidRPr="00EE6043">
        <w:rPr>
          <w:rFonts w:cs="PFT_Frank"/>
          <w:b/>
          <w:bCs/>
          <w:szCs w:val="14"/>
          <w:rtl/>
        </w:rPr>
        <w:t xml:space="preserve">שבכלים </w:t>
      </w:r>
      <w:r w:rsidRPr="006F178A">
        <w:rPr>
          <w:rtl/>
        </w:rPr>
        <w:t xml:space="preserve">- מתיר, ומפקיע, וחותך </w:t>
      </w:r>
      <w:r w:rsidR="00396BF7">
        <w:rPr>
          <w:rFonts w:hint="cs"/>
          <w:rtl/>
        </w:rPr>
        <w:t>ושבת ויו</w:t>
      </w:r>
      <w:r w:rsidR="005933DE">
        <w:rPr>
          <w:rtl/>
        </w:rPr>
        <w:t>"</w:t>
      </w:r>
      <w:r w:rsidR="00396BF7">
        <w:rPr>
          <w:rFonts w:hint="cs"/>
          <w:rtl/>
        </w:rPr>
        <w:t>ט שוין</w:t>
      </w:r>
    </w:p>
    <w:p w14:paraId="632053A8" w14:textId="77777777" w:rsidR="00396BF7" w:rsidRDefault="00396BF7" w:rsidP="00A54868">
      <w:pPr>
        <w:rPr>
          <w:rtl/>
        </w:rPr>
      </w:pPr>
      <w:r>
        <w:rPr>
          <w:rFonts w:hint="cs"/>
          <w:rtl/>
        </w:rPr>
        <w:t>וברייתא דיו</w:t>
      </w:r>
      <w:r w:rsidR="005933DE">
        <w:rPr>
          <w:rtl/>
        </w:rPr>
        <w:t>"</w:t>
      </w:r>
      <w:r>
        <w:rPr>
          <w:rFonts w:hint="cs"/>
          <w:rtl/>
        </w:rPr>
        <w:t>ט מותר בקרקע</w:t>
      </w:r>
      <w:r w:rsidR="0052412C">
        <w:rPr>
          <w:rFonts w:hint="cs"/>
          <w:rtl/>
        </w:rPr>
        <w:t>,</w:t>
      </w:r>
    </w:p>
    <w:p w14:paraId="6A363C7B" w14:textId="77777777" w:rsidR="00396BF7" w:rsidRDefault="00396BF7" w:rsidP="00A54868">
      <w:pPr>
        <w:rPr>
          <w:rtl/>
        </w:rPr>
      </w:pPr>
      <w:r>
        <w:rPr>
          <w:rFonts w:hint="cs"/>
          <w:rtl/>
        </w:rPr>
        <w:t>וברייתא דשרי אף לרבנן יש ברייתא כנגדה שאסרה</w:t>
      </w:r>
      <w:r w:rsidR="0052412C">
        <w:rPr>
          <w:rFonts w:hint="cs"/>
          <w:rtl/>
        </w:rPr>
        <w:t>.</w:t>
      </w:r>
    </w:p>
    <w:p w14:paraId="3DBB1C77" w14:textId="77777777" w:rsidR="00396BF7" w:rsidRDefault="00396BF7" w:rsidP="00A54868">
      <w:pPr>
        <w:rPr>
          <w:rtl/>
        </w:rPr>
      </w:pPr>
      <w:r>
        <w:rPr>
          <w:rFonts w:hint="cs"/>
          <w:rtl/>
        </w:rPr>
        <w:t xml:space="preserve">ואף שהיא אסרה בשבת בכלים וזה </w:t>
      </w:r>
      <w:r>
        <w:rPr>
          <w:rStyle w:val="afffff3"/>
          <w:rFonts w:hint="cs"/>
          <w:rtl/>
          <w:rPrChange w:id="9096" w:author="מנוע אמוראים" w:date="2026-10-05T16:41:24Z">
            <w:rPr>
              <w:rFonts w:hint="cs"/>
              <w:rtl/>
            </w:rPr>
          </w:rPrChange>
        </w:rPr>
        <w:t xml:space="preserve">כר</w:t>
      </w:r>
      <w:r>
        <w:rPr>
          <w:rStyle w:val="afffff3"/>
          <w:rtl/>
          <w:rPrChange w:id="9097" w:author="מנוע אמוראים" w:date="2026-10-05T16:41:24Z">
            <w:rPr>
              <w:rtl/>
            </w:rPr>
          </w:rPrChange>
        </w:rPr>
        <w:t xml:space="preserve">"</w:t>
      </w:r>
      <w:r>
        <w:rPr>
          <w:rStyle w:val="afffff3"/>
          <w:rFonts w:hint="cs"/>
          <w:rtl/>
          <w:rPrChange w:id="9098" w:author="מנוע אמוראים" w:date="2026-10-05T16:41:24Z">
            <w:rPr>
              <w:rFonts w:hint="cs"/>
              <w:rtl/>
            </w:rPr>
          </w:rPrChange>
        </w:rPr>
        <w:t xml:space="preserve">נ</w:t>
      </w:r>
      <w:r>
        <w:rPr>
          <w:rFonts w:hint="cs"/>
          <w:rtl/>
        </w:rPr>
        <w:t xml:space="preserve"> ובסכין. </w:t>
      </w:r>
    </w:p>
    <w:p w14:paraId="4E3FDCA4" w14:textId="52D62E7B" w:rsidR="00396BF7" w:rsidRDefault="00396BF7" w:rsidP="00A54868">
      <w:pPr>
        <w:rPr>
          <w:rtl/>
        </w:rPr>
      </w:pPr>
      <w:r>
        <w:rPr>
          <w:rFonts w:hint="cs"/>
          <w:rtl/>
        </w:rPr>
        <w:t>דכל הכלים ניטלין רק דרך תשמישן</w:t>
      </w:r>
      <w:r w:rsidR="006D78A8">
        <w:rPr>
          <w:rFonts w:hint="cs"/>
          <w:rtl/>
        </w:rPr>
        <w:t>.</w:t>
      </w:r>
    </w:p>
    <w:p w14:paraId="03007080" w14:textId="77777777" w:rsidR="00396BF7" w:rsidRDefault="00396BF7" w:rsidP="006D78A8">
      <w:pPr>
        <w:rPr>
          <w:rtl/>
        </w:rPr>
      </w:pPr>
      <w:r>
        <w:rPr>
          <w:rFonts w:hint="cs"/>
          <w:rtl/>
        </w:rPr>
        <w:lastRenderedPageBreak/>
        <w:t>וביו</w:t>
      </w:r>
      <w:r w:rsidR="005933DE">
        <w:rPr>
          <w:rtl/>
        </w:rPr>
        <w:t>"</w:t>
      </w:r>
      <w:r>
        <w:rPr>
          <w:rFonts w:hint="cs"/>
          <w:rtl/>
        </w:rPr>
        <w:t xml:space="preserve">ט שהתירה בכלים </w:t>
      </w:r>
      <w:r w:rsidR="00135E0A">
        <w:rPr>
          <w:rFonts w:hint="cs"/>
          <w:rtl/>
        </w:rPr>
        <w:t xml:space="preserve">- </w:t>
      </w:r>
      <w:r>
        <w:rPr>
          <w:rFonts w:hint="cs"/>
          <w:rtl/>
        </w:rPr>
        <w:t>שאני שבות דשבת מיו</w:t>
      </w:r>
      <w:r w:rsidR="005933DE">
        <w:rPr>
          <w:rtl/>
        </w:rPr>
        <w:t>"</w:t>
      </w:r>
      <w:r>
        <w:rPr>
          <w:rFonts w:hint="cs"/>
          <w:rtl/>
        </w:rPr>
        <w:t xml:space="preserve">ט </w:t>
      </w:r>
    </w:p>
    <w:p w14:paraId="1EAAD8D0" w14:textId="77777777" w:rsidR="006D78A8" w:rsidRPr="006D78A8" w:rsidRDefault="00396BF7" w:rsidP="006D78A8">
      <w:pPr>
        <w:pStyle w:val="36"/>
        <w:framePr w:wrap="notBeside"/>
        <w:rPr>
          <w:rtl/>
        </w:rPr>
      </w:pPr>
      <w:r w:rsidRPr="006D78A8">
        <w:rPr>
          <w:rFonts w:hint="cs"/>
          <w:rtl/>
        </w:rPr>
        <w:t>דתני דלר</w:t>
      </w:r>
      <w:r w:rsidR="005933DE" w:rsidRPr="006D78A8">
        <w:rPr>
          <w:rtl/>
        </w:rPr>
        <w:t>"</w:t>
      </w:r>
      <w:r w:rsidRPr="006D78A8">
        <w:rPr>
          <w:rFonts w:hint="cs"/>
          <w:rtl/>
        </w:rPr>
        <w:t>נ</w:t>
      </w:r>
      <w:r w:rsidR="00135E0A" w:rsidRPr="006D78A8">
        <w:rPr>
          <w:rFonts w:hint="cs"/>
          <w:rtl/>
        </w:rPr>
        <w:t>:</w:t>
      </w:r>
    </w:p>
    <w:p w14:paraId="6DAB2736" w14:textId="0DF63080" w:rsidR="00183BFF" w:rsidRDefault="00396BF7" w:rsidP="006D78A8">
      <w:pPr>
        <w:rPr>
          <w:rtl/>
        </w:rPr>
      </w:pPr>
      <w:r>
        <w:rPr>
          <w:rFonts w:hint="cs"/>
          <w:rtl/>
        </w:rPr>
        <w:t>אין מסיקין ביו</w:t>
      </w:r>
      <w:r w:rsidR="005933DE">
        <w:rPr>
          <w:rtl/>
        </w:rPr>
        <w:t>"</w:t>
      </w:r>
      <w:r>
        <w:rPr>
          <w:rFonts w:hint="cs"/>
          <w:rtl/>
        </w:rPr>
        <w:t xml:space="preserve">ט. </w:t>
      </w:r>
      <w:r w:rsidRPr="00396BF7">
        <w:rPr>
          <w:rStyle w:val="afffff3"/>
          <w:rFonts w:hint="cs"/>
          <w:rtl/>
        </w:rPr>
        <w:t>ולר</w:t>
      </w:r>
      <w:r w:rsidR="005933DE">
        <w:rPr>
          <w:rStyle w:val="afffff3"/>
          <w:rtl/>
        </w:rPr>
        <w:t>"</w:t>
      </w:r>
      <w:r w:rsidRPr="00396BF7">
        <w:rPr>
          <w:rStyle w:val="afffff3"/>
          <w:rFonts w:hint="cs"/>
          <w:rtl/>
        </w:rPr>
        <w:t>י</w:t>
      </w:r>
      <w:r w:rsidR="00135E0A">
        <w:rPr>
          <w:rStyle w:val="afffff3"/>
          <w:rFonts w:hint="cs"/>
          <w:rtl/>
        </w:rPr>
        <w:t>:</w:t>
      </w:r>
      <w:r>
        <w:rPr>
          <w:rFonts w:hint="cs"/>
          <w:rtl/>
        </w:rPr>
        <w:t xml:space="preserve"> מסיקין בכלים, </w:t>
      </w:r>
      <w:r w:rsidRPr="00396BF7">
        <w:rPr>
          <w:rStyle w:val="afffff3"/>
          <w:rFonts w:hint="cs"/>
          <w:rtl/>
        </w:rPr>
        <w:t>ולר</w:t>
      </w:r>
      <w:r w:rsidR="005933DE">
        <w:rPr>
          <w:rStyle w:val="afffff3"/>
          <w:rtl/>
        </w:rPr>
        <w:t>"</w:t>
      </w:r>
      <w:r w:rsidRPr="00396BF7">
        <w:rPr>
          <w:rStyle w:val="afffff3"/>
          <w:rFonts w:hint="cs"/>
          <w:rtl/>
        </w:rPr>
        <w:t>ש</w:t>
      </w:r>
      <w:r w:rsidR="00135E0A">
        <w:rPr>
          <w:rStyle w:val="afffff3"/>
          <w:rFonts w:hint="cs"/>
          <w:rtl/>
        </w:rPr>
        <w:t>:</w:t>
      </w:r>
      <w:r>
        <w:rPr>
          <w:rFonts w:hint="cs"/>
          <w:rtl/>
        </w:rPr>
        <w:t xml:space="preserve"> אף בשברי כלים</w:t>
      </w:r>
      <w:r w:rsidR="00135E0A">
        <w:rPr>
          <w:rFonts w:hint="cs"/>
          <w:rtl/>
        </w:rPr>
        <w:t>.</w:t>
      </w:r>
    </w:p>
    <w:p w14:paraId="166C06F4" w14:textId="7A6D9D75" w:rsidR="00BB72CD" w:rsidRPr="006F178A" w:rsidRDefault="00BB72CD" w:rsidP="00BB72CD">
      <w:pPr>
        <w:pStyle w:val="afff0"/>
        <w:rPr>
          <w:rtl/>
        </w:rPr>
      </w:pPr>
      <w:r>
        <w:rPr>
          <w:rFonts w:hint="cs"/>
          <w:rtl/>
        </w:rPr>
        <w:t>****</w:t>
      </w:r>
    </w:p>
    <w:p w14:paraId="5A0C2825" w14:textId="77777777" w:rsidR="00183BFF" w:rsidRPr="0084403E" w:rsidRDefault="00396BF7" w:rsidP="00396BF7">
      <w:pPr>
        <w:pStyle w:val="afff2"/>
        <w:framePr w:wrap="around"/>
        <w:rPr>
          <w:rtl/>
        </w:rPr>
      </w:pPr>
      <w:r>
        <w:rPr>
          <w:rFonts w:hint="cs"/>
          <w:rtl/>
        </w:rPr>
        <w:t>לב.</w:t>
      </w:r>
    </w:p>
    <w:p>
      <w:pPr>
        <w:pStyle w:val="MishnaBatzad"/>
        <w:rPr>
          <w:ins w:id="20079" w:author="קלוד" w:date="2026-10-06T10:08:13Z"/>
        </w:rPr>
      </w:pPr>
      <w:ins w:id="20078" w:author="קלוד" w:date="2026-10-06T10:08:13Z">
        <w:r>
          <w:t xml:space="preserve">משנה ד</w:t>
        </w:r>
      </w:ins>
    </w:p>
    <w:p w14:paraId="1F6CF214" w14:textId="77777777" w:rsidR="00183BFF" w:rsidRPr="0084403E" w:rsidRDefault="00183BFF" w:rsidP="00183BFF">
      <w:pPr>
        <w:pStyle w:val="afff8"/>
        <w:spacing w:before="120"/>
        <w:rPr>
          <w:rtl/>
        </w:rPr>
        <w:pPrChange w:id="90038" w:author="קלוד" w:date="2026-10-08T12:08:16Z">
          <w:pPr>
            <w:pStyle w:val="afff8"/>
          </w:pPr>
        </w:pPrChange>
      </w:pPr>
      <w:r w:rsidRPr="0084403E">
        <w:rPr>
          <w:rtl/>
        </w:rPr>
        <w:t>אין פוחתין את הנר, מפני שהוא עושה כלי.</w:t>
      </w:r>
    </w:p>
    <w:p w14:paraId="318FAC8D" w14:textId="77777777" w:rsidR="00183BFF" w:rsidRPr="0084403E" w:rsidRDefault="00183BFF" w:rsidP="00183BFF">
      <w:pPr>
        <w:pStyle w:val="afff8"/>
        <w:rPr>
          <w:rtl/>
        </w:rPr>
      </w:pPr>
      <w:r w:rsidRPr="0084403E">
        <w:rPr>
          <w:rtl/>
        </w:rPr>
        <w:t>ואין עושין פחמין ביו"ט.</w:t>
      </w:r>
    </w:p>
    <w:p w14:paraId="6FDB7B68" w14:textId="77777777" w:rsidR="00183BFF" w:rsidRPr="0084403E" w:rsidRDefault="00183BFF" w:rsidP="00183BFF">
      <w:pPr>
        <w:pStyle w:val="afff8"/>
        <w:rPr>
          <w:rtl/>
        </w:rPr>
      </w:pPr>
      <w:r w:rsidRPr="0084403E">
        <w:rPr>
          <w:rtl/>
        </w:rPr>
        <w:t xml:space="preserve">ואין חותכין את הפתילה, </w:t>
      </w:r>
      <w:r w:rsidRPr="0084403E">
        <w:rPr>
          <w:rStyle w:val="afffff1"/>
          <w:rtl/>
        </w:rPr>
        <w:t>ר"י:</w:t>
      </w:r>
      <w:r w:rsidRPr="0084403E">
        <w:rPr>
          <w:rtl/>
        </w:rPr>
        <w:t xml:space="preserve"> חותכה באור.</w:t>
      </w:r>
    </w:p>
    <w:p w14:paraId="521A2AFC" w14:textId="77777777" w:rsidR="00183BFF" w:rsidRDefault="00183BFF" w:rsidP="00183BFF">
      <w:pPr>
        <w:pStyle w:val="afffff8"/>
        <w:rPr>
          <w:rFonts w:ascii="Fb Fontext" w:hAnsi="Fb Fontext"/>
          <w:rtl/>
        </w:rPr>
      </w:pPr>
      <w:r w:rsidRPr="0084403E">
        <w:rPr>
          <w:rtl/>
        </w:rPr>
        <w:t xml:space="preserve">פחיתת נר </w:t>
      </w:r>
      <w:r w:rsidRPr="0084403E">
        <w:rPr>
          <w:rFonts w:hint="cs"/>
          <w:rtl/>
        </w:rPr>
        <w:t>כלי הוא</w:t>
      </w:r>
      <w:r>
        <w:rPr>
          <w:rFonts w:ascii="Fb Fontext" w:hAnsi="Fb Fontext" w:hint="cs"/>
          <w:rtl/>
        </w:rPr>
        <w:t xml:space="preserve"> </w:t>
      </w:r>
    </w:p>
    <w:p w14:paraId="2FF63F69" w14:textId="77777777" w:rsidR="005A14FB" w:rsidRPr="005A14FB" w:rsidRDefault="00183BFF" w:rsidP="005A14FB">
      <w:pPr>
        <w:pStyle w:val="36"/>
        <w:framePr w:wrap="notBeside"/>
        <w:rPr>
          <w:rtl/>
        </w:rPr>
      </w:pPr>
      <w:r w:rsidRPr="005A14FB">
        <w:rPr>
          <w:rFonts w:hint="cs"/>
          <w:rtl/>
        </w:rPr>
        <w:t>א. כר</w:t>
      </w:r>
      <w:r w:rsidR="0001190A" w:rsidRPr="005A14FB">
        <w:rPr>
          <w:rtl/>
        </w:rPr>
        <w:t>"</w:t>
      </w:r>
      <w:r w:rsidRPr="005A14FB">
        <w:rPr>
          <w:rFonts w:hint="cs"/>
          <w:rtl/>
        </w:rPr>
        <w:t>מ</w:t>
      </w:r>
      <w:r w:rsidR="00135E0A" w:rsidRPr="005A14FB">
        <w:rPr>
          <w:rFonts w:hint="cs"/>
          <w:rtl/>
        </w:rPr>
        <w:t>:</w:t>
      </w:r>
    </w:p>
    <w:p w14:paraId="50EFD618" w14:textId="31171B9C" w:rsidR="00396BF7" w:rsidRDefault="00183BFF" w:rsidP="00396BF7">
      <w:pPr>
        <w:rPr>
          <w:rStyle w:val="afffff3"/>
          <w:rtl/>
        </w:rPr>
      </w:pPr>
      <w:r w:rsidRPr="001F19F5">
        <w:rPr>
          <w:rFonts w:ascii="Fb Fontext" w:hAnsi="Fb Fontext" w:hint="cs"/>
          <w:rtl/>
        </w:rPr>
        <w:t>ד</w:t>
      </w:r>
      <w:r w:rsidRPr="001F19F5">
        <w:rPr>
          <w:rtl/>
        </w:rPr>
        <w:t>כלי חרס</w:t>
      </w:r>
      <w:r w:rsidR="00396BF7">
        <w:rPr>
          <w:rFonts w:hint="cs"/>
          <w:rtl/>
        </w:rPr>
        <w:t xml:space="preserve"> מקבל טומאה משנגמרה מלאכתו,</w:t>
      </w:r>
    </w:p>
    <w:p w14:paraId="3086403C" w14:textId="77777777" w:rsidR="005A14FB" w:rsidRPr="005A14FB" w:rsidRDefault="00183BFF" w:rsidP="005A14FB">
      <w:pPr>
        <w:pStyle w:val="36"/>
        <w:framePr w:wrap="notBeside"/>
        <w:rPr>
          <w:rtl/>
        </w:rPr>
      </w:pPr>
      <w:r w:rsidRPr="005A14FB">
        <w:rPr>
          <w:rtl/>
        </w:rPr>
        <w:t xml:space="preserve">ר"יה: </w:t>
      </w:r>
    </w:p>
    <w:p w14:paraId="1BF53AAD" w14:textId="3F76C769" w:rsidR="00183BFF" w:rsidRPr="001F19F5" w:rsidRDefault="005A14FB" w:rsidP="00396BF7">
      <w:pPr>
        <w:rPr>
          <w:rFonts w:cs="Guttman Vilna"/>
          <w:b/>
          <w:bCs/>
          <w:rtl/>
        </w:rPr>
      </w:pPr>
      <w:r>
        <w:rPr>
          <w:rFonts w:hint="cs"/>
          <w:rtl/>
        </w:rPr>
        <w:t>ר</w:t>
      </w:r>
      <w:r w:rsidR="00396BF7">
        <w:rPr>
          <w:rFonts w:hint="cs"/>
          <w:rtl/>
        </w:rPr>
        <w:t xml:space="preserve">ק </w:t>
      </w:r>
      <w:r w:rsidR="00183BFF" w:rsidRPr="001F19F5">
        <w:rPr>
          <w:rtl/>
        </w:rPr>
        <w:t>משיצרפו בכבשן.</w:t>
      </w:r>
    </w:p>
    <w:p w14:paraId="01CE2033" w14:textId="77777777" w:rsidR="004F5001" w:rsidRPr="004F5001" w:rsidRDefault="00183BFF" w:rsidP="004F5001">
      <w:pPr>
        <w:pStyle w:val="36"/>
        <w:framePr w:wrap="notBeside"/>
        <w:rPr>
          <w:rtl/>
        </w:rPr>
      </w:pPr>
      <w:r w:rsidRPr="004F5001">
        <w:rPr>
          <w:rtl/>
        </w:rPr>
        <w:t xml:space="preserve">ב. </w:t>
      </w:r>
      <w:r w:rsidRPr="004F5001">
        <w:rPr>
          <w:rFonts w:hint="cs"/>
          <w:rtl/>
        </w:rPr>
        <w:t>כ</w:t>
      </w:r>
      <w:r w:rsidRPr="004F5001">
        <w:rPr>
          <w:rtl/>
        </w:rPr>
        <w:t xml:space="preserve">ראבר"צ </w:t>
      </w:r>
    </w:p>
    <w:p w14:paraId="29D8BE2A" w14:textId="3FEA87C9" w:rsidR="00396BF7" w:rsidRDefault="00183BFF" w:rsidP="00396BF7">
      <w:pPr>
        <w:rPr>
          <w:rtl/>
        </w:rPr>
      </w:pPr>
      <w:r w:rsidRPr="001F19F5">
        <w:rPr>
          <w:rtl/>
        </w:rPr>
        <w:t xml:space="preserve">אלפסין חרניות טהורות </w:t>
      </w:r>
      <w:r w:rsidR="00396BF7">
        <w:rPr>
          <w:rFonts w:hint="cs"/>
          <w:rtl/>
        </w:rPr>
        <w:t>אף במשא הזב</w:t>
      </w:r>
      <w:r w:rsidR="00135E0A">
        <w:rPr>
          <w:rFonts w:hint="cs"/>
          <w:rtl/>
        </w:rPr>
        <w:t>-</w:t>
      </w:r>
    </w:p>
    <w:p w14:paraId="7B041763" w14:textId="77777777" w:rsidR="00183BFF" w:rsidRDefault="00183BFF" w:rsidP="004F5001">
      <w:pPr>
        <w:rPr>
          <w:rtl/>
        </w:rPr>
      </w:pPr>
      <w:r w:rsidRPr="006F003F">
        <w:rPr>
          <w:rtl/>
        </w:rPr>
        <w:t>שלא נגמרה מלאכתן.</w:t>
      </w:r>
      <w:r w:rsidR="00396BF7" w:rsidRPr="006F003F">
        <w:rPr>
          <w:rFonts w:hint="cs"/>
          <w:rtl/>
        </w:rPr>
        <w:t xml:space="preserve"> אבל </w:t>
      </w:r>
      <w:r w:rsidR="00135E0A" w:rsidRPr="006F003F">
        <w:rPr>
          <w:rFonts w:hint="cs"/>
          <w:rtl/>
        </w:rPr>
        <w:t>ב</w:t>
      </w:r>
      <w:r w:rsidR="00396BF7" w:rsidRPr="006F003F">
        <w:rPr>
          <w:rFonts w:hint="cs"/>
          <w:rtl/>
        </w:rPr>
        <w:t>נגמרה ראוי לקבל בו מטבעות</w:t>
      </w:r>
      <w:r w:rsidR="00135E0A">
        <w:rPr>
          <w:rFonts w:hint="cs"/>
          <w:rtl/>
        </w:rPr>
        <w:t>,</w:t>
      </w:r>
    </w:p>
    <w:p w14:paraId="5D094BAD" w14:textId="77777777" w:rsidR="004F5001" w:rsidRPr="004F5001" w:rsidRDefault="00396BF7" w:rsidP="004F5001">
      <w:pPr>
        <w:pStyle w:val="36"/>
        <w:framePr w:wrap="notBeside"/>
        <w:rPr>
          <w:rtl/>
        </w:rPr>
      </w:pPr>
      <w:r w:rsidRPr="004F5001">
        <w:rPr>
          <w:rFonts w:hint="cs"/>
          <w:rtl/>
        </w:rPr>
        <w:t>לרבנן:</w:t>
      </w:r>
    </w:p>
    <w:p w14:paraId="670231C4" w14:textId="36750145" w:rsidR="00183BFF" w:rsidRPr="00396BF7" w:rsidRDefault="00183BFF" w:rsidP="004F5001">
      <w:pPr>
        <w:rPr>
          <w:rtl/>
        </w:rPr>
      </w:pPr>
      <w:r w:rsidRPr="00396BF7">
        <w:rPr>
          <w:rtl/>
        </w:rPr>
        <w:t>ו</w:t>
      </w:r>
      <w:r w:rsidR="00283192">
        <w:rPr>
          <w:rFonts w:hint="cs"/>
          <w:rtl/>
        </w:rPr>
        <w:t xml:space="preserve">טהורות באהל וטמאות במשא. </w:t>
      </w:r>
    </w:p>
    <w:p w14:paraId="5A3C0F55" w14:textId="7BCA16CD" w:rsidR="00183BFF" w:rsidRPr="006F178A" w:rsidRDefault="00B35974" w:rsidP="00B35974">
      <w:pPr>
        <w:pStyle w:val="afff0"/>
        <w:rPr>
          <w:rtl/>
        </w:rPr>
      </w:pPr>
      <w:r>
        <w:rPr>
          <w:rFonts w:ascii="BA TM • Vilna Extra-Bold" w:hAnsi="BA TM • Vilna Extra-Bold" w:hint="cs"/>
          <w:rtl/>
        </w:rPr>
        <w:t>****</w:t>
      </w:r>
    </w:p>
    <w:p w14:paraId="7649E62B" w14:textId="708008DF" w:rsidR="006F003F" w:rsidRPr="006F003F" w:rsidRDefault="00183BFF" w:rsidP="006F003F">
      <w:pPr>
        <w:pStyle w:val="36"/>
        <w:framePr w:wrap="notBeside"/>
        <w:rPr>
          <w:rtl/>
        </w:rPr>
      </w:pPr>
      <w:r w:rsidRPr="006F003F">
        <w:rPr>
          <w:rtl/>
        </w:rPr>
        <w:t xml:space="preserve"> ת"ר:</w:t>
      </w:r>
    </w:p>
    <w:p w14:paraId="4D2515A2" w14:textId="405AA14D" w:rsidR="00183BFF" w:rsidRPr="006F003F" w:rsidRDefault="00183BFF" w:rsidP="00283192">
      <w:pPr>
        <w:rPr>
          <w:rtl/>
        </w:rPr>
      </w:pPr>
      <w:r w:rsidRPr="006F003F">
        <w:rPr>
          <w:rtl/>
        </w:rPr>
        <w:t>אין פוחתין את הנר, ואין עושין אלפסין חרניות ביו"ט.</w:t>
      </w:r>
    </w:p>
    <w:p w14:paraId="49A11265" w14:textId="77777777" w:rsidR="006F003F" w:rsidRPr="006F003F" w:rsidRDefault="00183BFF" w:rsidP="006F003F">
      <w:pPr>
        <w:pStyle w:val="36"/>
        <w:framePr w:wrap="notBeside"/>
        <w:rPr>
          <w:rtl/>
        </w:rPr>
      </w:pPr>
      <w:r w:rsidRPr="006F003F">
        <w:rPr>
          <w:rtl/>
        </w:rPr>
        <w:t>רשב"ג</w:t>
      </w:r>
    </w:p>
    <w:p w14:paraId="22BBB4F4" w14:textId="4ADE6A48" w:rsidR="00183BFF" w:rsidRDefault="00183BFF" w:rsidP="00135E0A">
      <w:pPr>
        <w:rPr>
          <w:rtl/>
        </w:rPr>
      </w:pPr>
      <w:r w:rsidRPr="00B874A5">
        <w:rPr>
          <w:rtl/>
        </w:rPr>
        <w:t>מת</w:t>
      </w:r>
      <w:r w:rsidR="00283192">
        <w:rPr>
          <w:rtl/>
        </w:rPr>
        <w:t>יר אלפסין חרניות. הינו ערניות</w:t>
      </w:r>
      <w:r w:rsidR="007D4D8F">
        <w:rPr>
          <w:rFonts w:hint="cs"/>
          <w:rtl/>
        </w:rPr>
        <w:t>,</w:t>
      </w:r>
      <w:r w:rsidR="00283192">
        <w:rPr>
          <w:rtl/>
        </w:rPr>
        <w:t xml:space="preserve"> </w:t>
      </w:r>
      <w:r w:rsidRPr="00B874A5">
        <w:rPr>
          <w:rtl/>
        </w:rPr>
        <w:t>היינו קערות כפריות.</w:t>
      </w:r>
    </w:p>
    <w:p w14:paraId="64222114" w14:textId="47DF627B" w:rsidR="00597994" w:rsidRPr="00B874A5" w:rsidRDefault="00597994" w:rsidP="00597994">
      <w:pPr>
        <w:pStyle w:val="afff0"/>
        <w:rPr>
          <w:del w:id="90093" w:author="מנוע עיצוב" w:date="2026-10-08T11:01:28Z"/>
          <w:rtl/>
        </w:rPr>
      </w:pPr>
      <w:del w:id="90092" w:author="מנוע עיצוב" w:date="2026-10-08T11:01:28Z">
        <w:r>
          <w:rPr>
            <w:rFonts w:hint="cs"/>
            <w:rtl/>
          </w:rPr>
          <w:delText xml:space="preserve">***</w:delText>
        </w:r>
      </w:del>
    </w:p>
    <w:p w14:paraId="1619CAF6" w14:textId="77777777" w:rsidR="00283192" w:rsidRPr="00C4622C" w:rsidRDefault="00183BFF" w:rsidP="00283192">
      <w:pPr>
        <w:pStyle w:val="affff0"/>
        <w:rPr>
          <w:sz w:val="18"/>
          <w:rtl/>
        </w:rPr>
      </w:pPr>
      <w:ins w:id="9853" w:author="מספור קטעי משנה" w:date="2026-10-06T06:45:12Z">
        <w:r>
          <w:rPr>
            <w:rStyle w:val="MisparKeta"/>
          </w:rPr>
          <w:t xml:space="preserve">ג. </w:t>
        </w:r>
      </w:ins>
      <w:r w:rsidRPr="00C4622C">
        <w:rPr>
          <w:rtl/>
          <w:rPrChange w:id="40067" w:author="Claude" w:date="2026-10-06T13:34:26Z">
            <w:rPr>
              <w:sz w:val="18"/>
              <w:rtl/>
            </w:rPr>
          </w:rPrChange>
        </w:rPr>
        <w:t xml:space="preserve">ואין עושין פחמין. </w:t>
      </w:r>
    </w:p>
    <w:p w14:paraId="768BFC6E" w14:textId="77777777" w:rsidR="00183BFF" w:rsidRPr="007C5E14" w:rsidRDefault="00183BFF" w:rsidP="00283192">
      <w:pPr>
        <w:rPr>
          <w:spacing w:val="-2"/>
          <w:rtl/>
        </w:rPr>
      </w:pPr>
      <w:r w:rsidRPr="007C5E14">
        <w:rPr>
          <w:rFonts w:ascii="Fb Fontext" w:hAnsi="Fb Fontext"/>
          <w:spacing w:val="-2"/>
          <w:rtl/>
        </w:rPr>
        <w:t>אפי' למוסרן למחממי מחרצאות  לבו ביום</w:t>
      </w:r>
      <w:r w:rsidRPr="007C5E14">
        <w:rPr>
          <w:rFonts w:ascii="Fb Fontext" w:hAnsi="Fb Fontext" w:hint="cs"/>
          <w:spacing w:val="-2"/>
          <w:rtl/>
        </w:rPr>
        <w:t>,</w:t>
      </w:r>
      <w:r w:rsidRPr="007C5E14">
        <w:rPr>
          <w:rFonts w:hint="cs"/>
          <w:spacing w:val="-2"/>
          <w:rtl/>
        </w:rPr>
        <w:t xml:space="preserve"> </w:t>
      </w:r>
      <w:r w:rsidRPr="007C5E14">
        <w:rPr>
          <w:spacing w:val="-2"/>
          <w:rtl/>
        </w:rPr>
        <w:t>להזיע, וקודם גזרה.</w:t>
      </w:r>
    </w:p>
    <w:p w14:paraId="73600996" w14:textId="422B6016" w:rsidR="00183BFF" w:rsidRPr="006F178A" w:rsidRDefault="00B35974" w:rsidP="00B35974">
      <w:pPr>
        <w:pStyle w:val="afff0"/>
        <w:rPr>
          <w:del w:id="90095" w:author="מנוע עיצוב" w:date="2026-10-08T11:01:28Z"/>
          <w:rtl/>
        </w:rPr>
      </w:pPr>
      <w:del w:id="90094" w:author="מנוע עיצוב" w:date="2026-10-08T11:01:28Z">
        <w:r>
          <w:rPr>
            <w:rFonts w:ascii="BA TM • Vilna Extra-Bold" w:hAnsi="BA TM • Vilna Extra-Bold" w:hint="cs"/>
            <w:rtl/>
          </w:rPr>
          <w:delText xml:space="preserve">****</w:delText>
        </w:r>
      </w:del>
    </w:p>
    <w:p w14:paraId="465CA29F" w14:textId="77777777" w:rsidR="00183BFF" w:rsidRPr="006F178A" w:rsidRDefault="00183BFF" w:rsidP="00183BFF">
      <w:pPr>
        <w:pStyle w:val="afff2"/>
        <w:framePr w:wrap="around"/>
        <w:rPr>
          <w:rtl/>
        </w:rPr>
      </w:pPr>
      <w:r w:rsidRPr="006F178A">
        <w:rPr>
          <w:rtl/>
        </w:rPr>
        <w:t>לב:</w:t>
      </w:r>
    </w:p>
    <w:p w14:paraId="6AD79396" w14:textId="77777777" w:rsidR="00183BFF" w:rsidRPr="00C4622C" w:rsidRDefault="00183BFF" w:rsidP="00183BFF">
      <w:pPr>
        <w:pStyle w:val="affff0"/>
        <w:rPr>
          <w:sz w:val="18"/>
          <w:rtl/>
        </w:rPr>
      </w:pPr>
      <w:ins w:id="9854" w:author="מספור קטעי משנה" w:date="2026-10-06T06:45:12Z">
        <w:r>
          <w:rPr>
            <w:rStyle w:val="MisparKeta"/>
          </w:rPr>
          <w:t xml:space="preserve">ד. </w:t>
        </w:r>
      </w:ins>
      <w:r w:rsidRPr="00C4622C">
        <w:rPr>
          <w:rtl/>
          <w:rPrChange w:id="40068" w:author="Claude" w:date="2026-10-06T13:34:26Z">
            <w:rPr>
              <w:sz w:val="18"/>
              <w:rtl/>
            </w:rPr>
          </w:rPrChange>
        </w:rPr>
        <w:t>ואין חותכין את הפתילה לשנים.</w:t>
      </w:r>
    </w:p>
    <w:p w14:paraId="6B45DBEC" w14:textId="2C6307A5" w:rsidR="00183BFF" w:rsidRPr="006F178A" w:rsidRDefault="003D4D7C" w:rsidP="003D4D7C">
      <w:pPr>
        <w:rPr>
          <w:rFonts w:cs="Guttman Vilna"/>
          <w:b/>
          <w:rtl/>
        </w:rPr>
      </w:pPr>
      <w:r>
        <w:rPr>
          <w:rFonts w:hint="cs"/>
          <w:rtl/>
        </w:rPr>
        <w:t xml:space="preserve">בסכין. אבל באש </w:t>
      </w:r>
      <w:r w:rsidR="007716A9">
        <w:rPr>
          <w:rFonts w:hint="cs"/>
          <w:rtl/>
        </w:rPr>
        <w:t>אינו</w:t>
      </w:r>
      <w:r w:rsidR="00183BFF" w:rsidRPr="006F178A">
        <w:rPr>
          <w:rtl/>
        </w:rPr>
        <w:t xml:space="preserve"> מתקן </w:t>
      </w:r>
      <w:r w:rsidR="00183BFF">
        <w:rPr>
          <w:rFonts w:hint="cs"/>
          <w:rtl/>
        </w:rPr>
        <w:t>כלי,</w:t>
      </w:r>
      <w:r w:rsidR="00183BFF" w:rsidRPr="006F178A">
        <w:rPr>
          <w:rtl/>
        </w:rPr>
        <w:t xml:space="preserve"> </w:t>
      </w:r>
      <w:r>
        <w:rPr>
          <w:rFonts w:hint="cs"/>
          <w:rtl/>
        </w:rPr>
        <w:t xml:space="preserve">שאינו ניכר. </w:t>
      </w:r>
    </w:p>
    <w:p w14:paraId="4A98C76F" w14:textId="77777777" w:rsidR="00AF0DF2" w:rsidRPr="00AF0DF2" w:rsidRDefault="00183BFF" w:rsidP="00AF0DF2">
      <w:pPr>
        <w:pStyle w:val="36"/>
        <w:framePr w:wrap="notBeside"/>
        <w:rPr>
          <w:rtl/>
        </w:rPr>
      </w:pPr>
      <w:r w:rsidRPr="00AF0DF2">
        <w:rPr>
          <w:rtl/>
        </w:rPr>
        <w:t>רב:</w:t>
      </w:r>
    </w:p>
    <w:p w14:paraId="7212E571" w14:textId="092BC401" w:rsidR="00183BFF" w:rsidRPr="001F19F5" w:rsidRDefault="00183BFF" w:rsidP="00283192">
      <w:pPr>
        <w:rPr>
          <w:rtl/>
        </w:rPr>
      </w:pPr>
      <w:r w:rsidRPr="001F19F5">
        <w:rPr>
          <w:rtl/>
        </w:rPr>
        <w:t xml:space="preserve">מוחטין </w:t>
      </w:r>
      <w:r w:rsidRPr="001F19F5">
        <w:rPr>
          <w:rFonts w:hint="cs"/>
          <w:rtl/>
        </w:rPr>
        <w:t>ה</w:t>
      </w:r>
      <w:r w:rsidRPr="001F19F5">
        <w:rPr>
          <w:rtl/>
        </w:rPr>
        <w:t>פתילה ביו"ט. והיינו להעביר פחם</w:t>
      </w:r>
      <w:r w:rsidR="00283192">
        <w:rPr>
          <w:rFonts w:hint="cs"/>
          <w:rtl/>
        </w:rPr>
        <w:t xml:space="preserve"> המחשיך</w:t>
      </w:r>
      <w:r w:rsidRPr="001F19F5">
        <w:rPr>
          <w:rtl/>
        </w:rPr>
        <w:t>.</w:t>
      </w:r>
    </w:p>
    <w:p w14:paraId="0713DEB0" w14:textId="7FDD4818" w:rsidR="00C737C7" w:rsidRPr="00C737C7" w:rsidRDefault="00183BFF" w:rsidP="00C737C7">
      <w:pPr>
        <w:pStyle w:val="afffff8"/>
        <w:rPr>
          <w:rtl/>
        </w:rPr>
      </w:pPr>
      <w:r w:rsidRPr="00700B80">
        <w:rPr>
          <w:rStyle w:val="afffff3"/>
          <w:rtl/>
        </w:rPr>
        <w:t>בר קפרא:</w:t>
      </w:r>
      <w:r w:rsidRPr="006F178A">
        <w:rPr>
          <w:rtl/>
        </w:rPr>
        <w:t xml:space="preserve"> ששה דברים נאמרו בפתילה,</w:t>
      </w:r>
    </w:p>
    <w:p w14:paraId="1AC138B7" w14:textId="77777777" w:rsidR="00C737C7" w:rsidRPr="00C737C7" w:rsidRDefault="00183BFF" w:rsidP="00C737C7">
      <w:pPr>
        <w:pStyle w:val="36"/>
        <w:framePr w:wrap="notBeside"/>
        <w:rPr>
          <w:rtl/>
        </w:rPr>
      </w:pPr>
      <w:r w:rsidRPr="00C737C7">
        <w:rPr>
          <w:rFonts w:hint="cs"/>
          <w:rtl/>
        </w:rPr>
        <w:t xml:space="preserve">שלושה </w:t>
      </w:r>
      <w:r w:rsidRPr="00C737C7">
        <w:rPr>
          <w:rtl/>
        </w:rPr>
        <w:t>להחמיר:</w:t>
      </w:r>
    </w:p>
    <w:p w14:paraId="07F151C7" w14:textId="418D5E9C" w:rsidR="00183BFF" w:rsidRPr="003772EC" w:rsidRDefault="00183BFF" w:rsidP="00C737C7">
      <w:pPr>
        <w:rPr>
          <w:rFonts w:cs="Guttman Vilna"/>
          <w:b/>
          <w:bCs/>
          <w:spacing w:val="-2"/>
          <w:rtl/>
        </w:rPr>
      </w:pPr>
      <w:r w:rsidRPr="00700B80">
        <w:rPr>
          <w:rStyle w:val="afffff7"/>
          <w:rFonts w:hint="cs"/>
          <w:rtl/>
        </w:rPr>
        <w:t>א.</w:t>
      </w:r>
      <w:r>
        <w:rPr>
          <w:rFonts w:hint="cs"/>
          <w:rtl/>
        </w:rPr>
        <w:t xml:space="preserve"> </w:t>
      </w:r>
      <w:r w:rsidRPr="00392931">
        <w:rPr>
          <w:rtl/>
        </w:rPr>
        <w:t>אין גודלין</w:t>
      </w:r>
      <w:r w:rsidR="007716A9">
        <w:rPr>
          <w:rFonts w:hint="cs"/>
          <w:rtl/>
        </w:rPr>
        <w:t>, ואין מהבהבין באור, ואין חותכין</w:t>
      </w:r>
      <w:r w:rsidRPr="00392931">
        <w:rPr>
          <w:rtl/>
        </w:rPr>
        <w:t xml:space="preserve"> אותה</w:t>
      </w:r>
      <w:r w:rsidR="007716A9">
        <w:rPr>
          <w:rFonts w:hint="cs"/>
          <w:rtl/>
        </w:rPr>
        <w:t xml:space="preserve"> לשנים </w:t>
      </w:r>
      <w:r w:rsidRPr="00392931">
        <w:rPr>
          <w:rtl/>
        </w:rPr>
        <w:t xml:space="preserve"> </w:t>
      </w:r>
    </w:p>
    <w:p w14:paraId="77879BDC" w14:textId="77777777" w:rsidR="00C737C7" w:rsidRPr="00C737C7" w:rsidRDefault="00183BFF" w:rsidP="00C737C7">
      <w:pPr>
        <w:pStyle w:val="36"/>
        <w:framePr w:wrap="notBeside"/>
        <w:rPr>
          <w:rtl/>
        </w:rPr>
      </w:pPr>
      <w:r w:rsidRPr="00C737C7">
        <w:rPr>
          <w:rFonts w:hint="cs"/>
          <w:rtl/>
        </w:rPr>
        <w:t xml:space="preserve">ושלושה </w:t>
      </w:r>
      <w:r w:rsidRPr="00C737C7">
        <w:rPr>
          <w:rtl/>
        </w:rPr>
        <w:t>להקל:</w:t>
      </w:r>
    </w:p>
    <w:p w14:paraId="1BFC941F" w14:textId="56DB03AD" w:rsidR="00183BFF" w:rsidRPr="007716A9" w:rsidRDefault="00183BFF" w:rsidP="00C737C7">
      <w:pPr>
        <w:rPr>
          <w:spacing w:val="-2"/>
          <w:rtl/>
        </w:rPr>
      </w:pPr>
      <w:r w:rsidRPr="007716A9">
        <w:rPr>
          <w:rStyle w:val="afffff7"/>
          <w:rFonts w:hint="cs"/>
          <w:spacing w:val="-2"/>
          <w:rtl/>
        </w:rPr>
        <w:t>א.</w:t>
      </w:r>
      <w:r w:rsidRPr="007716A9">
        <w:rPr>
          <w:rFonts w:hint="cs"/>
          <w:spacing w:val="-2"/>
          <w:rtl/>
        </w:rPr>
        <w:t xml:space="preserve"> </w:t>
      </w:r>
      <w:r w:rsidRPr="007716A9">
        <w:rPr>
          <w:spacing w:val="-2"/>
          <w:rtl/>
        </w:rPr>
        <w:t xml:space="preserve">ממעכה ביד, </w:t>
      </w:r>
      <w:r w:rsidRPr="007716A9">
        <w:rPr>
          <w:rStyle w:val="afffff7"/>
          <w:rFonts w:hint="cs"/>
          <w:spacing w:val="-2"/>
          <w:rtl/>
        </w:rPr>
        <w:t>ב.</w:t>
      </w:r>
      <w:r w:rsidRPr="007716A9">
        <w:rPr>
          <w:rFonts w:hint="cs"/>
          <w:spacing w:val="-2"/>
          <w:rtl/>
        </w:rPr>
        <w:t xml:space="preserve"> </w:t>
      </w:r>
      <w:r w:rsidRPr="007716A9">
        <w:rPr>
          <w:spacing w:val="-2"/>
          <w:rtl/>
        </w:rPr>
        <w:t xml:space="preserve">ושורה בשמן, </w:t>
      </w:r>
      <w:r w:rsidRPr="007716A9">
        <w:rPr>
          <w:rStyle w:val="afffff7"/>
          <w:rFonts w:hint="cs"/>
          <w:spacing w:val="-2"/>
          <w:rtl/>
        </w:rPr>
        <w:t>ג.</w:t>
      </w:r>
      <w:r w:rsidRPr="007716A9">
        <w:rPr>
          <w:rFonts w:hint="cs"/>
          <w:spacing w:val="-2"/>
          <w:rtl/>
        </w:rPr>
        <w:t xml:space="preserve"> </w:t>
      </w:r>
      <w:r w:rsidRPr="007716A9">
        <w:rPr>
          <w:spacing w:val="-2"/>
          <w:rtl/>
        </w:rPr>
        <w:t>וחותכה באור בפי שתי נרות.</w:t>
      </w:r>
    </w:p>
    <w:p w14:paraId="43CB3683" w14:textId="6CC1CD37" w:rsidR="00183BFF" w:rsidRPr="006F178A" w:rsidRDefault="00B35974" w:rsidP="00B35974">
      <w:pPr>
        <w:pStyle w:val="afffff8"/>
        <w:rPr>
          <w:rtl/>
        </w:rPr>
        <w:pPrChange w:id="90009" w:author="קלוד" w:date="2026-10-08T12:07:40Z">
          <w:pPr>
            <w:pStyle w:val="afff0"/>
          </w:pPr>
        </w:pPrChange>
      </w:pPr>
      <w:del w:id="90007" w:author="קלוד" w:date="2026-10-08T12:07:40Z">
        <w:r>
          <w:rPr>
            <w:rFonts w:ascii="BA TM • Vilna Extra-Bold" w:hAnsi="BA TM • Vilna Extra-Bold" w:hint="cs"/>
            <w:rtl/>
          </w:rPr>
          <w:delText xml:space="preserve">****</w:delText>
        </w:r>
      </w:del>
      <w:ins w:id="90008" w:author="קלוד" w:date="2026-10-08T12:07:40Z">
        <w:r>
          <w:rPr>
            <w:color w:val="7B3F00"/>
          </w:rPr>
          <w:t xml:space="preserve">עשירי בבל ביורדי גיהנם</w:t>
        </w:r>
      </w:ins>
    </w:p>
    <w:p w14:paraId="65F723D8" w14:textId="77777777" w:rsidR="00183BFF" w:rsidRPr="006F178A" w:rsidRDefault="00183BFF" w:rsidP="00183BFF">
      <w:pPr>
        <w:rPr>
          <w:rtl/>
        </w:rPr>
      </w:pPr>
      <w:r w:rsidRPr="00CB7346">
        <w:rPr>
          <w:rStyle w:val="afffff3"/>
          <w:rtl/>
        </w:rPr>
        <w:t>רב:</w:t>
      </w:r>
      <w:r w:rsidRPr="006F178A">
        <w:rPr>
          <w:rFonts w:ascii="Fb Fontext" w:hAnsi="Fb Fontext"/>
          <w:rtl/>
        </w:rPr>
        <w:t xml:space="preserve"> </w:t>
      </w:r>
      <w:r w:rsidRPr="00CB7346">
        <w:rPr>
          <w:rStyle w:val="afffff9"/>
          <w:rtl/>
        </w:rPr>
        <w:t>ע</w:t>
      </w:r>
      <w:r w:rsidRPr="00CB7346">
        <w:rPr>
          <w:rStyle w:val="afffff9"/>
          <w:rFonts w:hint="cs"/>
          <w:rtl/>
        </w:rPr>
        <w:t>ש</w:t>
      </w:r>
      <w:r w:rsidRPr="00CB7346">
        <w:rPr>
          <w:rStyle w:val="afffff9"/>
          <w:rtl/>
        </w:rPr>
        <w:t>ירי בבל יורדי גיהנם הם.</w:t>
      </w:r>
    </w:p>
    <w:p w14:paraId="46570E08" w14:textId="77777777" w:rsidR="00C737C7" w:rsidRPr="00C737C7" w:rsidRDefault="00183BFF" w:rsidP="00C737C7">
      <w:pPr>
        <w:pStyle w:val="36"/>
        <w:framePr w:wrap="notBeside"/>
        <w:rPr>
          <w:rtl/>
        </w:rPr>
      </w:pPr>
      <w:r w:rsidRPr="00C737C7">
        <w:rPr>
          <w:rFonts w:hint="cs"/>
          <w:rtl/>
        </w:rPr>
        <w:lastRenderedPageBreak/>
        <w:t>כשב"מ</w:t>
      </w:r>
      <w:r w:rsidR="00080C99" w:rsidRPr="00C737C7">
        <w:rPr>
          <w:rFonts w:hint="cs"/>
          <w:rtl/>
        </w:rPr>
        <w:t>:</w:t>
      </w:r>
    </w:p>
    <w:p w14:paraId="5526F0A8" w14:textId="6A42B906" w:rsidR="00183BFF" w:rsidRPr="006F178A" w:rsidRDefault="00183BFF" w:rsidP="007716A9">
      <w:pPr>
        <w:rPr>
          <w:rtl/>
        </w:rPr>
      </w:pPr>
      <w:r w:rsidRPr="005841C2">
        <w:rPr>
          <w:rFonts w:hint="cs"/>
          <w:rtl/>
        </w:rPr>
        <w:t>הגיע</w:t>
      </w:r>
      <w:r w:rsidR="007716A9" w:rsidRPr="005841C2">
        <w:rPr>
          <w:rtl/>
        </w:rPr>
        <w:t xml:space="preserve"> לבבל</w:t>
      </w:r>
      <w:r w:rsidRPr="005841C2">
        <w:rPr>
          <w:rtl/>
        </w:rPr>
        <w:t xml:space="preserve"> ולא </w:t>
      </w:r>
      <w:r w:rsidR="00283192" w:rsidRPr="005841C2">
        <w:rPr>
          <w:rFonts w:hint="cs"/>
          <w:rtl/>
        </w:rPr>
        <w:t>נתנו לו עיסקא ומזונות</w:t>
      </w:r>
      <w:r w:rsidRPr="007716A9">
        <w:rPr>
          <w:spacing w:val="-4"/>
          <w:rtl/>
        </w:rPr>
        <w:t>.</w:t>
      </w:r>
      <w:r w:rsidR="007716A9" w:rsidRPr="007716A9">
        <w:rPr>
          <w:rStyle w:val="afffff3"/>
          <w:rFonts w:hint="cs"/>
          <w:spacing w:val="-4"/>
          <w:rtl/>
        </w:rPr>
        <w:t xml:space="preserve"> </w:t>
      </w:r>
      <w:r w:rsidRPr="007716A9">
        <w:rPr>
          <w:rStyle w:val="afffff3"/>
          <w:spacing w:val="-4"/>
          <w:rtl/>
        </w:rPr>
        <w:t xml:space="preserve">אמר: </w:t>
      </w:r>
      <w:r w:rsidRPr="007716A9">
        <w:rPr>
          <w:spacing w:val="-4"/>
          <w:rtl/>
        </w:rPr>
        <w:t xml:space="preserve">שמערב רב </w:t>
      </w:r>
      <w:r w:rsidRPr="007716A9">
        <w:rPr>
          <w:rFonts w:hint="cs"/>
          <w:spacing w:val="-4"/>
          <w:rtl/>
        </w:rPr>
        <w:t>הם</w:t>
      </w:r>
      <w:r>
        <w:rPr>
          <w:rFonts w:hint="cs"/>
          <w:rtl/>
        </w:rPr>
        <w:t xml:space="preserve"> </w:t>
      </w:r>
      <w:r w:rsidRPr="007716A9">
        <w:rPr>
          <w:rFonts w:hint="cs"/>
          <w:spacing w:val="-2"/>
          <w:rtl/>
        </w:rPr>
        <w:t>ד</w:t>
      </w:r>
      <w:r w:rsidRPr="007716A9">
        <w:rPr>
          <w:rStyle w:val="af4"/>
          <w:spacing w:val="-2"/>
          <w:rtl/>
        </w:rPr>
        <w:t>'ונתן לך רחמים ורחמך'</w:t>
      </w:r>
      <w:r w:rsidR="007716A9" w:rsidRPr="007716A9">
        <w:rPr>
          <w:rStyle w:val="af4"/>
          <w:rFonts w:hint="cs"/>
          <w:spacing w:val="-2"/>
          <w:rtl/>
        </w:rPr>
        <w:t xml:space="preserve"> </w:t>
      </w:r>
      <w:r w:rsidRPr="007716A9">
        <w:rPr>
          <w:spacing w:val="-2"/>
          <w:rtl/>
        </w:rPr>
        <w:t>כל המרחם על הבריות מזרע אברהם אבינו.</w:t>
      </w:r>
    </w:p>
    <w:p w14:paraId="552AD7C7" w14:textId="77777777" w:rsidR="005841C2" w:rsidRPr="005841C2" w:rsidRDefault="00CF530E" w:rsidP="005841C2">
      <w:pPr>
        <w:pStyle w:val="36"/>
        <w:framePr w:wrap="notBeside"/>
        <w:rPr>
          <w:rtl/>
        </w:rPr>
      </w:pPr>
      <w:r w:rsidRPr="005841C2">
        <w:rPr>
          <w:rtl/>
        </w:rPr>
        <w:t>•</w:t>
      </w:r>
    </w:p>
    <w:p w14:paraId="51EB390B" w14:textId="1CDDF294" w:rsidR="00183BFF" w:rsidRPr="0052412C" w:rsidRDefault="007716A9" w:rsidP="0052412C">
      <w:pPr>
        <w:rPr>
          <w:rtl/>
        </w:rPr>
      </w:pPr>
      <w:r w:rsidRPr="0052412C">
        <w:rPr>
          <w:rtl/>
        </w:rPr>
        <w:t xml:space="preserve">המצפה </w:t>
      </w:r>
      <w:r w:rsidR="0052412C" w:rsidRPr="0052412C">
        <w:rPr>
          <w:rFonts w:hint="cs"/>
          <w:rtl/>
        </w:rPr>
        <w:t>ל</w:t>
      </w:r>
      <w:r w:rsidRPr="0052412C">
        <w:rPr>
          <w:rtl/>
        </w:rPr>
        <w:t>שלחן אחרים</w:t>
      </w:r>
      <w:r w:rsidR="0052412C" w:rsidRPr="0052412C">
        <w:rPr>
          <w:rStyle w:val="afffff3"/>
          <w:rFonts w:hint="cs"/>
          <w:spacing w:val="-6"/>
          <w:rtl/>
        </w:rPr>
        <w:t xml:space="preserve"> </w:t>
      </w:r>
      <w:r w:rsidR="0052412C" w:rsidRPr="0052412C">
        <w:rPr>
          <w:rStyle w:val="afffff3"/>
          <w:rFonts w:hint="cs"/>
          <w:rtl/>
        </w:rPr>
        <w:t>רב:</w:t>
      </w:r>
      <w:r w:rsidR="00183BFF" w:rsidRPr="0052412C">
        <w:rPr>
          <w:rtl/>
        </w:rPr>
        <w:t xml:space="preserve"> עולם חשך בעדו.</w:t>
      </w:r>
      <w:r w:rsidR="0052412C" w:rsidRPr="0052412C">
        <w:rPr>
          <w:rStyle w:val="afffff3"/>
          <w:rFonts w:hint="cs"/>
          <w:spacing w:val="-6"/>
          <w:rtl/>
        </w:rPr>
        <w:t xml:space="preserve"> </w:t>
      </w:r>
    </w:p>
    <w:p w14:paraId="00DF9F3E" w14:textId="77777777" w:rsidR="005841C2" w:rsidRPr="005841C2" w:rsidRDefault="00CF530E" w:rsidP="005841C2">
      <w:pPr>
        <w:pStyle w:val="36"/>
        <w:framePr w:wrap="notBeside"/>
        <w:rPr>
          <w:rtl/>
        </w:rPr>
      </w:pPr>
      <w:r w:rsidRPr="005841C2">
        <w:rPr>
          <w:rtl/>
        </w:rPr>
        <w:t xml:space="preserve">• </w:t>
      </w:r>
      <w:r w:rsidR="0052412C" w:rsidRPr="005841C2">
        <w:rPr>
          <w:rFonts w:hint="cs"/>
          <w:rtl/>
        </w:rPr>
        <w:t xml:space="preserve">ר"ח: </w:t>
      </w:r>
    </w:p>
    <w:p w14:paraId="47F836EF" w14:textId="69965C74" w:rsidR="00283192" w:rsidRDefault="005841C2" w:rsidP="0052412C">
      <w:pPr>
        <w:rPr>
          <w:rStyle w:val="afffff7"/>
          <w:rtl/>
        </w:rPr>
      </w:pPr>
      <w:r w:rsidRPr="00BF5D1E">
        <w:rPr>
          <w:rFonts w:cs="PFT_Frank" w:hint="cs"/>
          <w:b/>
          <w:bCs/>
          <w:szCs w:val="14"/>
          <w:rtl/>
        </w:rPr>
        <w:t>ש</w:t>
      </w:r>
      <w:r w:rsidR="00183BFF" w:rsidRPr="00BF5D1E">
        <w:rPr>
          <w:rFonts w:cs="PFT_Frank"/>
          <w:b/>
          <w:bCs/>
          <w:szCs w:val="14"/>
          <w:rtl/>
        </w:rPr>
        <w:t>לשה חייהן אינם חיים</w:t>
      </w:r>
      <w:r w:rsidR="00183BFF" w:rsidRPr="006F178A">
        <w:rPr>
          <w:rtl/>
        </w:rPr>
        <w:t>,</w:t>
      </w:r>
      <w:r w:rsidR="0052412C">
        <w:rPr>
          <w:rStyle w:val="afffff7"/>
          <w:rFonts w:hint="cs"/>
          <w:rtl/>
        </w:rPr>
        <w:t xml:space="preserve"> </w:t>
      </w:r>
      <w:r w:rsidR="00183BFF" w:rsidRPr="0052412C">
        <w:rPr>
          <w:rStyle w:val="afffff3"/>
          <w:rFonts w:hint="cs"/>
          <w:rtl/>
        </w:rPr>
        <w:t>א.</w:t>
      </w:r>
      <w:r w:rsidR="00183BFF" w:rsidRPr="0052412C">
        <w:rPr>
          <w:rFonts w:hint="cs"/>
          <w:rtl/>
        </w:rPr>
        <w:t xml:space="preserve"> </w:t>
      </w:r>
      <w:r w:rsidR="00183BFF" w:rsidRPr="0052412C">
        <w:rPr>
          <w:rtl/>
        </w:rPr>
        <w:t>המצפה לשלחן חבירו.</w:t>
      </w:r>
      <w:r w:rsidR="00183BFF" w:rsidRPr="0052412C">
        <w:rPr>
          <w:rFonts w:hint="cs"/>
          <w:rtl/>
        </w:rPr>
        <w:t xml:space="preserve"> </w:t>
      </w:r>
      <w:r w:rsidR="00183BFF" w:rsidRPr="0052412C">
        <w:rPr>
          <w:rtl/>
        </w:rPr>
        <w:t xml:space="preserve"> </w:t>
      </w:r>
    </w:p>
    <w:p w14:paraId="40159BD6" w14:textId="1DF38E5E" w:rsidR="00183BFF" w:rsidRPr="006F178A" w:rsidRDefault="005841C2" w:rsidP="00927726">
      <w:pPr>
        <w:rPr>
          <w:rtl/>
        </w:rPr>
      </w:pPr>
      <w:r>
        <w:rPr>
          <w:rStyle w:val="afffff3"/>
          <w:rFonts w:hint="cs"/>
          <w:rtl/>
        </w:rPr>
        <w:t>ב</w:t>
      </w:r>
      <w:r w:rsidR="00183BFF" w:rsidRPr="0052412C">
        <w:rPr>
          <w:rStyle w:val="afffff3"/>
          <w:rFonts w:hint="cs"/>
          <w:rtl/>
        </w:rPr>
        <w:t>.</w:t>
      </w:r>
      <w:r w:rsidR="00183BFF" w:rsidRPr="00700B80">
        <w:rPr>
          <w:rStyle w:val="afffff7"/>
          <w:rFonts w:hint="cs"/>
          <w:rtl/>
        </w:rPr>
        <w:t xml:space="preserve"> </w:t>
      </w:r>
      <w:r w:rsidR="00183BFF" w:rsidRPr="006F178A">
        <w:rPr>
          <w:rFonts w:ascii="Fb Fontext" w:hAnsi="Fb Fontext"/>
          <w:rtl/>
        </w:rPr>
        <w:t xml:space="preserve">שאשתו מושלת עליו, </w:t>
      </w:r>
      <w:r w:rsidR="00927726">
        <w:rPr>
          <w:rStyle w:val="afffff3"/>
          <w:rtl/>
        </w:rPr>
        <w:tab/>
      </w:r>
      <w:r w:rsidR="00D32851">
        <w:rPr>
          <w:rStyle w:val="afffff3"/>
          <w:rFonts w:hint="cs"/>
          <w:rtl/>
        </w:rPr>
        <w:t>ג</w:t>
      </w:r>
      <w:r w:rsidR="00183BFF" w:rsidRPr="0052412C">
        <w:rPr>
          <w:rStyle w:val="afffff3"/>
          <w:rFonts w:hint="cs"/>
          <w:rtl/>
        </w:rPr>
        <w:t>.</w:t>
      </w:r>
      <w:r w:rsidR="00183BFF">
        <w:rPr>
          <w:rFonts w:ascii="Fb Fontext" w:hAnsi="Fb Fontext" w:hint="cs"/>
          <w:rtl/>
        </w:rPr>
        <w:t xml:space="preserve"> </w:t>
      </w:r>
      <w:r w:rsidR="00183BFF" w:rsidRPr="006F178A">
        <w:rPr>
          <w:rFonts w:ascii="Fb Fontext" w:hAnsi="Fb Fontext"/>
          <w:rtl/>
        </w:rPr>
        <w:t>שיסורין מושלין בגופו.</w:t>
      </w:r>
    </w:p>
    <w:p w14:paraId="64DD7298" w14:textId="77777777" w:rsidR="00D32851" w:rsidRPr="00D32851" w:rsidRDefault="00183BFF" w:rsidP="00D32851">
      <w:pPr>
        <w:pStyle w:val="36"/>
        <w:framePr w:wrap="notBeside"/>
        <w:rPr>
          <w:rtl/>
        </w:rPr>
      </w:pPr>
      <w:r w:rsidRPr="00D32851">
        <w:rPr>
          <w:rtl/>
        </w:rPr>
        <w:t>וי"א:</w:t>
      </w:r>
    </w:p>
    <w:p w14:paraId="18083976" w14:textId="199D942A" w:rsidR="00183BFF" w:rsidRDefault="00183BFF" w:rsidP="0052412C">
      <w:pPr>
        <w:rPr>
          <w:rtl/>
        </w:rPr>
      </w:pPr>
      <w:r w:rsidRPr="0052412C">
        <w:rPr>
          <w:rtl/>
        </w:rPr>
        <w:t>אף מי ש</w:t>
      </w:r>
      <w:r w:rsidR="0052412C">
        <w:rPr>
          <w:rFonts w:hint="cs"/>
          <w:rtl/>
        </w:rPr>
        <w:t>יש</w:t>
      </w:r>
      <w:r w:rsidRPr="0052412C">
        <w:rPr>
          <w:rtl/>
        </w:rPr>
        <w:t xml:space="preserve"> לו </w:t>
      </w:r>
      <w:r w:rsidR="0052412C">
        <w:rPr>
          <w:rFonts w:hint="cs"/>
          <w:rtl/>
        </w:rPr>
        <w:t>רק</w:t>
      </w:r>
      <w:r w:rsidRPr="0052412C">
        <w:rPr>
          <w:rtl/>
        </w:rPr>
        <w:t xml:space="preserve"> חלוק אחד.</w:t>
      </w:r>
      <w:r w:rsidR="007716A9" w:rsidRPr="0052412C">
        <w:rPr>
          <w:rStyle w:val="afffff3"/>
          <w:rFonts w:hint="cs"/>
          <w:spacing w:val="-4"/>
          <w:rtl/>
        </w:rPr>
        <w:t xml:space="preserve"> </w:t>
      </w:r>
      <w:r w:rsidR="0052412C">
        <w:rPr>
          <w:rStyle w:val="afffff3"/>
          <w:rFonts w:hint="cs"/>
          <w:spacing w:val="-4"/>
          <w:rtl/>
        </w:rPr>
        <w:t>ל</w:t>
      </w:r>
      <w:r w:rsidRPr="0052412C">
        <w:rPr>
          <w:rStyle w:val="afffff3"/>
          <w:spacing w:val="-4"/>
          <w:rtl/>
        </w:rPr>
        <w:t>ת"ק:</w:t>
      </w:r>
      <w:r w:rsidRPr="0052412C">
        <w:rPr>
          <w:rtl/>
        </w:rPr>
        <w:t xml:space="preserve"> </w:t>
      </w:r>
      <w:r w:rsidRPr="0052412C">
        <w:rPr>
          <w:rFonts w:hint="cs"/>
          <w:rtl/>
        </w:rPr>
        <w:t>יכול להפלות</w:t>
      </w:r>
      <w:r w:rsidR="0052412C">
        <w:rPr>
          <w:rFonts w:hint="cs"/>
          <w:rtl/>
        </w:rPr>
        <w:t>ו</w:t>
      </w:r>
      <w:r w:rsidR="0052412C">
        <w:rPr>
          <w:rtl/>
        </w:rPr>
        <w:t xml:space="preserve"> </w:t>
      </w:r>
      <w:r w:rsidRPr="0052412C">
        <w:rPr>
          <w:rtl/>
        </w:rPr>
        <w:t>מכנים</w:t>
      </w:r>
    </w:p>
    <w:p w14:paraId="2A348B1D" w14:textId="104BED85" w:rsidR="00D32851" w:rsidRPr="0052412C" w:rsidRDefault="00D32851" w:rsidP="00D32851">
      <w:pPr>
        <w:pStyle w:val="afff0"/>
        <w:rPr>
          <w:rtl/>
        </w:rPr>
      </w:pPr>
      <w:r>
        <w:rPr>
          <w:rFonts w:hint="cs"/>
          <w:rtl/>
        </w:rPr>
        <w:t>****</w:t>
      </w:r>
    </w:p>
    <w:p>
      <w:pPr>
        <w:pStyle w:val="MishnaBatzad"/>
        <w:rPr>
          <w:ins w:id="20081" w:author="קלוד" w:date="2026-10-06T10:08:13Z"/>
        </w:rPr>
      </w:pPr>
      <w:ins w:id="20080" w:author="קלוד" w:date="2026-10-06T10:08:13Z">
        <w:r>
          <w:t xml:space="preserve">משנה ה</w:t>
        </w:r>
      </w:ins>
    </w:p>
    <w:p w14:paraId="0E9119BE" w14:textId="77777777" w:rsidR="00183BFF" w:rsidRDefault="00183BFF" w:rsidP="007716A9">
      <w:pPr>
        <w:pStyle w:val="afff8"/>
        <w:spacing w:before="120"/>
        <w:rPr>
          <w:rtl/>
        </w:rPr>
        <w:pPrChange w:id="90039" w:author="קלוד" w:date="2026-10-08T12:08:16Z">
          <w:pPr>
            <w:pStyle w:val="afff8"/>
          </w:pPr>
        </w:pPrChange>
      </w:pPr>
      <w:r w:rsidRPr="006F178A">
        <w:rPr>
          <w:rtl/>
        </w:rPr>
        <w:t xml:space="preserve">אין שוברין את החרס, </w:t>
      </w:r>
      <w:r w:rsidR="007716A9">
        <w:rPr>
          <w:rtl/>
        </w:rPr>
        <w:tab/>
      </w:r>
      <w:r w:rsidRPr="006F178A">
        <w:rPr>
          <w:rtl/>
        </w:rPr>
        <w:t xml:space="preserve">ואין חותכין הנייר לצלות בו מליח, </w:t>
      </w:r>
    </w:p>
    <w:p w14:paraId="6F955880" w14:textId="77777777" w:rsidR="00183BFF" w:rsidRPr="006F178A" w:rsidRDefault="00183BFF" w:rsidP="007716A9">
      <w:pPr>
        <w:pStyle w:val="afff8"/>
        <w:rPr>
          <w:rtl/>
        </w:rPr>
      </w:pPr>
      <w:r w:rsidRPr="006F178A">
        <w:rPr>
          <w:rtl/>
        </w:rPr>
        <w:t>ואין גורפין תנור וכירים.</w:t>
      </w:r>
      <w:r w:rsidR="007716A9">
        <w:rPr>
          <w:rFonts w:hint="cs"/>
          <w:rtl/>
        </w:rPr>
        <w:t xml:space="preserve"> </w:t>
      </w:r>
      <w:r w:rsidRPr="006F178A">
        <w:rPr>
          <w:rtl/>
        </w:rPr>
        <w:t>אבל מכבשין</w:t>
      </w:r>
      <w:r w:rsidRPr="006F178A">
        <w:rPr>
          <w:rFonts w:hint="cs"/>
          <w:rtl/>
        </w:rPr>
        <w:t xml:space="preserve"> </w:t>
      </w:r>
      <w:r w:rsidRPr="00651DE5">
        <w:rPr>
          <w:rtl/>
          <w:rPrChange w:id="40069" w:author="Claude" w:date="2026-10-06T13:34:26Z">
            <w:rPr>
              <w:sz w:val="14"/>
              <w:rtl/>
            </w:rPr>
          </w:rPrChange>
        </w:rPr>
        <w:t>האפר</w:t>
      </w:r>
      <w:r w:rsidRPr="00651DE5">
        <w:rPr>
          <w:rtl/>
          <w:rPrChange w:id="40070" w:author="Claude" w:date="2026-10-06T13:34:26Z">
            <w:rPr>
              <w:sz w:val="16"/>
              <w:rtl/>
            </w:rPr>
          </w:rPrChange>
        </w:rPr>
        <w:t xml:space="preserve"> </w:t>
      </w:r>
    </w:p>
    <w:p w14:paraId="4F711578" w14:textId="77777777" w:rsidR="00080C99" w:rsidRDefault="00183BFF" w:rsidP="00183BFF">
      <w:pPr>
        <w:pStyle w:val="afff8"/>
        <w:rPr>
          <w:rtl/>
        </w:rPr>
      </w:pPr>
      <w:r w:rsidRPr="006F178A">
        <w:rPr>
          <w:rtl/>
        </w:rPr>
        <w:t xml:space="preserve">ואין מקיפין שתי חביות לשפות עליהן את הקדרה, </w:t>
      </w:r>
    </w:p>
    <w:p w14:paraId="405176E2" w14:textId="77777777" w:rsidR="00080C99" w:rsidRDefault="00183BFF" w:rsidP="00080C99">
      <w:pPr>
        <w:pStyle w:val="afff8"/>
        <w:rPr>
          <w:rtl/>
        </w:rPr>
      </w:pPr>
      <w:r w:rsidRPr="006F178A">
        <w:rPr>
          <w:rtl/>
        </w:rPr>
        <w:t>ואין סומכין את הקדרה בבקעת.</w:t>
      </w:r>
      <w:r w:rsidR="00080C99">
        <w:rPr>
          <w:rFonts w:hint="cs"/>
          <w:rtl/>
        </w:rPr>
        <w:t xml:space="preserve"> </w:t>
      </w:r>
      <w:r w:rsidRPr="006F178A">
        <w:rPr>
          <w:rtl/>
        </w:rPr>
        <w:t xml:space="preserve">וכן בדלת, </w:t>
      </w:r>
    </w:p>
    <w:p w14:paraId="17B1F85F" w14:textId="20B01E81" w:rsidR="00183BFF" w:rsidRPr="006F178A" w:rsidRDefault="00183BFF" w:rsidP="00E63994">
      <w:pPr>
        <w:pStyle w:val="afff8"/>
        <w:rPr>
          <w:rtl/>
        </w:rPr>
      </w:pPr>
      <w:r w:rsidRPr="006F178A">
        <w:rPr>
          <w:rtl/>
        </w:rPr>
        <w:t xml:space="preserve">ואין מנהיגין את הבהמה במקל ביו"ט, </w:t>
      </w:r>
      <w:r w:rsidR="00E63994" w:rsidRPr="00E63994">
        <w:rPr>
          <w:rStyle w:val="TanaimMishna"/>
          <w:rFonts w:hint="cs"/>
          <w:rtl/>
          <w:rPrChange w:id="20005" w:author="קלוד" w:date="2026-10-06T10:08:13Z">
            <w:rPr>
              <w:rStyle w:val="afffff3"/>
              <w:rFonts w:hint="cs"/>
              <w:rtl/>
            </w:rPr>
          </w:rPrChange>
        </w:rPr>
        <w:t>וראב''ש</w:t>
      </w:r>
      <w:r w:rsidR="00E63994">
        <w:rPr>
          <w:rStyle w:val="TanaimMishna"/>
          <w:rFonts w:hint="cs"/>
          <w:rtl/>
          <w:rPrChange w:id="20006" w:author="קלוד" w:date="2026-10-06T10:08:13Z">
            <w:rPr>
              <w:rStyle w:val="afffff3"/>
              <w:rFonts w:hint="cs"/>
              <w:rtl/>
            </w:rPr>
          </w:rPrChange>
        </w:rPr>
        <w:t>:</w:t>
      </w:r>
      <w:r w:rsidRPr="006F178A">
        <w:rPr>
          <w:rtl/>
        </w:rPr>
        <w:t xml:space="preserve"> מתיר.</w:t>
      </w:r>
    </w:p>
    <w:p w14:paraId="219224FD" w14:textId="77777777" w:rsidR="00183BFF" w:rsidRPr="006F178A" w:rsidRDefault="00183BFF" w:rsidP="007325C7">
      <w:pPr>
        <w:pStyle w:val="afffffe"/>
        <w:rPr>
          <w:rtl/>
        </w:rPr>
      </w:pPr>
      <w:r w:rsidRPr="00C4622C">
        <w:rPr>
          <w:rStyle w:val="affff1"/>
          <w:sz w:val="18"/>
          <w:rtl/>
        </w:rPr>
        <w:t>אין שוברין</w:t>
      </w:r>
      <w:r w:rsidRPr="00C4622C">
        <w:rPr>
          <w:rStyle w:val="affff1"/>
          <w:rFonts w:hint="cs"/>
          <w:sz w:val="18"/>
          <w:rtl/>
        </w:rPr>
        <w:t>,</w:t>
      </w:r>
      <w:r w:rsidRPr="00C4622C">
        <w:rPr>
          <w:rStyle w:val="affff1"/>
          <w:sz w:val="18"/>
          <w:rtl/>
        </w:rPr>
        <w:t xml:space="preserve"> חותכין</w:t>
      </w:r>
      <w:r w:rsidRPr="00C4622C">
        <w:rPr>
          <w:rStyle w:val="affff1"/>
          <w:rFonts w:hint="cs"/>
          <w:sz w:val="18"/>
          <w:rtl/>
        </w:rPr>
        <w:t>,</w:t>
      </w:r>
      <w:r w:rsidRPr="00C4622C">
        <w:rPr>
          <w:rStyle w:val="affff1"/>
          <w:sz w:val="18"/>
          <w:rtl/>
        </w:rPr>
        <w:t xml:space="preserve"> גורפין</w:t>
      </w:r>
      <w:r w:rsidRPr="00C4622C">
        <w:rPr>
          <w:rStyle w:val="affff1"/>
          <w:rFonts w:hint="cs"/>
          <w:sz w:val="18"/>
          <w:rtl/>
        </w:rPr>
        <w:t>,</w:t>
      </w:r>
      <w:r>
        <w:rPr>
          <w:rtl/>
        </w:rPr>
        <w:t xml:space="preserve"> –</w:t>
      </w:r>
      <w:r>
        <w:rPr>
          <w:rFonts w:hint="cs"/>
          <w:rtl/>
        </w:rPr>
        <w:t>דמתקן כלי</w:t>
      </w:r>
      <w:r w:rsidRPr="006F178A">
        <w:rPr>
          <w:rtl/>
        </w:rPr>
        <w:t>.</w:t>
      </w:r>
    </w:p>
    <w:p w14:paraId="7EA1B488" w14:textId="77777777" w:rsidR="00183BFF" w:rsidRPr="006F178A" w:rsidRDefault="00183BFF" w:rsidP="007716A9">
      <w:pPr>
        <w:rPr>
          <w:rtl/>
        </w:rPr>
      </w:pPr>
      <w:r w:rsidRPr="007716A9">
        <w:rPr>
          <w:rStyle w:val="affff1"/>
          <w:rtl/>
        </w:rPr>
        <w:t>ואין גורפין תנור וכירים.</w:t>
      </w:r>
      <w:r w:rsidRPr="00C4622C">
        <w:rPr>
          <w:rtl/>
        </w:rPr>
        <w:t xml:space="preserve"> </w:t>
      </w:r>
      <w:r w:rsidRPr="00573407">
        <w:rPr>
          <w:rStyle w:val="afffff3"/>
          <w:rtl/>
        </w:rPr>
        <w:t>רחב"י:</w:t>
      </w:r>
      <w:r w:rsidRPr="006F178A">
        <w:rPr>
          <w:rtl/>
        </w:rPr>
        <w:t xml:space="preserve"> ואם אי אפשר </w:t>
      </w:r>
      <w:r w:rsidR="00283192">
        <w:rPr>
          <w:rFonts w:hint="cs"/>
          <w:rtl/>
        </w:rPr>
        <w:t xml:space="preserve">מותר </w:t>
      </w:r>
      <w:r w:rsidR="00283192" w:rsidRPr="00283192">
        <w:rPr>
          <w:rStyle w:val="afffff3"/>
          <w:rFonts w:hint="cs"/>
          <w:rtl/>
        </w:rPr>
        <w:t>כר</w:t>
      </w:r>
      <w:r w:rsidR="005933DE">
        <w:rPr>
          <w:rStyle w:val="afffff3"/>
          <w:rtl/>
        </w:rPr>
        <w:t>"</w:t>
      </w:r>
      <w:r w:rsidR="00283192" w:rsidRPr="00283192">
        <w:rPr>
          <w:rStyle w:val="afffff3"/>
          <w:rFonts w:hint="cs"/>
          <w:rtl/>
        </w:rPr>
        <w:t>י</w:t>
      </w:r>
      <w:r w:rsidRPr="006F178A">
        <w:rPr>
          <w:rtl/>
        </w:rPr>
        <w:t>.</w:t>
      </w:r>
    </w:p>
    <w:p w14:paraId="1C97AF35" w14:textId="77777777" w:rsidR="00183BFF" w:rsidRDefault="00283192" w:rsidP="007716A9">
      <w:pPr>
        <w:rPr>
          <w:rFonts w:ascii="Fb Fontext" w:hAnsi="Fb Fontext"/>
          <w:rtl/>
        </w:rPr>
      </w:pPr>
      <w:r>
        <w:rPr>
          <w:rStyle w:val="afffff3"/>
          <w:rFonts w:hint="cs"/>
          <w:rtl/>
        </w:rPr>
        <w:t xml:space="preserve">וכן התיר </w:t>
      </w:r>
      <w:r w:rsidR="00183BFF">
        <w:rPr>
          <w:rStyle w:val="afffff3"/>
          <w:rFonts w:hint="cs"/>
          <w:rtl/>
        </w:rPr>
        <w:t>ר</w:t>
      </w:r>
      <w:r w:rsidR="0001190A">
        <w:rPr>
          <w:rStyle w:val="afffff3"/>
          <w:rtl/>
        </w:rPr>
        <w:t>"</w:t>
      </w:r>
      <w:r w:rsidR="00183BFF">
        <w:rPr>
          <w:rStyle w:val="afffff3"/>
          <w:rFonts w:hint="cs"/>
          <w:rtl/>
        </w:rPr>
        <w:t>ח לאשתו</w:t>
      </w:r>
      <w:r w:rsidR="007716A9">
        <w:rPr>
          <w:rStyle w:val="afffff3"/>
          <w:rFonts w:hint="cs"/>
          <w:rtl/>
        </w:rPr>
        <w:t xml:space="preserve">,  | </w:t>
      </w:r>
      <w:r w:rsidR="00183BFF" w:rsidRPr="00651DE5">
        <w:rPr>
          <w:rStyle w:val="afffff3"/>
          <w:rtl/>
        </w:rPr>
        <w:t>רבא לשמ</w:t>
      </w:r>
      <w:r w:rsidR="00183BFF">
        <w:rPr>
          <w:rStyle w:val="afffff3"/>
          <w:rFonts w:hint="cs"/>
          <w:rtl/>
        </w:rPr>
        <w:t>שו</w:t>
      </w:r>
      <w:r w:rsidR="00183BFF" w:rsidRPr="00651DE5">
        <w:rPr>
          <w:rStyle w:val="afffff3"/>
          <w:rtl/>
        </w:rPr>
        <w:t xml:space="preserve">: </w:t>
      </w:r>
      <w:r w:rsidR="00183BFF">
        <w:rPr>
          <w:rFonts w:ascii="Fb Fontext" w:hAnsi="Fb Fontext" w:hint="cs"/>
          <w:rtl/>
        </w:rPr>
        <w:t>צלה</w:t>
      </w:r>
      <w:r w:rsidR="00183BFF" w:rsidRPr="006F178A">
        <w:rPr>
          <w:rFonts w:ascii="Fb Fontext" w:hAnsi="Fb Fontext"/>
          <w:rtl/>
        </w:rPr>
        <w:t xml:space="preserve"> לי </w:t>
      </w:r>
      <w:r w:rsidR="00183BFF">
        <w:rPr>
          <w:rFonts w:ascii="Fb Fontext" w:hAnsi="Fb Fontext" w:hint="cs"/>
          <w:rtl/>
        </w:rPr>
        <w:t>אווז</w:t>
      </w:r>
      <w:r>
        <w:rPr>
          <w:rFonts w:ascii="Fb Fontext" w:hAnsi="Fb Fontext" w:hint="cs"/>
          <w:rtl/>
        </w:rPr>
        <w:t xml:space="preserve"> </w:t>
      </w:r>
      <w:r w:rsidR="00183BFF">
        <w:rPr>
          <w:rFonts w:ascii="Fb Fontext" w:hAnsi="Fb Fontext" w:hint="cs"/>
          <w:rtl/>
        </w:rPr>
        <w:t>צעיר והזהר מלחרוך</w:t>
      </w:r>
      <w:r w:rsidR="007716A9">
        <w:rPr>
          <w:rFonts w:ascii="Fb Fontext" w:hAnsi="Fb Fontext" w:hint="cs"/>
          <w:rtl/>
        </w:rPr>
        <w:t>.</w:t>
      </w:r>
    </w:p>
    <w:p w14:paraId="663C3A1B" w14:textId="77777777" w:rsidR="00F410EF" w:rsidRPr="00F410EF" w:rsidRDefault="00183BFF" w:rsidP="00F410EF">
      <w:pPr>
        <w:pStyle w:val="36"/>
        <w:framePr w:wrap="notBeside"/>
        <w:rPr>
          <w:rtl/>
        </w:rPr>
      </w:pPr>
      <w:r w:rsidRPr="00F410EF">
        <w:rPr>
          <w:rtl/>
        </w:rPr>
        <w:t>ר</w:t>
      </w:r>
      <w:r w:rsidR="00283192" w:rsidRPr="00F410EF">
        <w:rPr>
          <w:rFonts w:hint="cs"/>
          <w:rtl/>
        </w:rPr>
        <w:t>"א לרבינא</w:t>
      </w:r>
      <w:r w:rsidRPr="00F410EF">
        <w:rPr>
          <w:rtl/>
        </w:rPr>
        <w:t>:</w:t>
      </w:r>
    </w:p>
    <w:p w14:paraId="02294A04" w14:textId="4F58D65D" w:rsidR="00183BFF" w:rsidRPr="00F410EF" w:rsidRDefault="00283192" w:rsidP="007716A9">
      <w:pPr>
        <w:rPr>
          <w:rtl/>
        </w:rPr>
      </w:pPr>
      <w:r w:rsidRPr="00F410EF">
        <w:rPr>
          <w:rFonts w:hint="cs"/>
          <w:rtl/>
        </w:rPr>
        <w:t>מה שעבדי שוטחים תנורי בטיט</w:t>
      </w:r>
      <w:r w:rsidR="007716A9" w:rsidRPr="00F410EF">
        <w:rPr>
          <w:rFonts w:hint="cs"/>
          <w:rtl/>
        </w:rPr>
        <w:t>, ש</w:t>
      </w:r>
      <w:r w:rsidR="00183BFF" w:rsidRPr="00F410EF">
        <w:rPr>
          <w:rtl/>
        </w:rPr>
        <w:t xml:space="preserve">סמוכים על נהר פרת </w:t>
      </w:r>
      <w:r w:rsidR="007716A9" w:rsidRPr="00F410EF">
        <w:rPr>
          <w:rFonts w:hint="cs"/>
          <w:rtl/>
        </w:rPr>
        <w:t>ד</w:t>
      </w:r>
      <w:r w:rsidR="00183BFF" w:rsidRPr="00F410EF">
        <w:rPr>
          <w:rtl/>
        </w:rPr>
        <w:t>טיט מגובל הוא</w:t>
      </w:r>
      <w:r w:rsidR="00183BFF" w:rsidRPr="00F410EF">
        <w:rPr>
          <w:rFonts w:hint="cs"/>
          <w:rtl/>
        </w:rPr>
        <w:t>,</w:t>
      </w:r>
      <w:r w:rsidR="00183BFF" w:rsidRPr="00F410EF">
        <w:rPr>
          <w:rtl/>
        </w:rPr>
        <w:t xml:space="preserve"> </w:t>
      </w:r>
      <w:r w:rsidR="007716A9" w:rsidRPr="00F410EF">
        <w:rPr>
          <w:rFonts w:hint="cs"/>
          <w:rtl/>
        </w:rPr>
        <w:t>ודווקא ב</w:t>
      </w:r>
      <w:r w:rsidR="00183BFF" w:rsidRPr="00F410EF">
        <w:rPr>
          <w:rFonts w:hint="cs"/>
          <w:rtl/>
        </w:rPr>
        <w:t>הכינו</w:t>
      </w:r>
      <w:r w:rsidR="007716A9" w:rsidRPr="00F410EF">
        <w:rPr>
          <w:rtl/>
        </w:rPr>
        <w:t xml:space="preserve"> מאתמול</w:t>
      </w:r>
      <w:r w:rsidR="007716A9" w:rsidRPr="00F410EF">
        <w:rPr>
          <w:rFonts w:hint="cs"/>
          <w:rtl/>
        </w:rPr>
        <w:t>,</w:t>
      </w:r>
      <w:r w:rsidR="00183BFF" w:rsidRPr="00F410EF">
        <w:rPr>
          <w:rtl/>
        </w:rPr>
        <w:t xml:space="preserve"> </w:t>
      </w:r>
      <w:r w:rsidRPr="00F410EF">
        <w:rPr>
          <w:rFonts w:hint="cs"/>
          <w:rtl/>
        </w:rPr>
        <w:t xml:space="preserve">אבל </w:t>
      </w:r>
      <w:r w:rsidR="00183BFF" w:rsidRPr="00F410EF">
        <w:rPr>
          <w:rtl/>
        </w:rPr>
        <w:t>ב</w:t>
      </w:r>
      <w:r w:rsidR="00183BFF" w:rsidRPr="00F410EF">
        <w:rPr>
          <w:rFonts w:hint="cs"/>
          <w:rtl/>
        </w:rPr>
        <w:t>אפר</w:t>
      </w:r>
      <w:r w:rsidR="00183BFF" w:rsidRPr="00F410EF">
        <w:rPr>
          <w:rtl/>
        </w:rPr>
        <w:t xml:space="preserve"> </w:t>
      </w:r>
      <w:r w:rsidRPr="00F410EF">
        <w:rPr>
          <w:rFonts w:hint="cs"/>
          <w:rtl/>
        </w:rPr>
        <w:t>מותר לטוח</w:t>
      </w:r>
      <w:r w:rsidR="00C75838">
        <w:rPr>
          <w:rFonts w:hint="cs"/>
          <w:rtl/>
        </w:rPr>
        <w:t>.</w:t>
      </w:r>
    </w:p>
    <w:p w14:paraId="53C3F6A9" w14:textId="110F71A7" w:rsidR="00C75838" w:rsidRDefault="00C75838" w:rsidP="00C75838">
      <w:pPr>
        <w:pStyle w:val="afff0"/>
        <w:rPr>
          <w:del w:id="90097" w:author="מנוע עיצוב" w:date="2026-10-08T11:01:28Z"/>
          <w:rtl/>
        </w:rPr>
      </w:pPr>
      <w:del w:id="90096" w:author="מנוע עיצוב" w:date="2026-10-08T11:01:28Z">
        <w:r>
          <w:rPr>
            <w:rFonts w:hint="cs"/>
            <w:rtl/>
          </w:rPr>
          <w:delText xml:space="preserve">***</w:delText>
        </w:r>
      </w:del>
    </w:p>
    <w:p w14:paraId="0509330E" w14:textId="536E912B" w:rsidR="00183BFF" w:rsidRPr="00C4622C" w:rsidRDefault="00183BFF" w:rsidP="00183BFF">
      <w:pPr>
        <w:pStyle w:val="affff0"/>
        <w:rPr>
          <w:sz w:val="18"/>
          <w:rtl/>
        </w:rPr>
      </w:pPr>
      <w:ins w:id="9855" w:author="מספור קטעי משנה" w:date="2026-10-06T06:45:12Z">
        <w:r>
          <w:rPr>
            <w:rStyle w:val="MisparKeta"/>
          </w:rPr>
          <w:t xml:space="preserve">ב. </w:t>
        </w:r>
      </w:ins>
      <w:r w:rsidRPr="00C4622C">
        <w:rPr>
          <w:rtl/>
          <w:rPrChange w:id="40071" w:author="Claude" w:date="2026-10-06T13:34:26Z">
            <w:rPr>
              <w:sz w:val="18"/>
              <w:rtl/>
            </w:rPr>
          </w:rPrChange>
        </w:rPr>
        <w:t>ואין מקיפין שתי חביות.</w:t>
      </w:r>
    </w:p>
    <w:p w14:paraId="4C82F293" w14:textId="77777777" w:rsidR="00223C37" w:rsidRPr="00223C37" w:rsidRDefault="00183BFF" w:rsidP="00223C37">
      <w:pPr>
        <w:pStyle w:val="36"/>
        <w:framePr w:wrap="notBeside"/>
        <w:rPr>
          <w:rtl/>
        </w:rPr>
      </w:pPr>
      <w:r w:rsidRPr="00223C37">
        <w:rPr>
          <w:rtl/>
        </w:rPr>
        <w:t>ר"נ:</w:t>
      </w:r>
    </w:p>
    <w:p w14:paraId="4CF84B06" w14:textId="425E08CA" w:rsidR="00183BFF" w:rsidRDefault="00183BFF" w:rsidP="00183BFF">
      <w:pPr>
        <w:rPr>
          <w:rtl/>
        </w:rPr>
      </w:pPr>
      <w:r w:rsidRPr="006F178A">
        <w:rPr>
          <w:rtl/>
        </w:rPr>
        <w:t xml:space="preserve">אבנים של בית הכסא מותר לצדדן ביו"ט. </w:t>
      </w:r>
    </w:p>
    <w:p w14:paraId="1D83046B" w14:textId="77777777" w:rsidR="00223C37" w:rsidRPr="00223C37" w:rsidRDefault="00183BFF" w:rsidP="00223C37">
      <w:pPr>
        <w:pStyle w:val="36"/>
        <w:framePr w:wrap="notBeside"/>
        <w:rPr>
          <w:rtl/>
        </w:rPr>
      </w:pPr>
      <w:r w:rsidRPr="00223C37">
        <w:rPr>
          <w:rtl/>
        </w:rPr>
        <w:t>ולא דמי</w:t>
      </w:r>
    </w:p>
    <w:p w14:paraId="6C62F2B8" w14:textId="4C5E465D" w:rsidR="00183BFF" w:rsidRPr="006F178A" w:rsidRDefault="00183BFF" w:rsidP="00223C37">
      <w:pPr>
        <w:rPr>
          <w:rFonts w:cs="Guttman Vilna"/>
          <w:b/>
          <w:rtl/>
        </w:rPr>
      </w:pPr>
      <w:r w:rsidRPr="006F178A">
        <w:rPr>
          <w:rtl/>
        </w:rPr>
        <w:t xml:space="preserve">לשתי חביות </w:t>
      </w:r>
      <w:r>
        <w:rPr>
          <w:rFonts w:hint="cs"/>
          <w:rtl/>
        </w:rPr>
        <w:t>-</w:t>
      </w:r>
      <w:r w:rsidRPr="006F178A">
        <w:rPr>
          <w:rtl/>
        </w:rPr>
        <w:t>שעושה אוהל.</w:t>
      </w:r>
    </w:p>
    <w:p w14:paraId="507D10B5" w14:textId="77777777" w:rsidR="00223C37" w:rsidRPr="00223C37" w:rsidRDefault="00283192" w:rsidP="00223C37">
      <w:pPr>
        <w:pStyle w:val="36"/>
        <w:framePr w:wrap="notBeside"/>
        <w:rPr>
          <w:rtl/>
        </w:rPr>
      </w:pPr>
      <w:r w:rsidRPr="00223C37">
        <w:rPr>
          <w:rFonts w:hint="cs"/>
          <w:rtl/>
        </w:rPr>
        <w:t>ולא דמי</w:t>
      </w:r>
    </w:p>
    <w:p w14:paraId="2B066DB0" w14:textId="1B85CEC6" w:rsidR="00283192" w:rsidRPr="00223C37" w:rsidRDefault="00283192" w:rsidP="00283192">
      <w:pPr>
        <w:rPr>
          <w:rtl/>
        </w:rPr>
      </w:pPr>
      <w:r w:rsidRPr="00223C37">
        <w:rPr>
          <w:rFonts w:hint="cs"/>
          <w:rtl/>
        </w:rPr>
        <w:t>ל</w:t>
      </w:r>
      <w:r w:rsidR="00183BFF" w:rsidRPr="00223C37">
        <w:rPr>
          <w:rtl/>
        </w:rPr>
        <w:t xml:space="preserve">איצטבא </w:t>
      </w:r>
      <w:r w:rsidRPr="00223C37">
        <w:rPr>
          <w:rFonts w:hint="cs"/>
          <w:rtl/>
        </w:rPr>
        <w:t>שאסרו דגזרו על בנין ארעי</w:t>
      </w:r>
      <w:r w:rsidR="00223C37">
        <w:rPr>
          <w:rFonts w:hint="cs"/>
          <w:rtl/>
        </w:rPr>
        <w:t>,</w:t>
      </w:r>
      <w:r w:rsidRPr="00223C37">
        <w:rPr>
          <w:rFonts w:hint="cs"/>
          <w:rtl/>
        </w:rPr>
        <w:t xml:space="preserve"> וכאן משום כבודו</w:t>
      </w:r>
      <w:r w:rsidR="00223C37">
        <w:rPr>
          <w:rFonts w:hint="cs"/>
          <w:rtl/>
        </w:rPr>
        <w:t>.</w:t>
      </w:r>
      <w:r w:rsidRPr="00223C37">
        <w:rPr>
          <w:rFonts w:hint="cs"/>
          <w:rtl/>
        </w:rPr>
        <w:t xml:space="preserve"> </w:t>
      </w:r>
    </w:p>
    <w:p w14:paraId="1FF63FF8" w14:textId="77777777" w:rsidR="008114BF" w:rsidRPr="008114BF" w:rsidRDefault="00183BFF" w:rsidP="008114BF">
      <w:pPr>
        <w:pStyle w:val="36"/>
        <w:framePr w:wrap="notBeside"/>
        <w:rPr>
          <w:rtl/>
        </w:rPr>
      </w:pPr>
      <w:r w:rsidRPr="008114BF">
        <w:rPr>
          <w:rtl/>
        </w:rPr>
        <w:t>ר"י:</w:t>
      </w:r>
    </w:p>
    <w:p w14:paraId="30AAC1B2" w14:textId="6FE19817" w:rsidR="00283192" w:rsidRDefault="00183BFF" w:rsidP="00283192">
      <w:pPr>
        <w:rPr>
          <w:rtl/>
        </w:rPr>
      </w:pPr>
      <w:r w:rsidRPr="001F19F5">
        <w:rPr>
          <w:rFonts w:hint="cs"/>
          <w:rtl/>
        </w:rPr>
        <w:t>היסק גדול</w:t>
      </w:r>
      <w:r w:rsidRPr="001F19F5">
        <w:rPr>
          <w:rtl/>
        </w:rPr>
        <w:t xml:space="preserve">, </w:t>
      </w:r>
      <w:r w:rsidR="00283192">
        <w:rPr>
          <w:rFonts w:hint="cs"/>
          <w:rtl/>
        </w:rPr>
        <w:t>וביצה</w:t>
      </w:r>
      <w:r w:rsidR="008114BF">
        <w:rPr>
          <w:rFonts w:hint="cs"/>
          <w:rtl/>
        </w:rPr>
        <w:t>,</w:t>
      </w:r>
      <w:r w:rsidR="00283192">
        <w:rPr>
          <w:rFonts w:hint="cs"/>
          <w:rtl/>
        </w:rPr>
        <w:t xml:space="preserve"> וקדירה</w:t>
      </w:r>
      <w:r w:rsidR="00EE5A55">
        <w:rPr>
          <w:rFonts w:hint="cs"/>
          <w:rtl/>
        </w:rPr>
        <w:t>,</w:t>
      </w:r>
      <w:r w:rsidR="00283192">
        <w:rPr>
          <w:rFonts w:hint="cs"/>
          <w:rtl/>
        </w:rPr>
        <w:t xml:space="preserve"> מיטה</w:t>
      </w:r>
      <w:r w:rsidR="00EE5A55">
        <w:rPr>
          <w:rFonts w:hint="cs"/>
          <w:rtl/>
        </w:rPr>
        <w:t>,</w:t>
      </w:r>
      <w:r w:rsidR="00283192">
        <w:rPr>
          <w:rFonts w:hint="cs"/>
          <w:rtl/>
        </w:rPr>
        <w:t xml:space="preserve"> חבית</w:t>
      </w:r>
      <w:r w:rsidR="00EE5A55">
        <w:rPr>
          <w:rFonts w:hint="cs"/>
          <w:rtl/>
        </w:rPr>
        <w:t>,</w:t>
      </w:r>
      <w:r w:rsidR="00283192">
        <w:rPr>
          <w:rFonts w:hint="cs"/>
          <w:rtl/>
        </w:rPr>
        <w:t xml:space="preserve"> יאחזם קודם מלמעלה, ויניח מתחתיהם ולהיפך אסור</w:t>
      </w:r>
      <w:r w:rsidR="0066268D">
        <w:rPr>
          <w:rFonts w:hint="cs"/>
          <w:rtl/>
        </w:rPr>
        <w:t xml:space="preserve"> </w:t>
      </w:r>
      <w:r w:rsidR="0066268D" w:rsidRPr="0066268D">
        <w:rPr>
          <w:rStyle w:val="afffffc"/>
          <w:rFonts w:hint="cs"/>
          <w:rtl/>
        </w:rPr>
        <w:t>שלא יהא אוהל</w:t>
      </w:r>
      <w:r w:rsidR="0066268D">
        <w:rPr>
          <w:rStyle w:val="afffffc"/>
          <w:rFonts w:hint="cs"/>
          <w:rtl/>
        </w:rPr>
        <w:t>\בנין</w:t>
      </w:r>
      <w:r w:rsidR="00283192">
        <w:rPr>
          <w:rFonts w:hint="cs"/>
          <w:rtl/>
        </w:rPr>
        <w:t xml:space="preserve">. </w:t>
      </w:r>
    </w:p>
    <w:p w14:paraId="21D58B74" w14:textId="77777777" w:rsidR="00283192" w:rsidRDefault="00283192" w:rsidP="00283192">
      <w:pPr>
        <w:pStyle w:val="afff2"/>
        <w:framePr w:wrap="around"/>
        <w:rPr>
          <w:rtl/>
        </w:rPr>
      </w:pPr>
      <w:r>
        <w:rPr>
          <w:rFonts w:hint="cs"/>
          <w:rtl/>
        </w:rPr>
        <w:t>לג.</w:t>
      </w:r>
    </w:p>
    <w:p w14:paraId="1853A70D" w14:textId="77777777" w:rsidR="00183BFF" w:rsidRPr="00C4622C" w:rsidRDefault="00183BFF" w:rsidP="005640F9">
      <w:pPr>
        <w:pStyle w:val="afffffe"/>
        <w:rPr>
          <w:rStyle w:val="affff1"/>
          <w:sz w:val="18"/>
          <w:rtl/>
        </w:rPr>
      </w:pPr>
      <w:r w:rsidRPr="00C4622C">
        <w:rPr>
          <w:rStyle w:val="affff1"/>
          <w:sz w:val="18"/>
          <w:rtl/>
        </w:rPr>
        <w:t xml:space="preserve">ואין סומכין את הקדרה בבקעת, וכן </w:t>
      </w:r>
      <w:r w:rsidRPr="00C4622C">
        <w:rPr>
          <w:rStyle w:val="affff1"/>
          <w:bCs/>
          <w:sz w:val="18"/>
          <w:rtl/>
        </w:rPr>
        <w:t>ה</w:t>
      </w:r>
      <w:r w:rsidRPr="00C4622C">
        <w:rPr>
          <w:rStyle w:val="affff1"/>
          <w:sz w:val="18"/>
          <w:rtl/>
        </w:rPr>
        <w:t>דלת.</w:t>
      </w:r>
    </w:p>
    <w:p w14:paraId="5C3C6341" w14:textId="344F3668" w:rsidR="00183BFF" w:rsidRPr="006F178A" w:rsidRDefault="00183BFF" w:rsidP="00183BFF">
      <w:pPr>
        <w:rPr>
          <w:rtl/>
        </w:rPr>
      </w:pPr>
      <w:r w:rsidRPr="006F178A">
        <w:rPr>
          <w:rtl/>
        </w:rPr>
        <w:t xml:space="preserve">לפי שלא נתנו עצים אלא להסקה, </w:t>
      </w:r>
      <w:r w:rsidR="008E583F">
        <w:rPr>
          <w:rtl/>
        </w:rPr>
        <w:tab/>
      </w:r>
      <w:r w:rsidRPr="004A6294">
        <w:rPr>
          <w:rStyle w:val="afffff3"/>
          <w:rtl/>
        </w:rPr>
        <w:t>ורבי שמעון</w:t>
      </w:r>
      <w:r w:rsidRPr="006F178A">
        <w:rPr>
          <w:rtl/>
        </w:rPr>
        <w:t xml:space="preserve"> מתיר.</w:t>
      </w:r>
    </w:p>
    <w:p w14:paraId="13B8A409" w14:textId="77777777" w:rsidR="00183BFF" w:rsidRPr="006F178A" w:rsidRDefault="00183BFF" w:rsidP="005640F9">
      <w:pPr>
        <w:pStyle w:val="afffffe"/>
        <w:rPr>
          <w:rtl/>
        </w:rPr>
      </w:pPr>
      <w:r w:rsidRPr="00C4622C">
        <w:rPr>
          <w:rStyle w:val="affff1"/>
          <w:sz w:val="18"/>
          <w:rtl/>
        </w:rPr>
        <w:lastRenderedPageBreak/>
        <w:t>ואין מנהיגין את הבהמה במקל ביו"ט</w:t>
      </w:r>
      <w:r w:rsidRPr="006F178A">
        <w:rPr>
          <w:rtl/>
        </w:rPr>
        <w:t xml:space="preserve">, </w:t>
      </w:r>
      <w:r w:rsidRPr="004A6294">
        <w:rPr>
          <w:rStyle w:val="afffff3"/>
          <w:rtl/>
        </w:rPr>
        <w:t>וראבר"ש</w:t>
      </w:r>
      <w:r w:rsidRPr="006F178A">
        <w:rPr>
          <w:rtl/>
        </w:rPr>
        <w:t xml:space="preserve"> מתיר.</w:t>
      </w:r>
    </w:p>
    <w:p w14:paraId="749A992F" w14:textId="77777777" w:rsidR="008E583F" w:rsidRPr="008E583F" w:rsidRDefault="00183BFF" w:rsidP="008E583F">
      <w:pPr>
        <w:pStyle w:val="36"/>
        <w:framePr w:wrap="notBeside"/>
        <w:rPr>
          <w:rtl/>
        </w:rPr>
      </w:pPr>
      <w:r w:rsidRPr="008E583F">
        <w:rPr>
          <w:rtl/>
        </w:rPr>
        <w:t>ואין להוכיח</w:t>
      </w:r>
    </w:p>
    <w:p w14:paraId="2D79A491" w14:textId="2508C38B" w:rsidR="00183BFF" w:rsidRPr="006F178A" w:rsidRDefault="00183BFF" w:rsidP="00183BFF">
      <w:pPr>
        <w:rPr>
          <w:rtl/>
        </w:rPr>
      </w:pPr>
      <w:r w:rsidRPr="004A6294">
        <w:rPr>
          <w:rStyle w:val="afffff3"/>
          <w:rtl/>
        </w:rPr>
        <w:t>כר"ש</w:t>
      </w:r>
      <w:r w:rsidRPr="006F178A">
        <w:rPr>
          <w:rtl/>
        </w:rPr>
        <w:t xml:space="preserve"> דב</w:t>
      </w:r>
      <w:r>
        <w:rPr>
          <w:rFonts w:hint="cs"/>
          <w:rtl/>
        </w:rPr>
        <w:t>זה מודה דנראה שהולך</w:t>
      </w:r>
      <w:r w:rsidRPr="006F178A">
        <w:rPr>
          <w:rtl/>
        </w:rPr>
        <w:t xml:space="preserve"> למחול.</w:t>
      </w:r>
    </w:p>
    <w:p w14:paraId="33396EF7" w14:textId="3289A572" w:rsidR="00264CB3" w:rsidRDefault="005640F9" w:rsidP="00264CB3">
      <w:pPr>
        <w:pStyle w:val="afffff8"/>
        <w:rPr>
          <w:rtl/>
        </w:rPr>
      </w:pPr>
      <w:r>
        <w:rPr>
          <w:rFonts w:hint="cs"/>
          <w:rtl/>
        </w:rPr>
        <w:t xml:space="preserve">ענף קוץ לשיפוד </w:t>
      </w:r>
    </w:p>
    <w:p w14:paraId="5969F2A4" w14:textId="77777777" w:rsidR="00264CB3" w:rsidRPr="00264CB3" w:rsidRDefault="00264CB3" w:rsidP="00264CB3">
      <w:pPr>
        <w:pStyle w:val="36"/>
        <w:framePr w:wrap="notBeside"/>
        <w:rPr>
          <w:rtl/>
        </w:rPr>
      </w:pPr>
      <w:r w:rsidRPr="00264CB3">
        <w:rPr>
          <w:rFonts w:hint="cs"/>
          <w:rtl/>
        </w:rPr>
        <w:t>יבש</w:t>
      </w:r>
    </w:p>
    <w:p w14:paraId="7788DE42" w14:textId="5B799545" w:rsidR="00183BFF" w:rsidRPr="006F178A" w:rsidRDefault="00183BFF" w:rsidP="007A3912">
      <w:pPr>
        <w:pStyle w:val="afffffe"/>
        <w:spacing w:before="0"/>
        <w:rPr>
          <w:rtl/>
        </w:rPr>
      </w:pPr>
      <w:r w:rsidRPr="001F19F5">
        <w:rPr>
          <w:rStyle w:val="afffff3"/>
          <w:rFonts w:hint="cs"/>
          <w:rtl/>
        </w:rPr>
        <w:t>ר"נ</w:t>
      </w:r>
      <w:r w:rsidR="00827D0D">
        <w:rPr>
          <w:rStyle w:val="afffff3"/>
          <w:rFonts w:hint="cs"/>
          <w:rtl/>
        </w:rPr>
        <w:t>:</w:t>
      </w:r>
      <w:r w:rsidRPr="001F19F5">
        <w:rPr>
          <w:rStyle w:val="afffff3"/>
          <w:rtl/>
        </w:rPr>
        <w:t xml:space="preserve"> </w:t>
      </w:r>
      <w:r w:rsidRPr="001F19F5">
        <w:rPr>
          <w:rtl/>
        </w:rPr>
        <w:t>אסר</w:t>
      </w:r>
      <w:r w:rsidR="007716A9">
        <w:rPr>
          <w:rFonts w:hint="cs"/>
          <w:rtl/>
        </w:rPr>
        <w:t>,</w:t>
      </w:r>
      <w:r w:rsidRPr="001F19F5">
        <w:rPr>
          <w:rtl/>
        </w:rPr>
        <w:t xml:space="preserve"> עצים </w:t>
      </w:r>
      <w:r w:rsidR="007A3912">
        <w:rPr>
          <w:rFonts w:hint="cs"/>
          <w:rtl/>
        </w:rPr>
        <w:t>רק</w:t>
      </w:r>
      <w:r w:rsidRPr="001F19F5">
        <w:rPr>
          <w:rtl/>
        </w:rPr>
        <w:t xml:space="preserve"> להסקה.</w:t>
      </w:r>
      <w:r w:rsidR="005640F9">
        <w:rPr>
          <w:rStyle w:val="afffff3"/>
          <w:rFonts w:hint="cs"/>
          <w:rtl/>
        </w:rPr>
        <w:t xml:space="preserve"> </w:t>
      </w:r>
      <w:r>
        <w:rPr>
          <w:rStyle w:val="afffff3"/>
          <w:rFonts w:hint="cs"/>
          <w:rtl/>
        </w:rPr>
        <w:t>ור"ש</w:t>
      </w:r>
      <w:r w:rsidR="00827D0D">
        <w:rPr>
          <w:rStyle w:val="afffff3"/>
          <w:rFonts w:hint="cs"/>
          <w:rtl/>
        </w:rPr>
        <w:t>:</w:t>
      </w:r>
      <w:r w:rsidRPr="004A6294">
        <w:rPr>
          <w:rStyle w:val="afffff3"/>
          <w:rtl/>
        </w:rPr>
        <w:t xml:space="preserve"> </w:t>
      </w:r>
      <w:r>
        <w:rPr>
          <w:rFonts w:hint="cs"/>
          <w:rtl/>
        </w:rPr>
        <w:t>מותר,</w:t>
      </w:r>
      <w:r w:rsidRPr="006F178A">
        <w:rPr>
          <w:rtl/>
        </w:rPr>
        <w:t xml:space="preserve"> </w:t>
      </w:r>
      <w:r>
        <w:rPr>
          <w:rFonts w:hint="cs"/>
          <w:rtl/>
        </w:rPr>
        <w:t>ל</w:t>
      </w:r>
      <w:r w:rsidR="0001190A">
        <w:rPr>
          <w:rtl/>
        </w:rPr>
        <w:t>"</w:t>
      </w:r>
      <w:r>
        <w:rPr>
          <w:rFonts w:hint="cs"/>
          <w:rtl/>
        </w:rPr>
        <w:t xml:space="preserve">ש לצלות או לגחלת. </w:t>
      </w:r>
    </w:p>
    <w:p w14:paraId="57256413" w14:textId="77777777" w:rsidR="007A3912" w:rsidRPr="007A3912" w:rsidRDefault="00183BFF" w:rsidP="007A3912">
      <w:pPr>
        <w:pStyle w:val="36"/>
        <w:framePr w:wrap="notBeside"/>
        <w:rPr>
          <w:rtl/>
        </w:rPr>
      </w:pPr>
      <w:r w:rsidRPr="007A3912">
        <w:rPr>
          <w:rtl/>
        </w:rPr>
        <w:t>ברט</w:t>
      </w:r>
      <w:r w:rsidRPr="007A3912">
        <w:rPr>
          <w:rFonts w:hint="cs"/>
          <w:rtl/>
        </w:rPr>
        <w:t>וב</w:t>
      </w:r>
    </w:p>
    <w:p w14:paraId="58C391AC" w14:textId="71936B2E" w:rsidR="00183BFF" w:rsidRPr="006F178A" w:rsidRDefault="00183BFF" w:rsidP="007A3912">
      <w:pPr>
        <w:rPr>
          <w:rtl/>
        </w:rPr>
      </w:pPr>
      <w:r w:rsidRPr="00827D0D">
        <w:rPr>
          <w:rStyle w:val="afffff3"/>
          <w:rtl/>
        </w:rPr>
        <w:t>לכו"ע</w:t>
      </w:r>
      <w:r w:rsidR="00D8777B">
        <w:rPr>
          <w:rStyle w:val="afffff3"/>
          <w:rFonts w:hint="cs"/>
          <w:rtl/>
        </w:rPr>
        <w:t>:</w:t>
      </w:r>
      <w:r w:rsidRPr="00827D0D">
        <w:rPr>
          <w:rStyle w:val="afffff3"/>
          <w:rtl/>
        </w:rPr>
        <w:t xml:space="preserve"> </w:t>
      </w:r>
      <w:r w:rsidRPr="006F178A">
        <w:rPr>
          <w:rtl/>
        </w:rPr>
        <w:t>אסור דלא חזי.</w:t>
      </w:r>
    </w:p>
    <w:p w14:paraId="1029651C" w14:textId="77777777" w:rsidR="00D628EB" w:rsidRPr="00D628EB" w:rsidRDefault="00183BFF" w:rsidP="00D628EB">
      <w:pPr>
        <w:pStyle w:val="36"/>
        <w:framePr w:wrap="notBeside"/>
        <w:rPr>
          <w:rtl/>
        </w:rPr>
      </w:pPr>
      <w:r w:rsidRPr="00D628EB">
        <w:rPr>
          <w:rtl/>
        </w:rPr>
        <w:t>א"ד:</w:t>
      </w:r>
    </w:p>
    <w:p w14:paraId="76363DED" w14:textId="1C6EB88D" w:rsidR="00183BFF" w:rsidRPr="00633F78" w:rsidRDefault="00183BFF" w:rsidP="00D628EB">
      <w:pPr>
        <w:rPr>
          <w:spacing w:val="-4"/>
          <w:rtl/>
        </w:rPr>
      </w:pPr>
      <w:r w:rsidRPr="00633F78">
        <w:rPr>
          <w:rFonts w:cs="PFT_Frank"/>
          <w:b/>
          <w:bCs/>
          <w:spacing w:val="-4"/>
          <w:szCs w:val="14"/>
          <w:rtl/>
        </w:rPr>
        <w:t>ביבש</w:t>
      </w:r>
      <w:r w:rsidRPr="00633F78">
        <w:rPr>
          <w:spacing w:val="-4"/>
          <w:rtl/>
        </w:rPr>
        <w:t xml:space="preserve"> </w:t>
      </w:r>
      <w:r w:rsidRPr="00633F78">
        <w:rPr>
          <w:rStyle w:val="afffff3"/>
          <w:spacing w:val="-4"/>
          <w:rtl/>
        </w:rPr>
        <w:t>לכו"ע</w:t>
      </w:r>
      <w:r w:rsidR="00827D0D" w:rsidRPr="00633F78">
        <w:rPr>
          <w:rStyle w:val="afffff3"/>
          <w:rFonts w:hint="cs"/>
          <w:spacing w:val="-4"/>
          <w:rtl/>
        </w:rPr>
        <w:t>:</w:t>
      </w:r>
      <w:r w:rsidRPr="00633F78">
        <w:rPr>
          <w:rStyle w:val="afffff3"/>
          <w:spacing w:val="-4"/>
          <w:rtl/>
        </w:rPr>
        <w:t xml:space="preserve"> </w:t>
      </w:r>
      <w:r w:rsidRPr="00633F78">
        <w:rPr>
          <w:spacing w:val="-4"/>
          <w:rtl/>
        </w:rPr>
        <w:t xml:space="preserve">שרי. </w:t>
      </w:r>
      <w:r w:rsidRPr="00633F78">
        <w:rPr>
          <w:rFonts w:cs="PFT_Frank"/>
          <w:b/>
          <w:bCs/>
          <w:spacing w:val="-4"/>
          <w:szCs w:val="14"/>
          <w:rtl/>
        </w:rPr>
        <w:t>ברט</w:t>
      </w:r>
      <w:r w:rsidRPr="00633F78">
        <w:rPr>
          <w:rFonts w:cs="PFT_Frank" w:hint="cs"/>
          <w:b/>
          <w:bCs/>
          <w:spacing w:val="-4"/>
          <w:szCs w:val="14"/>
          <w:rtl/>
        </w:rPr>
        <w:t>ו</w:t>
      </w:r>
      <w:r w:rsidRPr="00633F78">
        <w:rPr>
          <w:rFonts w:cs="PFT_Frank"/>
          <w:b/>
          <w:bCs/>
          <w:spacing w:val="-4"/>
          <w:szCs w:val="14"/>
          <w:rtl/>
        </w:rPr>
        <w:t>ב</w:t>
      </w:r>
      <w:r w:rsidRPr="00633F78">
        <w:rPr>
          <w:spacing w:val="-4"/>
          <w:rtl/>
        </w:rPr>
        <w:t xml:space="preserve"> אי דלא חזי להסקה, אי דחזי להיסק גדול.</w:t>
      </w:r>
    </w:p>
    <w:p w14:paraId="3E8327F8" w14:textId="77777777" w:rsidR="00264CB3" w:rsidRPr="00264CB3" w:rsidRDefault="00183BFF" w:rsidP="00264CB3">
      <w:pPr>
        <w:pStyle w:val="36"/>
        <w:framePr w:wrap="notBeside"/>
        <w:rPr>
          <w:rtl/>
        </w:rPr>
      </w:pPr>
      <w:r w:rsidRPr="00264CB3">
        <w:rPr>
          <w:rtl/>
        </w:rPr>
        <w:t>והלכתא</w:t>
      </w:r>
    </w:p>
    <w:p w14:paraId="19F29CAB" w14:textId="5C558C1F" w:rsidR="00183BFF" w:rsidRPr="006F178A" w:rsidRDefault="007A3912" w:rsidP="00633F78">
      <w:pPr>
        <w:spacing w:after="60"/>
        <w:rPr>
          <w:rtl/>
        </w:rPr>
      </w:pPr>
      <w:r>
        <w:rPr>
          <w:rFonts w:hint="cs"/>
          <w:rtl/>
        </w:rPr>
        <w:t>י</w:t>
      </w:r>
      <w:r w:rsidR="00183BFF">
        <w:rPr>
          <w:rtl/>
        </w:rPr>
        <w:t>בש - שרי, רט</w:t>
      </w:r>
      <w:r w:rsidR="00183BFF">
        <w:rPr>
          <w:rFonts w:hint="cs"/>
          <w:rtl/>
        </w:rPr>
        <w:t>וב</w:t>
      </w:r>
      <w:r w:rsidR="00183BFF" w:rsidRPr="006F178A">
        <w:rPr>
          <w:rtl/>
        </w:rPr>
        <w:t xml:space="preserve"> - אסור.</w:t>
      </w:r>
    </w:p>
    <w:p w14:paraId="7C3F061B" w14:textId="77777777" w:rsidR="007A3912" w:rsidRPr="007A3912" w:rsidRDefault="00183BFF" w:rsidP="007A3912">
      <w:pPr>
        <w:pStyle w:val="36"/>
        <w:framePr w:wrap="notBeside"/>
        <w:rPr>
          <w:rtl/>
        </w:rPr>
      </w:pPr>
      <w:r w:rsidRPr="007A3912">
        <w:rPr>
          <w:rtl/>
        </w:rPr>
        <w:t>דרש רבא:</w:t>
      </w:r>
    </w:p>
    <w:p w14:paraId="0B71116F" w14:textId="136D4368" w:rsidR="00183BFF" w:rsidRPr="006F178A" w:rsidRDefault="00183BFF" w:rsidP="00633F78">
      <w:pPr>
        <w:pStyle w:val="afffffe"/>
        <w:spacing w:before="0"/>
        <w:rPr>
          <w:rtl/>
        </w:rPr>
      </w:pPr>
      <w:r w:rsidRPr="006F178A">
        <w:rPr>
          <w:rtl/>
        </w:rPr>
        <w:t xml:space="preserve">אשה לא </w:t>
      </w:r>
      <w:r w:rsidR="00D8777B">
        <w:rPr>
          <w:rFonts w:hint="cs"/>
          <w:rtl/>
        </w:rPr>
        <w:t>תיטול אוד מדיר העצים</w:t>
      </w:r>
      <w:r w:rsidRPr="006F178A">
        <w:rPr>
          <w:rtl/>
        </w:rPr>
        <w:t>.</w:t>
      </w:r>
    </w:p>
    <w:p w14:paraId="0BB6837A" w14:textId="5CE5CC3E" w:rsidR="00183BFF" w:rsidRPr="006F178A" w:rsidRDefault="00183BFF" w:rsidP="00633F78">
      <w:pPr>
        <w:rPr>
          <w:rtl/>
        </w:rPr>
      </w:pPr>
      <w:r w:rsidRPr="006F178A">
        <w:rPr>
          <w:rtl/>
        </w:rPr>
        <w:t>ואוד שנשבר אסור להסיקו</w:t>
      </w:r>
      <w:r w:rsidR="00D8777B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="00D8777B">
        <w:rPr>
          <w:rFonts w:hint="cs"/>
          <w:rtl/>
        </w:rPr>
        <w:t>שאין מסיקין בשברי כלים</w:t>
      </w:r>
      <w:r w:rsidRPr="006F178A">
        <w:rPr>
          <w:rtl/>
        </w:rPr>
        <w:t>.</w:t>
      </w:r>
    </w:p>
    <w:p w14:paraId="73DEA2FA" w14:textId="77777777" w:rsidR="00183BFF" w:rsidRDefault="00D8777B" w:rsidP="007716A9">
      <w:pPr>
        <w:pStyle w:val="affffff0"/>
        <w:rPr>
          <w:rtl/>
        </w:rPr>
      </w:pPr>
      <w:r>
        <w:rPr>
          <w:rStyle w:val="afffff3"/>
          <w:rFonts w:hint="cs"/>
          <w:rtl/>
        </w:rPr>
        <w:t>ד</w:t>
      </w:r>
      <w:r w:rsidR="00183BFF" w:rsidRPr="004A6294">
        <w:rPr>
          <w:rStyle w:val="afffff3"/>
          <w:rtl/>
        </w:rPr>
        <w:t>ס"ל כר"י</w:t>
      </w:r>
      <w:r w:rsidR="00827D0D">
        <w:rPr>
          <w:rFonts w:hint="cs"/>
          <w:rtl/>
        </w:rPr>
        <w:t>:</w:t>
      </w:r>
      <w:r w:rsidR="00183BFF" w:rsidRPr="006F178A">
        <w:rPr>
          <w:rtl/>
        </w:rPr>
        <w:t xml:space="preserve"> דמוקצה.</w:t>
      </w:r>
      <w:r w:rsidR="00183BFF">
        <w:rPr>
          <w:rFonts w:hint="cs"/>
          <w:rtl/>
        </w:rPr>
        <w:t xml:space="preserve"> ומה ש</w:t>
      </w:r>
      <w:r>
        <w:rPr>
          <w:rFonts w:hint="cs"/>
          <w:rtl/>
        </w:rPr>
        <w:t>התיר</w:t>
      </w:r>
      <w:r w:rsidR="00183BFF">
        <w:rPr>
          <w:rFonts w:hint="cs"/>
          <w:rtl/>
        </w:rPr>
        <w:t xml:space="preserve"> לשמשו שיצלה </w:t>
      </w:r>
      <w:r w:rsidR="00183BFF" w:rsidRPr="006F178A">
        <w:rPr>
          <w:rtl/>
        </w:rPr>
        <w:t>אוז וישליך מעי</w:t>
      </w:r>
      <w:r w:rsidR="00183BFF">
        <w:rPr>
          <w:rtl/>
        </w:rPr>
        <w:t>ו לחתול כיון דמסרחי מאתמול דעת</w:t>
      </w:r>
      <w:r w:rsidR="00183BFF">
        <w:rPr>
          <w:rFonts w:hint="cs"/>
          <w:rtl/>
        </w:rPr>
        <w:t>ו</w:t>
      </w:r>
      <w:r w:rsidR="00183BFF" w:rsidRPr="006F178A">
        <w:rPr>
          <w:rtl/>
        </w:rPr>
        <w:t xml:space="preserve"> ע</w:t>
      </w:r>
      <w:r w:rsidR="00183BFF">
        <w:rPr>
          <w:rFonts w:hint="cs"/>
          <w:rtl/>
        </w:rPr>
        <w:t>"ז</w:t>
      </w:r>
      <w:r w:rsidR="00183BFF" w:rsidRPr="006F178A">
        <w:rPr>
          <w:rtl/>
        </w:rPr>
        <w:t>.</w:t>
      </w:r>
    </w:p>
    <w:p w14:paraId="3AE34250" w14:textId="5F54C3A2" w:rsidR="000A688C" w:rsidRPr="006F178A" w:rsidRDefault="000A688C" w:rsidP="000A688C">
      <w:pPr>
        <w:pStyle w:val="afff0"/>
        <w:spacing w:after="0"/>
        <w:rPr>
          <w:rtl/>
        </w:rPr>
      </w:pPr>
      <w:r>
        <w:rPr>
          <w:rFonts w:hint="cs"/>
          <w:rtl/>
        </w:rPr>
        <w:t>****</w:t>
      </w:r>
    </w:p>
    <w:p>
      <w:pPr>
        <w:pStyle w:val="MishnaBatzad"/>
        <w:rPr>
          <w:ins w:id="20083" w:author="קלוד" w:date="2026-10-06T10:08:13Z"/>
        </w:rPr>
      </w:pPr>
      <w:ins w:id="20082" w:author="קלוד" w:date="2026-10-06T10:08:13Z">
        <w:r>
          <w:t xml:space="preserve">משנה ו</w:t>
        </w:r>
      </w:ins>
    </w:p>
    <w:p w14:paraId="3F1F51D9" w14:textId="77777777" w:rsidR="00183BFF" w:rsidRPr="005640F9" w:rsidRDefault="00183BFF" w:rsidP="005640F9">
      <w:pPr>
        <w:pStyle w:val="afff8"/>
        <w:spacing w:before="120"/>
        <w:rPr>
          <w:spacing w:val="0"/>
          <w:rtl/>
        </w:rPr>
        <w:pPrChange w:id="90040" w:author="קלוד" w:date="2026-10-08T12:08:16Z">
          <w:pPr>
            <w:pStyle w:val="afff8"/>
          </w:pPr>
        </w:pPrChange>
      </w:pPr>
      <w:r w:rsidRPr="005640F9">
        <w:rPr>
          <w:rStyle w:val="afffff1"/>
          <w:spacing w:val="0"/>
          <w:rtl/>
        </w:rPr>
        <w:t xml:space="preserve">ר"א: </w:t>
      </w:r>
      <w:r w:rsidRPr="005640F9">
        <w:rPr>
          <w:spacing w:val="0"/>
          <w:rtl/>
        </w:rPr>
        <w:t>נוטל</w:t>
      </w:r>
      <w:r w:rsidR="005640F9" w:rsidRPr="005640F9">
        <w:rPr>
          <w:rFonts w:hint="cs"/>
          <w:spacing w:val="0"/>
          <w:rtl/>
        </w:rPr>
        <w:t xml:space="preserve"> </w:t>
      </w:r>
      <w:r w:rsidRPr="005640F9">
        <w:rPr>
          <w:spacing w:val="0"/>
          <w:rtl/>
        </w:rPr>
        <w:t xml:space="preserve">קיסם משלפניו לחצוץ שיניו, </w:t>
      </w:r>
      <w:r w:rsidR="005640F9" w:rsidRPr="005640F9">
        <w:rPr>
          <w:rFonts w:hint="cs"/>
          <w:spacing w:val="0"/>
          <w:rtl/>
        </w:rPr>
        <w:t>ו</w:t>
      </w:r>
      <w:r w:rsidRPr="005640F9">
        <w:rPr>
          <w:spacing w:val="0"/>
          <w:rtl/>
        </w:rPr>
        <w:t>מגבב מהחצר ומדליק,</w:t>
      </w:r>
      <w:r w:rsidR="005640F9" w:rsidRPr="005640F9">
        <w:rPr>
          <w:rStyle w:val="HesberMishna"/>
          <w:rFonts w:hint="cs"/>
          <w:spacing w:val="0"/>
          <w:rtl/>
          <w:rPrChange w:id="20007" w:author="קלוד" w:date="2026-10-06T10:08:13Z">
            <w:rPr>
              <w:rStyle w:val="afffffc"/>
              <w:rFonts w:hint="cs"/>
              <w:spacing w:val="0"/>
              <w:rtl/>
            </w:rPr>
          </w:rPrChange>
        </w:rPr>
        <w:t xml:space="preserve"> מוכן</w:t>
      </w:r>
    </w:p>
    <w:p w14:paraId="2F93C395" w14:textId="77777777" w:rsidR="00183BFF" w:rsidRPr="00012DB3" w:rsidRDefault="00D8777B" w:rsidP="00D8777B">
      <w:pPr>
        <w:pStyle w:val="afff8"/>
        <w:rPr>
          <w:b/>
          <w:sz w:val="20"/>
          <w:rtl/>
        </w:rPr>
      </w:pPr>
      <w:r>
        <w:rPr>
          <w:rStyle w:val="afffff1"/>
          <w:rtl/>
        </w:rPr>
        <w:t>וחכמים</w:t>
      </w:r>
      <w:r w:rsidR="00183BFF" w:rsidRPr="00012DB3">
        <w:rPr>
          <w:rStyle w:val="afffff1"/>
          <w:rtl/>
        </w:rPr>
        <w:t>:</w:t>
      </w:r>
      <w:r w:rsidR="00183BFF" w:rsidRPr="006F178A">
        <w:rPr>
          <w:b/>
          <w:rtl/>
          <w:rPrChange w:id="40072" w:author="Claude" w:date="2026-10-06T13:34:26Z">
            <w:rPr>
              <w:b/>
              <w:sz w:val="20"/>
              <w:rtl/>
            </w:rPr>
          </w:rPrChange>
        </w:rPr>
        <w:t xml:space="preserve"> מגבב משלפניו ומדליק. </w:t>
      </w:r>
    </w:p>
    <w:p w14:paraId="52C2E51F" w14:textId="77777777" w:rsidR="00183BFF" w:rsidRPr="007716A9" w:rsidRDefault="00183BFF" w:rsidP="007716A9">
      <w:pPr>
        <w:pStyle w:val="afff8"/>
        <w:rPr>
          <w:spacing w:val="-2"/>
          <w:rtl/>
        </w:rPr>
      </w:pPr>
      <w:r w:rsidRPr="007716A9">
        <w:rPr>
          <w:spacing w:val="-2"/>
          <w:rtl/>
        </w:rPr>
        <w:t xml:space="preserve">אין מוציאין את האור </w:t>
      </w:r>
      <w:r w:rsidR="007716A9" w:rsidRPr="007716A9">
        <w:rPr>
          <w:rFonts w:hint="cs"/>
          <w:spacing w:val="-2"/>
          <w:rtl/>
        </w:rPr>
        <w:t>מ</w:t>
      </w:r>
      <w:r w:rsidRPr="007716A9">
        <w:rPr>
          <w:spacing w:val="-2"/>
          <w:rtl/>
        </w:rPr>
        <w:t>העצים</w:t>
      </w:r>
      <w:r w:rsidR="007716A9" w:rsidRPr="007716A9">
        <w:rPr>
          <w:rFonts w:hint="cs"/>
          <w:spacing w:val="-2"/>
          <w:rtl/>
        </w:rPr>
        <w:t>,</w:t>
      </w:r>
      <w:r w:rsidRPr="007716A9">
        <w:rPr>
          <w:spacing w:val="-2"/>
          <w:rtl/>
        </w:rPr>
        <w:t xml:space="preserve"> </w:t>
      </w:r>
      <w:r w:rsidR="007716A9" w:rsidRPr="007716A9">
        <w:rPr>
          <w:rFonts w:hint="cs"/>
          <w:spacing w:val="-2"/>
          <w:rtl/>
        </w:rPr>
        <w:t>מ</w:t>
      </w:r>
      <w:r w:rsidRPr="007716A9">
        <w:rPr>
          <w:spacing w:val="-2"/>
          <w:rtl/>
        </w:rPr>
        <w:t>האבנים</w:t>
      </w:r>
      <w:r w:rsidR="007716A9" w:rsidRPr="007716A9">
        <w:rPr>
          <w:rFonts w:hint="cs"/>
          <w:spacing w:val="-2"/>
          <w:rtl/>
        </w:rPr>
        <w:t>,</w:t>
      </w:r>
      <w:r w:rsidRPr="007716A9">
        <w:rPr>
          <w:spacing w:val="-2"/>
          <w:rtl/>
        </w:rPr>
        <w:t xml:space="preserve"> </w:t>
      </w:r>
      <w:r w:rsidR="007716A9" w:rsidRPr="007716A9">
        <w:rPr>
          <w:rFonts w:hint="cs"/>
          <w:spacing w:val="-2"/>
          <w:rtl/>
        </w:rPr>
        <w:t>מ</w:t>
      </w:r>
      <w:r w:rsidRPr="007716A9">
        <w:rPr>
          <w:spacing w:val="-2"/>
          <w:rtl/>
        </w:rPr>
        <w:t xml:space="preserve">העפר, </w:t>
      </w:r>
      <w:r w:rsidR="007716A9" w:rsidRPr="007716A9">
        <w:rPr>
          <w:rFonts w:hint="cs"/>
          <w:spacing w:val="-2"/>
          <w:rtl/>
        </w:rPr>
        <w:t>מ</w:t>
      </w:r>
      <w:r w:rsidRPr="007716A9">
        <w:rPr>
          <w:spacing w:val="-2"/>
          <w:rtl/>
        </w:rPr>
        <w:t>הרעפים</w:t>
      </w:r>
      <w:r w:rsidR="007716A9" w:rsidRPr="007716A9">
        <w:rPr>
          <w:rFonts w:hint="cs"/>
          <w:spacing w:val="-2"/>
          <w:rtl/>
        </w:rPr>
        <w:t xml:space="preserve"> ומה</w:t>
      </w:r>
      <w:r w:rsidRPr="007716A9">
        <w:rPr>
          <w:spacing w:val="-2"/>
          <w:rtl/>
        </w:rPr>
        <w:t>מים.</w:t>
      </w:r>
    </w:p>
    <w:p w14:paraId="19DCC6BB" w14:textId="77777777" w:rsidR="00183BFF" w:rsidRPr="006F178A" w:rsidRDefault="00183BFF" w:rsidP="003E53BB">
      <w:pPr>
        <w:pStyle w:val="afff8"/>
        <w:spacing w:after="60" w:line="220" w:lineRule="exact"/>
        <w:rPr>
          <w:rtl/>
        </w:rPr>
      </w:pPr>
      <w:r w:rsidRPr="006F178A">
        <w:rPr>
          <w:rtl/>
        </w:rPr>
        <w:t>ואין מלבנין את הרעפים לצלות בהן.</w:t>
      </w:r>
    </w:p>
    <w:p w14:paraId="45C0C010" w14:textId="77777777" w:rsidR="00183BFF" w:rsidRPr="006F178A" w:rsidRDefault="00183BFF" w:rsidP="00183BFF">
      <w:pPr>
        <w:pStyle w:val="afff2"/>
        <w:framePr w:wrap="around"/>
        <w:rPr>
          <w:rtl/>
        </w:rPr>
      </w:pPr>
      <w:r w:rsidRPr="006F178A">
        <w:rPr>
          <w:rtl/>
        </w:rPr>
        <w:t>לג:</w:t>
      </w:r>
    </w:p>
    <w:p w14:paraId="34C48C0D" w14:textId="77777777" w:rsidR="003E53BB" w:rsidRPr="003E53BB" w:rsidRDefault="00183BFF" w:rsidP="003E53BB">
      <w:pPr>
        <w:pStyle w:val="36"/>
        <w:framePr w:wrap="notBeside"/>
        <w:rPr>
          <w:rtl/>
        </w:rPr>
      </w:pPr>
      <w:r w:rsidRPr="003E53BB">
        <w:rPr>
          <w:rtl/>
        </w:rPr>
        <w:t>ר"י:</w:t>
      </w:r>
    </w:p>
    <w:p w14:paraId="0E94EE46" w14:textId="30B0D3C0" w:rsidR="00183BFF" w:rsidRPr="006F178A" w:rsidRDefault="00183BFF" w:rsidP="003E53BB">
      <w:pPr>
        <w:pStyle w:val="afffffe"/>
        <w:spacing w:before="0"/>
        <w:rPr>
          <w:rtl/>
        </w:rPr>
      </w:pPr>
      <w:r w:rsidRPr="006F178A">
        <w:rPr>
          <w:rtl/>
        </w:rPr>
        <w:t xml:space="preserve">אוכלי בהמה אין בהן משום תקון כלי. </w:t>
      </w:r>
      <w:r w:rsidRPr="00D8777B">
        <w:rPr>
          <w:rStyle w:val="afffffc"/>
          <w:rtl/>
        </w:rPr>
        <w:t>[ברכין]</w:t>
      </w:r>
      <w:r w:rsidRPr="006F178A">
        <w:rPr>
          <w:rtl/>
        </w:rPr>
        <w:t xml:space="preserve"> </w:t>
      </w:r>
    </w:p>
    <w:p w14:paraId="01CCD167" w14:textId="77777777" w:rsidR="00770455" w:rsidRPr="00770455" w:rsidRDefault="00183BFF" w:rsidP="00770455">
      <w:pPr>
        <w:pStyle w:val="36"/>
        <w:framePr w:wrap="notBeside"/>
        <w:rPr>
          <w:rtl/>
        </w:rPr>
      </w:pPr>
      <w:r w:rsidRPr="00770455">
        <w:rPr>
          <w:rtl/>
        </w:rPr>
        <w:t>והא</w:t>
      </w:r>
    </w:p>
    <w:p w14:paraId="02859959" w14:textId="3BA9AD99" w:rsidR="00CF530E" w:rsidRDefault="00D8777B" w:rsidP="00D8777B">
      <w:pPr>
        <w:rPr>
          <w:rtl/>
        </w:rPr>
      </w:pPr>
      <w:r w:rsidRPr="00D8777B">
        <w:rPr>
          <w:rStyle w:val="afffd"/>
          <w:rFonts w:ascii="Fb Fontext" w:hAnsi="Fb Fontext" w:hint="cs"/>
          <w:b/>
          <w:bCs w:val="0"/>
          <w:rtl/>
        </w:rPr>
        <w:t>דמ</w:t>
      </w:r>
      <w:r>
        <w:rPr>
          <w:rtl/>
        </w:rPr>
        <w:t xml:space="preserve">טלטלין עצי בשמים להריח, ולהניף בהן לחולה, </w:t>
      </w:r>
    </w:p>
    <w:p w14:paraId="5A589B5C" w14:textId="3EB81BC3" w:rsidR="00183BFF" w:rsidRDefault="00D8777B" w:rsidP="003E53BB">
      <w:pPr>
        <w:rPr>
          <w:rtl/>
        </w:rPr>
      </w:pPr>
      <w:r w:rsidRPr="00D977D1">
        <w:rPr>
          <w:rFonts w:cs="PFT_Frank"/>
          <w:b/>
          <w:bCs/>
          <w:szCs w:val="14"/>
          <w:rtl/>
        </w:rPr>
        <w:t>ומוללו</w:t>
      </w:r>
      <w:r>
        <w:rPr>
          <w:rtl/>
        </w:rPr>
        <w:t xml:space="preserve"> </w:t>
      </w:r>
      <w:r>
        <w:rPr>
          <w:rFonts w:hint="cs"/>
          <w:rtl/>
        </w:rPr>
        <w:t>לה</w:t>
      </w:r>
      <w:r w:rsidR="00183BFF" w:rsidRPr="006F178A">
        <w:rPr>
          <w:rtl/>
        </w:rPr>
        <w:t>ריח</w:t>
      </w:r>
      <w:r>
        <w:rPr>
          <w:rFonts w:hint="cs"/>
          <w:rtl/>
        </w:rPr>
        <w:t xml:space="preserve">- ה''ה </w:t>
      </w:r>
      <w:r w:rsidRPr="00D977D1">
        <w:rPr>
          <w:rFonts w:cs="PFT_Frank" w:hint="cs"/>
          <w:b/>
          <w:bCs/>
          <w:szCs w:val="14"/>
          <w:rtl/>
        </w:rPr>
        <w:t>קוטמו</w:t>
      </w:r>
      <w:r w:rsidR="00CF530E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Pr="00D977D1">
        <w:rPr>
          <w:rFonts w:cs="PFT_Frank" w:hint="cs"/>
          <w:b/>
          <w:bCs/>
          <w:szCs w:val="14"/>
          <w:rtl/>
        </w:rPr>
        <w:t>וברכין</w:t>
      </w:r>
      <w:r w:rsidR="00183BFF" w:rsidRPr="006F178A">
        <w:rPr>
          <w:rtl/>
        </w:rPr>
        <w:t>.</w:t>
      </w:r>
      <w:r w:rsidR="00770455">
        <w:rPr>
          <w:rFonts w:hint="cs"/>
          <w:rtl/>
        </w:rPr>
        <w:t xml:space="preserve"> </w:t>
      </w:r>
    </w:p>
    <w:p w14:paraId="144D02D3" w14:textId="77777777" w:rsidR="00D8777B" w:rsidRPr="006F178A" w:rsidRDefault="00D8777B" w:rsidP="003E53BB">
      <w:pPr>
        <w:rPr>
          <w:rtl/>
        </w:rPr>
      </w:pPr>
      <w:r>
        <w:rPr>
          <w:rFonts w:hint="cs"/>
          <w:rtl/>
        </w:rPr>
        <w:t xml:space="preserve">וסיפא דלא יקטמנו להריח בו ואם קטמו חייב- </w:t>
      </w:r>
      <w:r w:rsidRPr="00D977D1">
        <w:rPr>
          <w:rFonts w:cs="PFT_Frank" w:hint="cs"/>
          <w:b/>
          <w:bCs/>
          <w:szCs w:val="14"/>
          <w:rtl/>
        </w:rPr>
        <w:t>בקשין</w:t>
      </w:r>
    </w:p>
    <w:p w14:paraId="6C8D5841" w14:textId="77777777" w:rsidR="00770455" w:rsidRPr="00770455" w:rsidRDefault="00183BFF" w:rsidP="00770455">
      <w:pPr>
        <w:pStyle w:val="36"/>
        <w:framePr w:wrap="notBeside"/>
        <w:rPr>
          <w:rtl/>
        </w:rPr>
      </w:pPr>
      <w:r w:rsidRPr="00770455">
        <w:rPr>
          <w:rtl/>
        </w:rPr>
        <w:t>וה</w:t>
      </w:r>
      <w:r w:rsidRPr="00770455">
        <w:rPr>
          <w:rFonts w:hint="cs"/>
          <w:rtl/>
        </w:rPr>
        <w:t>ך</w:t>
      </w:r>
    </w:p>
    <w:p w14:paraId="6972206E" w14:textId="07408964" w:rsidR="00D8777B" w:rsidRPr="00770455" w:rsidRDefault="00183BFF" w:rsidP="00CF530E">
      <w:pPr>
        <w:rPr>
          <w:rtl/>
        </w:rPr>
      </w:pPr>
      <w:r w:rsidRPr="00770455">
        <w:rPr>
          <w:rtl/>
        </w:rPr>
        <w:t>דשובר החבית לאכול גרוגרות, ובלבד שלא יתכוין לעשות כלי</w:t>
      </w:r>
    </w:p>
    <w:p w14:paraId="578E6C12" w14:textId="77777777" w:rsidR="00770455" w:rsidRPr="00770455" w:rsidRDefault="00183BFF" w:rsidP="00770455">
      <w:pPr>
        <w:pStyle w:val="36"/>
        <w:framePr w:wrap="notBeside"/>
        <w:rPr>
          <w:rtl/>
        </w:rPr>
      </w:pPr>
      <w:r w:rsidRPr="00770455">
        <w:rPr>
          <w:rtl/>
        </w:rPr>
        <w:t>וכן ר"י</w:t>
      </w:r>
    </w:p>
    <w:p w14:paraId="5A531C9D" w14:textId="24DEE794" w:rsidR="00183BFF" w:rsidRPr="006F178A" w:rsidRDefault="00183BFF" w:rsidP="00770455">
      <w:pPr>
        <w:rPr>
          <w:rtl/>
        </w:rPr>
      </w:pPr>
      <w:r>
        <w:rPr>
          <w:rFonts w:ascii="Fb Fontext" w:hAnsi="Fb Fontext" w:hint="cs"/>
          <w:rtl/>
        </w:rPr>
        <w:t>ש</w:t>
      </w:r>
      <w:r>
        <w:rPr>
          <w:rFonts w:ascii="Fb Fontext" w:hAnsi="Fb Fontext"/>
          <w:rtl/>
        </w:rPr>
        <w:t xml:space="preserve">מפשח </w:t>
      </w:r>
      <w:r w:rsidR="00D8777B">
        <w:rPr>
          <w:rStyle w:val="afffff3"/>
          <w:rtl/>
        </w:rPr>
        <w:t>לר</w:t>
      </w:r>
      <w:r w:rsidRPr="00573407">
        <w:rPr>
          <w:rStyle w:val="afffff3"/>
          <w:rtl/>
        </w:rPr>
        <w:t>ב"א</w:t>
      </w:r>
      <w:r w:rsidRPr="006F178A">
        <w:rPr>
          <w:rFonts w:ascii="Fb Fontext" w:hAnsi="Fb Fontext"/>
          <w:rtl/>
        </w:rPr>
        <w:t xml:space="preserve"> </w:t>
      </w:r>
      <w:r w:rsidR="00D8777B">
        <w:rPr>
          <w:rFonts w:ascii="Fb Fontext" w:hAnsi="Fb Fontext" w:hint="cs"/>
          <w:rtl/>
        </w:rPr>
        <w:t xml:space="preserve">להריח </w:t>
      </w:r>
      <w:r w:rsidRPr="006F178A">
        <w:rPr>
          <w:rFonts w:ascii="Fb Fontext" w:hAnsi="Fb Fontext"/>
          <w:rtl/>
        </w:rPr>
        <w:t>מקלות הראויים</w:t>
      </w:r>
      <w:r w:rsidR="00CF530E">
        <w:rPr>
          <w:rFonts w:ascii="Fb Fontext" w:hAnsi="Fb Fontext" w:hint="cs"/>
          <w:rtl/>
        </w:rPr>
        <w:t>,</w:t>
      </w:r>
      <w:r w:rsidRPr="006F178A">
        <w:rPr>
          <w:rFonts w:ascii="Fb Fontext" w:hAnsi="Fb Fontext"/>
          <w:rtl/>
        </w:rPr>
        <w:t xml:space="preserve"> אפי' לקרדום.</w:t>
      </w:r>
    </w:p>
    <w:p w14:paraId="66DD93C3" w14:textId="77777777" w:rsidR="00CE7EFA" w:rsidRPr="00CE7EFA" w:rsidRDefault="00183BFF" w:rsidP="00CE7EFA">
      <w:pPr>
        <w:pStyle w:val="36"/>
        <w:framePr w:wrap="notBeside"/>
        <w:rPr>
          <w:rtl/>
        </w:rPr>
      </w:pPr>
      <w:r w:rsidRPr="00CE7EFA">
        <w:rPr>
          <w:rtl/>
        </w:rPr>
        <w:t>-</w:t>
      </w:r>
    </w:p>
    <w:p w14:paraId="417D8827" w14:textId="24D445CA" w:rsidR="00183BFF" w:rsidRDefault="00183BFF" w:rsidP="00CE7EFA">
      <w:pPr>
        <w:rPr>
          <w:rtl/>
        </w:rPr>
      </w:pPr>
      <w:r w:rsidRPr="006F178A">
        <w:rPr>
          <w:rFonts w:ascii="Fb Fontext" w:hAnsi="Fb Fontext"/>
          <w:sz w:val="20"/>
          <w:rtl/>
        </w:rPr>
        <w:t xml:space="preserve">הא </w:t>
      </w:r>
      <w:r w:rsidRPr="00573407">
        <w:rPr>
          <w:rStyle w:val="afffff3"/>
          <w:rtl/>
        </w:rPr>
        <w:t>ר"א</w:t>
      </w:r>
      <w:r w:rsidR="005D6138">
        <w:rPr>
          <w:rStyle w:val="afffff3"/>
          <w:rFonts w:hint="cs"/>
          <w:rtl/>
        </w:rPr>
        <w:t>:</w:t>
      </w:r>
      <w:r w:rsidRPr="006F178A">
        <w:rPr>
          <w:rFonts w:ascii="Fb Fontext" w:hAnsi="Fb Fontext"/>
          <w:sz w:val="20"/>
          <w:rtl/>
        </w:rPr>
        <w:t xml:space="preserve"> דאסר</w:t>
      </w:r>
      <w:r>
        <w:rPr>
          <w:rFonts w:ascii="Fb Fontext" w:hAnsi="Fb Fontext" w:hint="cs"/>
          <w:sz w:val="20"/>
          <w:rtl/>
        </w:rPr>
        <w:t>,</w:t>
      </w:r>
      <w:r w:rsidRPr="006F178A">
        <w:rPr>
          <w:rFonts w:ascii="Fb Fontext" w:hAnsi="Fb Fontext"/>
          <w:sz w:val="20"/>
          <w:rtl/>
        </w:rPr>
        <w:t xml:space="preserve"> הא </w:t>
      </w:r>
      <w:r w:rsidRPr="00573407">
        <w:rPr>
          <w:rStyle w:val="afffff3"/>
          <w:rtl/>
        </w:rPr>
        <w:t>רבנן</w:t>
      </w:r>
      <w:r w:rsidR="005D6138">
        <w:rPr>
          <w:rFonts w:ascii="Fb Fontext" w:hAnsi="Fb Fontext" w:hint="cs"/>
          <w:sz w:val="20"/>
          <w:rtl/>
        </w:rPr>
        <w:t>:</w:t>
      </w:r>
      <w:r w:rsidRPr="006F178A">
        <w:rPr>
          <w:rFonts w:ascii="Fb Fontext" w:hAnsi="Fb Fontext"/>
          <w:sz w:val="20"/>
          <w:rtl/>
        </w:rPr>
        <w:t xml:space="preserve"> ד</w:t>
      </w:r>
      <w:r>
        <w:rPr>
          <w:rFonts w:ascii="Fb Fontext" w:hAnsi="Fb Fontext" w:hint="cs"/>
          <w:sz w:val="20"/>
          <w:rtl/>
        </w:rPr>
        <w:t>התירו</w:t>
      </w:r>
      <w:r w:rsidRPr="006F178A">
        <w:rPr>
          <w:rFonts w:ascii="Fb Fontext" w:hAnsi="Fb Fontext"/>
          <w:sz w:val="20"/>
          <w:rtl/>
        </w:rPr>
        <w:t>.</w:t>
      </w:r>
    </w:p>
    <w:p w14:paraId="07DD2733" w14:textId="77777777" w:rsidR="00183BFF" w:rsidRPr="00CF530E" w:rsidRDefault="00CF530E" w:rsidP="00CE7EFA">
      <w:pPr>
        <w:rPr>
          <w:spacing w:val="-6"/>
          <w:rtl/>
        </w:rPr>
      </w:pPr>
      <w:r w:rsidRPr="00CE7EFA">
        <w:rPr>
          <w:rFonts w:hint="cs"/>
          <w:rtl/>
        </w:rPr>
        <w:t>דקיסם לחצוץ שיניו</w:t>
      </w:r>
      <w:r w:rsidRPr="00CF530E">
        <w:rPr>
          <w:rStyle w:val="afffff3"/>
          <w:rFonts w:hint="cs"/>
          <w:spacing w:val="-6"/>
          <w:rtl/>
        </w:rPr>
        <w:t xml:space="preserve"> </w:t>
      </w:r>
      <w:r w:rsidR="00183BFF" w:rsidRPr="00CF530E">
        <w:rPr>
          <w:rStyle w:val="afffff3"/>
          <w:rFonts w:hint="cs"/>
          <w:spacing w:val="-6"/>
          <w:rtl/>
        </w:rPr>
        <w:t>ל</w:t>
      </w:r>
      <w:r w:rsidR="00183BFF" w:rsidRPr="00CF530E">
        <w:rPr>
          <w:rStyle w:val="afffff3"/>
          <w:spacing w:val="-6"/>
          <w:rtl/>
        </w:rPr>
        <w:t>ר"א:</w:t>
      </w:r>
      <w:r w:rsidR="00183BFF" w:rsidRPr="00CF530E">
        <w:rPr>
          <w:rFonts w:ascii="Fb Fontext" w:hAnsi="Fb Fontext"/>
          <w:spacing w:val="-6"/>
          <w:rtl/>
        </w:rPr>
        <w:t xml:space="preserve"> </w:t>
      </w:r>
      <w:r w:rsidR="00183BFF" w:rsidRPr="00CE7EFA">
        <w:rPr>
          <w:rtl/>
        </w:rPr>
        <w:t xml:space="preserve">נוטל </w:t>
      </w:r>
      <w:r w:rsidRPr="00CE7EFA">
        <w:rPr>
          <w:rtl/>
        </w:rPr>
        <w:t>משלפניו</w:t>
      </w:r>
      <w:r w:rsidR="00183BFF" w:rsidRPr="00CF530E">
        <w:rPr>
          <w:rFonts w:ascii="Fb Fontext" w:hAnsi="Fb Fontext"/>
          <w:spacing w:val="-6"/>
          <w:rtl/>
        </w:rPr>
        <w:t>.</w:t>
      </w:r>
      <w:r w:rsidRPr="00CF530E">
        <w:rPr>
          <w:rFonts w:ascii="Fb Fontext" w:hAnsi="Fb Fontext" w:hint="cs"/>
          <w:spacing w:val="-6"/>
          <w:rtl/>
        </w:rPr>
        <w:t xml:space="preserve"> </w:t>
      </w:r>
      <w:r w:rsidRPr="00CF530E">
        <w:rPr>
          <w:rStyle w:val="afffff3"/>
          <w:rFonts w:hint="cs"/>
          <w:spacing w:val="-6"/>
          <w:rtl/>
        </w:rPr>
        <w:t>וחכ''א</w:t>
      </w:r>
      <w:r w:rsidRPr="00CF530E">
        <w:rPr>
          <w:rFonts w:ascii="Fb Fontext" w:hAnsi="Fb Fontext" w:hint="cs"/>
          <w:spacing w:val="-6"/>
          <w:rtl/>
        </w:rPr>
        <w:t xml:space="preserve"> </w:t>
      </w:r>
      <w:r w:rsidRPr="00CE7EFA">
        <w:rPr>
          <w:rFonts w:hint="cs"/>
          <w:rtl/>
        </w:rPr>
        <w:t>רק מאבוס בהמה</w:t>
      </w:r>
    </w:p>
    <w:p w14:paraId="2574CBD7" w14:textId="77777777" w:rsidR="00E9000F" w:rsidRPr="00E9000F" w:rsidRDefault="00183BFF" w:rsidP="00E9000F">
      <w:pPr>
        <w:pStyle w:val="36"/>
        <w:framePr w:wrap="notBeside"/>
        <w:rPr>
          <w:rtl/>
        </w:rPr>
      </w:pPr>
      <w:r w:rsidRPr="00E9000F">
        <w:rPr>
          <w:rtl/>
        </w:rPr>
        <w:t>ושוין</w:t>
      </w:r>
      <w:r w:rsidR="00D8777B" w:rsidRPr="00E9000F">
        <w:rPr>
          <w:rFonts w:hint="cs"/>
          <w:rtl/>
        </w:rPr>
        <w:t>:</w:t>
      </w:r>
    </w:p>
    <w:p w14:paraId="4A3579A3" w14:textId="49E1843E" w:rsidR="00CF530E" w:rsidRDefault="00CF530E" w:rsidP="00E9000F">
      <w:pPr>
        <w:rPr>
          <w:spacing w:val="-2"/>
          <w:rtl/>
        </w:rPr>
      </w:pPr>
      <w:r w:rsidRPr="00D977D1">
        <w:rPr>
          <w:rFonts w:cs="PFT_Frank"/>
          <w:b/>
          <w:bCs/>
          <w:szCs w:val="14"/>
          <w:rtl/>
        </w:rPr>
        <w:t>שלא יקטמנו</w:t>
      </w:r>
      <w:r w:rsidRPr="00D977D1">
        <w:rPr>
          <w:rFonts w:cs="PFT_Frank" w:hint="cs"/>
          <w:b/>
          <w:bCs/>
          <w:szCs w:val="14"/>
          <w:rtl/>
        </w:rPr>
        <w:t xml:space="preserve"> ו</w:t>
      </w:r>
      <w:r w:rsidR="00183BFF" w:rsidRPr="00EE6043">
        <w:rPr>
          <w:rFonts w:cs="PFT_Frank"/>
          <w:b/>
          <w:bCs/>
          <w:szCs w:val="14"/>
          <w:rtl/>
        </w:rPr>
        <w:t>אם קטמו</w:t>
      </w:r>
      <w:r w:rsidR="00183BFF" w:rsidRPr="006F178A">
        <w:rPr>
          <w:rtl/>
        </w:rPr>
        <w:t xml:space="preserve"> </w:t>
      </w:r>
      <w:r w:rsidR="00183BFF" w:rsidRPr="00CF530E">
        <w:rPr>
          <w:rStyle w:val="afffff3"/>
          <w:spacing w:val="-2"/>
          <w:rtl/>
        </w:rPr>
        <w:t>לר"א</w:t>
      </w:r>
      <w:r w:rsidR="00D8777B" w:rsidRPr="00CF530E">
        <w:rPr>
          <w:rStyle w:val="afffff3"/>
          <w:rFonts w:hint="cs"/>
          <w:spacing w:val="-2"/>
          <w:rtl/>
        </w:rPr>
        <w:t>:</w:t>
      </w:r>
      <w:r w:rsidR="00183BFF" w:rsidRPr="00CF530E">
        <w:rPr>
          <w:rStyle w:val="afffff3"/>
          <w:spacing w:val="-2"/>
          <w:rtl/>
        </w:rPr>
        <w:t xml:space="preserve"> </w:t>
      </w:r>
      <w:r w:rsidR="00D8777B" w:rsidRPr="00CF530E">
        <w:rPr>
          <w:rFonts w:hint="cs"/>
          <w:spacing w:val="-2"/>
          <w:rtl/>
        </w:rPr>
        <w:t>חייב</w:t>
      </w:r>
      <w:r w:rsidR="007716A9" w:rsidRPr="00CF530E">
        <w:rPr>
          <w:rFonts w:hint="cs"/>
          <w:spacing w:val="-2"/>
          <w:rtl/>
        </w:rPr>
        <w:t xml:space="preserve">, </w:t>
      </w:r>
      <w:r>
        <w:rPr>
          <w:rFonts w:hint="cs"/>
          <w:spacing w:val="-2"/>
          <w:rtl/>
        </w:rPr>
        <w:t>וג</w:t>
      </w:r>
      <w:r w:rsidRPr="00CF530E">
        <w:rPr>
          <w:rFonts w:hint="cs"/>
          <w:spacing w:val="-2"/>
          <w:rtl/>
        </w:rPr>
        <w:t xml:space="preserve">זר בלהריח, </w:t>
      </w:r>
    </w:p>
    <w:p w14:paraId="12FBC942" w14:textId="43A35A4E" w:rsidR="000B7661" w:rsidRDefault="00183BFF" w:rsidP="000B7661">
      <w:pPr>
        <w:ind w:left="1190" w:firstLine="170"/>
        <w:rPr>
          <w:rFonts w:cs="PFT_Frank"/>
          <w:b/>
          <w:bCs/>
          <w:szCs w:val="14"/>
          <w:rtl/>
        </w:rPr>
      </w:pPr>
      <w:r w:rsidRPr="00CF530E">
        <w:rPr>
          <w:rStyle w:val="afffff3"/>
          <w:spacing w:val="-2"/>
          <w:rtl/>
        </w:rPr>
        <w:t>וחכ"א</w:t>
      </w:r>
      <w:r w:rsidR="00D8777B" w:rsidRPr="00CF530E">
        <w:rPr>
          <w:rStyle w:val="afffff3"/>
          <w:rFonts w:hint="cs"/>
          <w:spacing w:val="-2"/>
          <w:rtl/>
        </w:rPr>
        <w:t>:</w:t>
      </w:r>
      <w:r w:rsidRPr="00CF530E">
        <w:rPr>
          <w:spacing w:val="-2"/>
          <w:rtl/>
        </w:rPr>
        <w:t xml:space="preserve"> </w:t>
      </w:r>
      <w:r w:rsidR="00CF530E">
        <w:rPr>
          <w:rFonts w:hint="cs"/>
          <w:spacing w:val="-2"/>
          <w:rtl/>
        </w:rPr>
        <w:t>דרק</w:t>
      </w:r>
      <w:r w:rsidR="00D8777B" w:rsidRPr="00CF530E">
        <w:rPr>
          <w:rFonts w:hint="cs"/>
          <w:spacing w:val="-2"/>
          <w:rtl/>
        </w:rPr>
        <w:t xml:space="preserve"> שבות</w:t>
      </w:r>
      <w:r w:rsidR="00CF530E">
        <w:rPr>
          <w:rFonts w:hint="cs"/>
          <w:spacing w:val="-2"/>
          <w:rtl/>
        </w:rPr>
        <w:t>,</w:t>
      </w:r>
      <w:r w:rsidR="00CF530E" w:rsidRPr="00CF530E">
        <w:rPr>
          <w:rFonts w:hint="cs"/>
          <w:spacing w:val="-2"/>
          <w:rtl/>
        </w:rPr>
        <w:t xml:space="preserve"> לא גזרו בלהריח</w:t>
      </w:r>
      <w:r w:rsidRPr="00CF530E">
        <w:rPr>
          <w:spacing w:val="-2"/>
          <w:rtl/>
        </w:rPr>
        <w:t>.</w:t>
      </w:r>
    </w:p>
    <w:p w14:paraId="454D938A" w14:textId="77777777" w:rsidR="000B7661" w:rsidRPr="000B7661" w:rsidRDefault="00183BFF" w:rsidP="000B7661">
      <w:pPr>
        <w:pStyle w:val="36"/>
        <w:framePr w:wrap="notBeside"/>
        <w:rPr>
          <w:rtl/>
        </w:rPr>
      </w:pPr>
      <w:r w:rsidRPr="000B7661">
        <w:rPr>
          <w:rtl/>
        </w:rPr>
        <w:t>וה</w:t>
      </w:r>
      <w:r w:rsidRPr="000B7661">
        <w:rPr>
          <w:rFonts w:hint="cs"/>
          <w:rtl/>
        </w:rPr>
        <w:t>ך</w:t>
      </w:r>
    </w:p>
    <w:p w14:paraId="592787AD" w14:textId="1E402A13" w:rsidR="00CC6123" w:rsidRPr="00CC6123" w:rsidRDefault="00D8777B" w:rsidP="00CC6123">
      <w:pPr>
        <w:rPr>
          <w:rStyle w:val="afffff3"/>
          <w:rFonts w:ascii="Fb Fontext" w:hAnsi="Fb Fontext" w:cs="FrankRuehl"/>
          <w:szCs w:val="18"/>
          <w:rtl/>
        </w:rPr>
      </w:pPr>
      <w:r>
        <w:rPr>
          <w:rFonts w:ascii="Fb Fontext" w:hAnsi="Fb Fontext" w:hint="cs"/>
          <w:rtl/>
        </w:rPr>
        <w:t>ד</w:t>
      </w:r>
      <w:r w:rsidR="00757ECF">
        <w:rPr>
          <w:rFonts w:ascii="Fb Fontext" w:hAnsi="Fb Fontext"/>
          <w:rtl/>
        </w:rPr>
        <w:t xml:space="preserve">שובר </w:t>
      </w:r>
      <w:r w:rsidR="00183BFF" w:rsidRPr="006F178A">
        <w:rPr>
          <w:rFonts w:ascii="Fb Fontext" w:hAnsi="Fb Fontext"/>
          <w:rtl/>
        </w:rPr>
        <w:t>חבית לאכול גרוגרות,</w:t>
      </w:r>
      <w:r w:rsidR="00757ECF">
        <w:rPr>
          <w:rFonts w:ascii="Fb Fontext" w:hAnsi="Fb Fontext" w:hint="cs"/>
          <w:rtl/>
        </w:rPr>
        <w:t xml:space="preserve"> ורק שלא יתכוון לעשות כלי</w:t>
      </w:r>
      <w:r w:rsidR="00183BFF" w:rsidRPr="006F178A">
        <w:rPr>
          <w:rFonts w:ascii="Fb Fontext" w:hAnsi="Fb Fontext"/>
          <w:rtl/>
        </w:rPr>
        <w:t xml:space="preserve"> </w:t>
      </w:r>
    </w:p>
    <w:p w14:paraId="30C4056A" w14:textId="77777777" w:rsidR="00CC6123" w:rsidRPr="00CC6123" w:rsidRDefault="00757ECF" w:rsidP="00CC6123">
      <w:pPr>
        <w:pStyle w:val="36"/>
        <w:framePr w:wrap="notBeside"/>
        <w:rPr>
          <w:rtl/>
        </w:rPr>
      </w:pPr>
      <w:r w:rsidRPr="00CC6123">
        <w:rPr>
          <w:rFonts w:hint="cs"/>
          <w:rtl/>
        </w:rPr>
        <w:lastRenderedPageBreak/>
        <w:t>-</w:t>
      </w:r>
    </w:p>
    <w:p w14:paraId="01216947" w14:textId="0A65F3C1" w:rsidR="00183BFF" w:rsidRPr="006F178A" w:rsidRDefault="00D8777B" w:rsidP="00CC6123">
      <w:pPr>
        <w:rPr>
          <w:rtl/>
        </w:rPr>
      </w:pPr>
      <w:r>
        <w:rPr>
          <w:rStyle w:val="afffff3"/>
          <w:rFonts w:hint="cs"/>
          <w:rtl/>
        </w:rPr>
        <w:t>אפי'</w:t>
      </w:r>
      <w:r w:rsidR="00183BFF">
        <w:rPr>
          <w:rStyle w:val="afffff3"/>
          <w:rFonts w:hint="cs"/>
          <w:rtl/>
        </w:rPr>
        <w:t xml:space="preserve"> </w:t>
      </w:r>
      <w:r>
        <w:rPr>
          <w:rStyle w:val="afffff3"/>
          <w:rFonts w:hint="cs"/>
          <w:rtl/>
        </w:rPr>
        <w:t>ל</w:t>
      </w:r>
      <w:r w:rsidR="00183BFF" w:rsidRPr="00573407">
        <w:rPr>
          <w:rStyle w:val="afffff3"/>
          <w:rFonts w:hint="cs"/>
          <w:rtl/>
        </w:rPr>
        <w:t>ר"א</w:t>
      </w:r>
      <w:r w:rsidR="00183BFF" w:rsidRPr="00573407">
        <w:rPr>
          <w:rStyle w:val="afffff3"/>
          <w:rtl/>
        </w:rPr>
        <w:t xml:space="preserve">: </w:t>
      </w:r>
      <w:r>
        <w:rPr>
          <w:rFonts w:hint="cs"/>
          <w:rtl/>
        </w:rPr>
        <w:t>ב</w:t>
      </w:r>
      <w:r w:rsidR="00183BFF" w:rsidRPr="006F178A">
        <w:rPr>
          <w:rtl/>
        </w:rPr>
        <w:t xml:space="preserve">דבוקה משברי חרסים </w:t>
      </w:r>
      <w:r>
        <w:rPr>
          <w:rFonts w:hint="cs"/>
          <w:rtl/>
        </w:rPr>
        <w:t>שלא יבוא לתקן.</w:t>
      </w:r>
      <w:r w:rsidR="00183BFF" w:rsidRPr="006F178A">
        <w:rPr>
          <w:rtl/>
        </w:rPr>
        <w:t xml:space="preserve"> </w:t>
      </w:r>
    </w:p>
    <w:p w14:paraId="79D08BE2" w14:textId="03CD3FE6" w:rsidR="00183BFF" w:rsidRPr="006F178A" w:rsidRDefault="00B35974" w:rsidP="00B35974">
      <w:pPr>
        <w:pStyle w:val="afff0"/>
        <w:rPr>
          <w:del w:id="90099" w:author="מנוע עיצוב" w:date="2026-10-08T11:01:28Z"/>
          <w:rtl/>
        </w:rPr>
      </w:pPr>
      <w:del w:id="90098" w:author="מנוע עיצוב" w:date="2026-10-08T11:01:28Z">
        <w:r>
          <w:rPr>
            <w:rFonts w:ascii="BA TM • Vilna Extra-Bold" w:hAnsi="BA TM • Vilna Extra-Bold" w:hint="cs"/>
            <w:rtl/>
          </w:rPr>
          <w:delText xml:space="preserve">****</w:delText>
        </w:r>
      </w:del>
    </w:p>
    <w:p w14:paraId="50935BC8" w14:textId="77777777" w:rsidR="00183BFF" w:rsidRPr="00C4622C" w:rsidRDefault="00183BFF" w:rsidP="00183BFF">
      <w:pPr>
        <w:pStyle w:val="affff0"/>
        <w:rPr>
          <w:rFonts w:cs="Guttman Vilna"/>
          <w:b w:val="0"/>
          <w:sz w:val="18"/>
          <w:rtl/>
        </w:rPr>
      </w:pPr>
      <w:ins w:id="9857" w:author="מספור קטעי משנה" w:date="2026-10-06T06:45:12Z">
        <w:r>
          <w:rPr>
            <w:rStyle w:val="MisparKeta"/>
          </w:rPr>
          <w:t xml:space="preserve">א. </w:t>
        </w:r>
      </w:ins>
      <w:r w:rsidRPr="00C4622C">
        <w:rPr>
          <w:rtl/>
          <w:rPrChange w:id="40073" w:author="Claude" w:date="2026-10-06T13:34:26Z">
            <w:rPr>
              <w:sz w:val="18"/>
              <w:rtl/>
            </w:rPr>
          </w:rPrChange>
        </w:rPr>
        <w:t>ומגבב מן החצר</w:t>
      </w:r>
      <w:r w:rsidRPr="00C4622C">
        <w:rPr>
          <w:rFonts w:hint="cs"/>
          <w:rtl/>
          <w:rPrChange w:id="40074" w:author="Claude" w:date="2026-10-06T13:34:26Z">
            <w:rPr>
              <w:rFonts w:hint="cs"/>
              <w:sz w:val="18"/>
              <w:rtl/>
            </w:rPr>
          </w:rPrChange>
        </w:rPr>
        <w:t xml:space="preserve"> </w:t>
      </w:r>
      <w:r w:rsidRPr="00C4622C">
        <w:rPr>
          <w:rtl/>
          <w:rPrChange w:id="40075" w:author="Claude" w:date="2026-10-06T13:34:26Z">
            <w:rPr>
              <w:sz w:val="18"/>
              <w:rtl/>
            </w:rPr>
          </w:rPrChange>
        </w:rPr>
        <w:t>שכל מה שבחצר מוכן הוא.</w:t>
      </w:r>
    </w:p>
    <w:p w14:paraId="4034F32E" w14:textId="77777777" w:rsidR="00D8777B" w:rsidRDefault="00183BFF" w:rsidP="00D8777B">
      <w:pPr>
        <w:rPr>
          <w:rStyle w:val="afffff3"/>
          <w:rtl/>
        </w:rPr>
      </w:pPr>
      <w:r w:rsidRPr="006F178A">
        <w:rPr>
          <w:rtl/>
        </w:rPr>
        <w:t xml:space="preserve">ובלבד שלא יעשה צבורין צבורין, </w:t>
      </w:r>
      <w:r>
        <w:rPr>
          <w:rFonts w:hint="cs"/>
          <w:rtl/>
        </w:rPr>
        <w:t xml:space="preserve">דנראה ככונס למחר, </w:t>
      </w:r>
    </w:p>
    <w:p w14:paraId="3795778D" w14:textId="77777777">
      <w:pPr>
        <w:pStyle w:val="afff2"/>
        <w:framePr w:wrap="around"/>
        <w:rPr>
          <w:ins w:id="92145" w:author="Claude" w:date="2026-10-12T12:00:00Z"/>
          <w:rtl/>
        </w:rPr>
      </w:pPr>
      <w:ins w:id="92146" w:author="Claude" w:date="2026-10-12T12:00:00Z">
        <w:r>
          <w:rPr>
            <w:rFonts w:hint="cs"/>
            <w:rtl/>
          </w:rPr>
          <w:t>לד.</w:t>
        </w:r>
      </w:ins>
    </w:p>
    <w:p w14:paraId="4A61F84A" w14:textId="77777777" w:rsidR="00183BFF" w:rsidRPr="006F178A" w:rsidRDefault="00183BFF" w:rsidP="00D8777B">
      <w:pPr>
        <w:rPr>
          <w:rFonts w:cs="Guttman Vilna"/>
          <w:b/>
          <w:rtl/>
        </w:rPr>
      </w:pPr>
      <w:r w:rsidRPr="00573407">
        <w:rPr>
          <w:rStyle w:val="afffff3"/>
          <w:rFonts w:hint="cs"/>
          <w:rtl/>
        </w:rPr>
        <w:t>ור"ש</w:t>
      </w:r>
      <w:r w:rsidRPr="00573407">
        <w:rPr>
          <w:rStyle w:val="afffff3"/>
          <w:rtl/>
        </w:rPr>
        <w:t xml:space="preserve">: </w:t>
      </w:r>
      <w:r w:rsidRPr="006F178A">
        <w:rPr>
          <w:rtl/>
        </w:rPr>
        <w:t>מתיר - דקדירתו מוכחת עליו.</w:t>
      </w:r>
    </w:p>
    <w:p w14:paraId="2B7EFAC9" w14:textId="7ED4CABE" w:rsidR="00183BFF" w:rsidRPr="006F178A" w:rsidRDefault="00B35974" w:rsidP="00B35974">
      <w:pPr>
        <w:pStyle w:val="afff0"/>
        <w:rPr>
          <w:rtl/>
        </w:rPr>
      </w:pPr>
      <w:r>
        <w:rPr>
          <w:rFonts w:ascii="BA TM • Vilna Extra-Bold" w:hAnsi="BA TM • Vilna Extra-Bold" w:hint="cs"/>
          <w:rtl/>
        </w:rPr>
        <w:t>****</w:t>
      </w:r>
    </w:p>
    <w:p w14:paraId="4167CAEF" w14:textId="77777777" w:rsidR="00183BFF" w:rsidRPr="006F178A" w:rsidRDefault="00183BFF" w:rsidP="00183BFF">
      <w:pPr>
        <w:rPr>
          <w:rtl/>
        </w:rPr>
      </w:pPr>
      <w:r w:rsidRPr="00C4622C">
        <w:rPr>
          <w:rStyle w:val="affff1"/>
          <w:sz w:val="18"/>
          <w:rtl/>
        </w:rPr>
        <w:t>אין מוציאין את האור וכו'.</w:t>
      </w:r>
      <w:r>
        <w:rPr>
          <w:rFonts w:ascii="Fb Fontext" w:hAnsi="Fb Fontext"/>
          <w:rtl/>
        </w:rPr>
        <w:t xml:space="preserve">- </w:t>
      </w:r>
      <w:r>
        <w:rPr>
          <w:rFonts w:ascii="Fb Fontext" w:hAnsi="Fb Fontext" w:hint="cs"/>
          <w:rtl/>
        </w:rPr>
        <w:t xml:space="preserve"> </w:t>
      </w:r>
      <w:r>
        <w:rPr>
          <w:rFonts w:ascii="Fb Fontext" w:hAnsi="Fb Fontext"/>
          <w:rtl/>
        </w:rPr>
        <w:t>ד</w:t>
      </w:r>
      <w:r w:rsidRPr="006F178A">
        <w:rPr>
          <w:rFonts w:ascii="Fb Fontext" w:hAnsi="Fb Fontext"/>
          <w:rtl/>
        </w:rPr>
        <w:t>מוליד ביו"ט.</w:t>
      </w:r>
    </w:p>
    <w:p w14:paraId="45E10B77" w14:textId="77777777" w:rsidR="00787BFA" w:rsidRDefault="00183BFF" w:rsidP="00F75F36">
      <w:pPr>
        <w:pStyle w:val="affff0"/>
        <w:rPr>
          <w:rtl/>
        </w:rPr>
      </w:pPr>
      <w:ins w:id="9858" w:author="מספור קטעי משנה" w:date="2026-10-06T06:45:12Z">
        <w:r>
          <w:rPr>
            <w:rStyle w:val="MisparKeta"/>
          </w:rPr>
          <w:t xml:space="preserve">ג. </w:t>
        </w:r>
      </w:ins>
      <w:r w:rsidRPr="00C4622C">
        <w:rPr>
          <w:rStyle w:val="affff1"/>
          <w:rtl/>
          <w:rPrChange w:id="40076" w:author="Claude" w:date="2026-10-06T13:34:26Z">
            <w:rPr>
              <w:rStyle w:val="affff1"/>
              <w:sz w:val="18"/>
              <w:rtl/>
            </w:rPr>
          </w:rPrChange>
        </w:rPr>
        <w:t>ואין מלבנין את הרעפים</w:t>
      </w:r>
      <w:r w:rsidRPr="006F178A">
        <w:rPr>
          <w:rtl/>
        </w:rPr>
        <w:t xml:space="preserve">- </w:t>
      </w:r>
    </w:p>
    <w:p w14:paraId="6581A97F" w14:textId="77777777" w:rsidR="00183BFF" w:rsidRPr="006F178A" w:rsidRDefault="00757ECF" w:rsidP="00183BFF">
      <w:pPr>
        <w:rPr>
          <w:rtl/>
        </w:rPr>
      </w:pPr>
      <w:r w:rsidRPr="00757ECF">
        <w:rPr>
          <w:rStyle w:val="afffff3"/>
          <w:rFonts w:hint="cs"/>
          <w:rtl/>
        </w:rPr>
        <w:t>א.</w:t>
      </w:r>
      <w:r>
        <w:rPr>
          <w:rFonts w:hint="cs"/>
          <w:rtl/>
        </w:rPr>
        <w:t xml:space="preserve"> </w:t>
      </w:r>
      <w:r w:rsidR="00183BFF" w:rsidRPr="006F178A">
        <w:rPr>
          <w:rtl/>
        </w:rPr>
        <w:t>בחדשים, שצ</w:t>
      </w:r>
      <w:r w:rsidR="00183BFF">
        <w:rPr>
          <w:rtl/>
        </w:rPr>
        <w:t>ריך לבדקן</w:t>
      </w:r>
      <w:r w:rsidR="00183BFF">
        <w:rPr>
          <w:rFonts w:hint="cs"/>
          <w:rtl/>
        </w:rPr>
        <w:t xml:space="preserve">, </w:t>
      </w:r>
      <w:r w:rsidR="00183BFF" w:rsidRPr="00787BFA">
        <w:rPr>
          <w:rStyle w:val="afffffc"/>
          <w:rFonts w:hint="cs"/>
          <w:rtl/>
        </w:rPr>
        <w:t xml:space="preserve">טרחה </w:t>
      </w:r>
      <w:r w:rsidR="00183BFF">
        <w:rPr>
          <w:rFonts w:hint="cs"/>
          <w:rtl/>
        </w:rPr>
        <w:t xml:space="preserve"> </w:t>
      </w:r>
      <w:r w:rsidR="00183BFF" w:rsidRPr="00BA3967">
        <w:rPr>
          <w:rStyle w:val="afffff7"/>
          <w:rFonts w:hint="cs"/>
          <w:rtl/>
        </w:rPr>
        <w:t>ב.</w:t>
      </w:r>
      <w:r w:rsidR="00183BFF">
        <w:rPr>
          <w:rFonts w:hint="cs"/>
          <w:rtl/>
        </w:rPr>
        <w:t xml:space="preserve"> לחסמן,</w:t>
      </w:r>
      <w:r w:rsidR="00183BFF" w:rsidRPr="00787BFA">
        <w:rPr>
          <w:rStyle w:val="afffffc"/>
          <w:rFonts w:hint="cs"/>
          <w:rtl/>
        </w:rPr>
        <w:t xml:space="preserve"> כלי.</w:t>
      </w:r>
    </w:p>
    <w:p w14:paraId="3A50621A" w14:textId="77777777" w:rsidR="00183BFF" w:rsidRPr="00EE6043" w:rsidRDefault="00183BFF" w:rsidP="00F75F36">
      <w:pPr>
        <w:spacing w:after="60"/>
        <w:rPr>
          <w:rFonts w:cs="PFT_Frank"/>
          <w:b/>
          <w:bCs/>
          <w:szCs w:val="14"/>
          <w:rtl/>
        </w:rPr>
      </w:pPr>
      <w:r w:rsidRPr="006F178A">
        <w:rPr>
          <w:rFonts w:ascii="Fb Fontext" w:hAnsi="Fb Fontext"/>
          <w:rtl/>
        </w:rPr>
        <w:t xml:space="preserve">דרסה, או שטרפה בכותל, או שרצצתה בהמה, ומפרכסת ושהתה מעת לעת ושחטה - כשרה. </w:t>
      </w:r>
      <w:r w:rsidR="00787BFA">
        <w:rPr>
          <w:rFonts w:hint="cs"/>
          <w:rtl/>
        </w:rPr>
        <w:t>ו</w:t>
      </w:r>
      <w:r w:rsidRPr="006F178A">
        <w:rPr>
          <w:rtl/>
        </w:rPr>
        <w:t>צריכה בדיקה.</w:t>
      </w:r>
    </w:p>
    <w:p w14:paraId="7F91A513" w14:textId="77777777" w:rsidR="00F75F36" w:rsidRPr="00F75F36" w:rsidRDefault="00183BFF" w:rsidP="00F75F36">
      <w:pPr>
        <w:pStyle w:val="36"/>
        <w:framePr w:wrap="notBeside"/>
        <w:rPr>
          <w:rtl/>
        </w:rPr>
      </w:pPr>
      <w:r w:rsidRPr="00F75F36">
        <w:rPr>
          <w:rtl/>
        </w:rPr>
        <w:t>• בעי רי"ר:</w:t>
      </w:r>
    </w:p>
    <w:p w14:paraId="38D047AD" w14:textId="4B2D23B5" w:rsidR="00183BFF" w:rsidRDefault="00183BFF" w:rsidP="00F75F36">
      <w:pPr>
        <w:pStyle w:val="afffffe"/>
        <w:spacing w:before="0"/>
        <w:rPr>
          <w:rtl/>
        </w:rPr>
      </w:pPr>
      <w:r w:rsidRPr="00787BFA">
        <w:rPr>
          <w:rStyle w:val="afffff9"/>
          <w:rtl/>
        </w:rPr>
        <w:t>מהו לשחטה ביו"ט</w:t>
      </w:r>
      <w:r w:rsidRPr="00787BFA">
        <w:rPr>
          <w:rStyle w:val="afffff9"/>
          <w:rFonts w:hint="cs"/>
          <w:rtl/>
        </w:rPr>
        <w:t>,</w:t>
      </w:r>
      <w:r w:rsidRPr="00787BFA">
        <w:rPr>
          <w:rStyle w:val="afffff9"/>
          <w:rtl/>
        </w:rPr>
        <w:t xml:space="preserve"> אי </w:t>
      </w:r>
      <w:r w:rsidR="00CF530E">
        <w:rPr>
          <w:rStyle w:val="afffff9"/>
          <w:rFonts w:hint="cs"/>
          <w:rtl/>
        </w:rPr>
        <w:t>נראה</w:t>
      </w:r>
      <w:r w:rsidRPr="00787BFA">
        <w:rPr>
          <w:rStyle w:val="afffff9"/>
          <w:rtl/>
        </w:rPr>
        <w:t xml:space="preserve"> ריעותא</w:t>
      </w:r>
      <w:r w:rsidRPr="00787BFA">
        <w:rPr>
          <w:rStyle w:val="afffff9"/>
          <w:rFonts w:hint="cs"/>
          <w:rtl/>
        </w:rPr>
        <w:t>,</w:t>
      </w:r>
      <w:r w:rsidRPr="006F178A">
        <w:rPr>
          <w:rtl/>
        </w:rPr>
        <w:t xml:space="preserve"> </w:t>
      </w:r>
    </w:p>
    <w:p w14:paraId="4438B89F" w14:textId="77777777" w:rsidR="00F75F36" w:rsidRPr="00F75F36" w:rsidRDefault="00787BFA" w:rsidP="00F75F36">
      <w:pPr>
        <w:pStyle w:val="36"/>
        <w:framePr w:wrap="notBeside"/>
        <w:rPr>
          <w:rtl/>
        </w:rPr>
      </w:pPr>
      <w:r w:rsidRPr="00F75F36">
        <w:rPr>
          <w:rFonts w:hint="cs"/>
          <w:rtl/>
        </w:rPr>
        <w:t>ופשט ר''ז:</w:t>
      </w:r>
      <w:r w:rsidR="00183BFF" w:rsidRPr="00F75F36">
        <w:rPr>
          <w:rtl/>
        </w:rPr>
        <w:t xml:space="preserve"> </w:t>
      </w:r>
    </w:p>
    <w:p w14:paraId="295A9596" w14:textId="7CC21878" w:rsidR="00183BFF" w:rsidRPr="006F178A" w:rsidRDefault="00F75F36" w:rsidP="00183BFF">
      <w:pPr>
        <w:rPr>
          <w:rtl/>
        </w:rPr>
      </w:pPr>
      <w:r>
        <w:rPr>
          <w:rFonts w:hint="cs"/>
          <w:rtl/>
        </w:rPr>
        <w:t>א</w:t>
      </w:r>
      <w:r w:rsidR="00183BFF" w:rsidRPr="006F178A">
        <w:rPr>
          <w:rtl/>
        </w:rPr>
        <w:t>ין מלבנין את הרעפים לצלות בהן.</w:t>
      </w:r>
      <w:r w:rsidR="00787BFA">
        <w:rPr>
          <w:rFonts w:hint="cs"/>
          <w:rtl/>
        </w:rPr>
        <w:t xml:space="preserve"> שאסור לבודקן, </w:t>
      </w:r>
    </w:p>
    <w:p w14:paraId="0CCE3898" w14:textId="77777777" w:rsidR="00D16DD5" w:rsidRPr="00D16DD5" w:rsidRDefault="00787BFA" w:rsidP="00D16DD5">
      <w:pPr>
        <w:pStyle w:val="36"/>
        <w:framePr w:wrap="notBeside"/>
        <w:rPr>
          <w:rtl/>
        </w:rPr>
      </w:pPr>
      <w:r w:rsidRPr="00D16DD5">
        <w:rPr>
          <w:rFonts w:hint="cs"/>
          <w:rtl/>
        </w:rPr>
        <w:t>ודחהו</w:t>
      </w:r>
      <w:r w:rsidR="00757ECF" w:rsidRPr="00D16DD5">
        <w:rPr>
          <w:rFonts w:hint="cs"/>
          <w:rtl/>
        </w:rPr>
        <w:t>:</w:t>
      </w:r>
    </w:p>
    <w:p w14:paraId="132957E3" w14:textId="298501DB" w:rsidR="00787BFA" w:rsidRPr="00D16DD5" w:rsidRDefault="00787BFA" w:rsidP="00787BFA">
      <w:pPr>
        <w:rPr>
          <w:rtl/>
        </w:rPr>
      </w:pPr>
      <w:r w:rsidRPr="00D16DD5">
        <w:rPr>
          <w:rFonts w:hint="cs"/>
          <w:rtl/>
        </w:rPr>
        <w:t>דאנן משום שצריך לחסמן</w:t>
      </w:r>
      <w:r w:rsidR="00CF530E" w:rsidRPr="00D16DD5">
        <w:rPr>
          <w:rFonts w:hint="cs"/>
          <w:rtl/>
        </w:rPr>
        <w:t>,</w:t>
      </w:r>
      <w:r w:rsidRPr="00D16DD5">
        <w:rPr>
          <w:rFonts w:hint="cs"/>
          <w:rtl/>
        </w:rPr>
        <w:t xml:space="preserve"> ולא שייך כאן. </w:t>
      </w:r>
    </w:p>
    <w:p w14:paraId="01818174" w14:textId="77777777" w:rsidR="00D16DD5" w:rsidRPr="00D16DD5" w:rsidRDefault="00183BFF" w:rsidP="00D16DD5">
      <w:pPr>
        <w:pStyle w:val="36"/>
        <w:framePr w:wrap="notBeside"/>
        <w:rPr>
          <w:rtl/>
        </w:rPr>
      </w:pPr>
      <w:r w:rsidRPr="00D16DD5">
        <w:rPr>
          <w:rtl/>
        </w:rPr>
        <w:t>ה</w:t>
      </w:r>
      <w:r w:rsidRPr="00D16DD5">
        <w:rPr>
          <w:rFonts w:hint="cs"/>
          <w:rtl/>
        </w:rPr>
        <w:t>ך</w:t>
      </w:r>
    </w:p>
    <w:p w14:paraId="6653DE94" w14:textId="5690F145" w:rsidR="00183BFF" w:rsidRPr="006F178A" w:rsidRDefault="00757ECF" w:rsidP="00D16DD5">
      <w:pPr>
        <w:rPr>
          <w:rtl/>
        </w:rPr>
      </w:pPr>
      <w:r w:rsidRPr="00D16DD5">
        <w:rPr>
          <w:rFonts w:hint="cs"/>
          <w:rtl/>
        </w:rPr>
        <w:t>ד</w:t>
      </w:r>
      <w:r w:rsidR="00183BFF" w:rsidRPr="00D16DD5">
        <w:rPr>
          <w:rtl/>
        </w:rPr>
        <w:t>מביא האור,</w:t>
      </w:r>
      <w:r w:rsidRPr="00D16DD5">
        <w:rPr>
          <w:rFonts w:hint="cs"/>
          <w:rtl/>
        </w:rPr>
        <w:t xml:space="preserve"> והמים,</w:t>
      </w:r>
      <w:r w:rsidR="00183BFF" w:rsidRPr="00D16DD5">
        <w:rPr>
          <w:rtl/>
        </w:rPr>
        <w:t xml:space="preserve"> ש</w:t>
      </w:r>
      <w:r w:rsidR="00787BFA" w:rsidRPr="00D16DD5">
        <w:rPr>
          <w:rtl/>
        </w:rPr>
        <w:t>ופת הקדרה,</w:t>
      </w:r>
      <w:r w:rsidRPr="00D16DD5">
        <w:rPr>
          <w:rFonts w:hint="cs"/>
          <w:rtl/>
        </w:rPr>
        <w:t xml:space="preserve"> </w:t>
      </w:r>
      <w:r w:rsidR="00183BFF" w:rsidRPr="00D16DD5">
        <w:rPr>
          <w:rtl/>
        </w:rPr>
        <w:t>נותן תבלין, ו</w:t>
      </w:r>
      <w:r w:rsidRPr="00D16DD5">
        <w:rPr>
          <w:rFonts w:hint="cs"/>
          <w:rtl/>
        </w:rPr>
        <w:t>ה</w:t>
      </w:r>
      <w:r w:rsidR="00183BFF" w:rsidRPr="00D16DD5">
        <w:rPr>
          <w:rtl/>
        </w:rPr>
        <w:t xml:space="preserve">מגיס </w:t>
      </w:r>
      <w:r w:rsidR="00D16DD5">
        <w:rPr>
          <w:rFonts w:ascii="Fb Fontext" w:hAnsi="Fb Fontext" w:hint="cs"/>
          <w:rtl/>
        </w:rPr>
        <w:t xml:space="preserve"> - </w:t>
      </w:r>
      <w:r w:rsidR="00183BFF" w:rsidRPr="006F178A">
        <w:rPr>
          <w:rFonts w:ascii="Fb Fontext" w:hAnsi="Fb Fontext"/>
          <w:rtl/>
        </w:rPr>
        <w:t>כולן חייבין.</w:t>
      </w:r>
      <w:r w:rsidR="00787BFA">
        <w:rPr>
          <w:rFonts w:ascii="Fb Fontext" w:hAnsi="Fb Fontext" w:hint="cs"/>
          <w:rtl/>
        </w:rPr>
        <w:t xml:space="preserve"> ובאור</w:t>
      </w:r>
      <w:r>
        <w:rPr>
          <w:rFonts w:hint="cs"/>
          <w:rtl/>
        </w:rPr>
        <w:t xml:space="preserve"> </w:t>
      </w:r>
      <w:r w:rsidR="00787BFA">
        <w:rPr>
          <w:rFonts w:hint="cs"/>
          <w:rtl/>
        </w:rPr>
        <w:t>בסוף האחרון בלבד חייב</w:t>
      </w:r>
    </w:p>
    <w:p w14:paraId="1845A7F2" w14:textId="77777777" w:rsidR="00D16DD5" w:rsidRPr="00D16DD5" w:rsidRDefault="00757ECF" w:rsidP="00D16DD5">
      <w:pPr>
        <w:pStyle w:val="36"/>
        <w:framePr w:wrap="notBeside"/>
        <w:rPr>
          <w:rtl/>
        </w:rPr>
      </w:pPr>
      <w:r w:rsidRPr="00D16DD5">
        <w:rPr>
          <w:rFonts w:hint="cs"/>
          <w:rtl/>
        </w:rPr>
        <w:t>-</w:t>
      </w:r>
    </w:p>
    <w:p w14:paraId="3A8ECE93" w14:textId="6DD7C7C9" w:rsidR="00183BFF" w:rsidRDefault="00183BFF" w:rsidP="00F076D9">
      <w:pPr>
        <w:spacing w:after="60"/>
        <w:rPr>
          <w:rFonts w:ascii="Fb Fontext" w:hAnsi="Fb Fontext"/>
          <w:sz w:val="20"/>
          <w:rtl/>
        </w:rPr>
      </w:pPr>
      <w:r w:rsidRPr="006F178A">
        <w:rPr>
          <w:rFonts w:ascii="Fb Fontext" w:hAnsi="Fb Fontext"/>
          <w:sz w:val="20"/>
          <w:rtl/>
        </w:rPr>
        <w:t xml:space="preserve">שופת הקדרה-  </w:t>
      </w:r>
      <w:r>
        <w:rPr>
          <w:rFonts w:ascii="Fb Fontext" w:hAnsi="Fb Fontext" w:hint="cs"/>
          <w:sz w:val="20"/>
          <w:rtl/>
        </w:rPr>
        <w:t>ב</w:t>
      </w:r>
      <w:r w:rsidRPr="006F178A">
        <w:rPr>
          <w:rFonts w:ascii="Fb Fontext" w:hAnsi="Fb Fontext"/>
          <w:sz w:val="20"/>
          <w:rtl/>
        </w:rPr>
        <w:t>חדשה ו</w:t>
      </w:r>
      <w:r w:rsidR="00787BFA">
        <w:rPr>
          <w:rFonts w:ascii="Fb Fontext" w:hAnsi="Fb Fontext" w:hint="cs"/>
          <w:sz w:val="20"/>
          <w:rtl/>
        </w:rPr>
        <w:t>כמו בלבון רעפין לחסמן</w:t>
      </w:r>
    </w:p>
    <w:p w14:paraId="4640F002" w14:textId="77777777" w:rsidR="005717F2" w:rsidRPr="005717F2" w:rsidRDefault="00183BFF" w:rsidP="005717F2">
      <w:pPr>
        <w:pStyle w:val="36"/>
        <w:framePr w:wrap="notBeside"/>
        <w:rPr>
          <w:rtl/>
        </w:rPr>
      </w:pPr>
      <w:r w:rsidRPr="005717F2">
        <w:rPr>
          <w:rtl/>
        </w:rPr>
        <w:t xml:space="preserve">ת"ר: </w:t>
      </w:r>
    </w:p>
    <w:p w14:paraId="1397AC15" w14:textId="2BFA3253" w:rsidR="00787BFA" w:rsidRPr="00F076D9" w:rsidRDefault="00F076D9" w:rsidP="00F076D9">
      <w:pPr>
        <w:pStyle w:val="afffff8"/>
        <w:rPr>
          <w:rtl/>
        </w:rPr>
      </w:pPr>
      <w:r w:rsidRPr="00F076D9">
        <w:rPr>
          <w:rFonts w:hint="cs"/>
          <w:rtl/>
        </w:rPr>
        <w:t>ת</w:t>
      </w:r>
      <w:r w:rsidR="00183BFF" w:rsidRPr="00F076D9">
        <w:rPr>
          <w:rtl/>
        </w:rPr>
        <w:t>נור וכירים חדשים - ככל הכלים הנטלין בחצר</w:t>
      </w:r>
    </w:p>
    <w:p w14:paraId="43FB9199" w14:textId="3A3F7C8D" w:rsidR="00183BFF" w:rsidRPr="006F178A" w:rsidRDefault="00183BFF" w:rsidP="00F076D9">
      <w:pPr>
        <w:spacing w:after="60"/>
        <w:rPr>
          <w:rtl/>
        </w:rPr>
      </w:pPr>
      <w:r w:rsidRPr="006F178A">
        <w:rPr>
          <w:rtl/>
        </w:rPr>
        <w:t xml:space="preserve">אבל אין </w:t>
      </w:r>
      <w:r w:rsidR="00787BFA">
        <w:rPr>
          <w:rFonts w:hint="cs"/>
          <w:rtl/>
        </w:rPr>
        <w:t>מחליקין אותן בשמן ובמטלית</w:t>
      </w:r>
      <w:r w:rsidR="00F076D9">
        <w:rPr>
          <w:rFonts w:hint="cs"/>
          <w:rtl/>
        </w:rPr>
        <w:t xml:space="preserve">, </w:t>
      </w:r>
      <w:r w:rsidR="00787BFA">
        <w:rPr>
          <w:rFonts w:hint="cs"/>
          <w:rtl/>
        </w:rPr>
        <w:t xml:space="preserve">ואין מקררין אותן בצונן לחסמן, וכדי לאפות מותר.  </w:t>
      </w:r>
    </w:p>
    <w:p w14:paraId="5CD6D06F" w14:textId="77777777" w:rsidR="00F076D9" w:rsidRPr="00F076D9" w:rsidRDefault="00183BFF" w:rsidP="00F076D9">
      <w:pPr>
        <w:pStyle w:val="36"/>
        <w:framePr w:wrap="notBeside"/>
        <w:rPr>
          <w:rtl/>
        </w:rPr>
      </w:pPr>
      <w:r w:rsidRPr="00F076D9">
        <w:rPr>
          <w:rtl/>
        </w:rPr>
        <w:t>ת"ר:</w:t>
      </w:r>
    </w:p>
    <w:p w14:paraId="250D8069" w14:textId="385D6CAD" w:rsidR="00183BFF" w:rsidRPr="006F178A" w:rsidRDefault="00183BFF" w:rsidP="00F076D9">
      <w:pPr>
        <w:pStyle w:val="afffff8"/>
        <w:rPr>
          <w:rtl/>
        </w:rPr>
      </w:pPr>
      <w:r w:rsidRPr="00F076D9">
        <w:rPr>
          <w:rtl/>
        </w:rPr>
        <w:t xml:space="preserve">מולגין </w:t>
      </w:r>
      <w:r w:rsidR="00787BFA" w:rsidRPr="00F076D9">
        <w:rPr>
          <w:rFonts w:hint="cs"/>
          <w:rtl/>
        </w:rPr>
        <w:t>העוף ברותחין ומהבהבו באור</w:t>
      </w:r>
      <w:r w:rsidRPr="00787BFA">
        <w:rPr>
          <w:rStyle w:val="afffff9"/>
          <w:rtl/>
        </w:rPr>
        <w:t>.</w:t>
      </w:r>
    </w:p>
    <w:p w14:paraId="12041038" w14:textId="34623268" w:rsidR="00787BFA" w:rsidRDefault="00183BFF" w:rsidP="00787BFA">
      <w:pPr>
        <w:rPr>
          <w:rtl/>
        </w:rPr>
      </w:pPr>
      <w:r w:rsidRPr="006F178A">
        <w:rPr>
          <w:rtl/>
        </w:rPr>
        <w:t xml:space="preserve">אבל </w:t>
      </w:r>
      <w:r w:rsidR="00787BFA">
        <w:rPr>
          <w:rFonts w:hint="cs"/>
          <w:rtl/>
        </w:rPr>
        <w:t>לא יטלפנו בחומרים להסיר שיער</w:t>
      </w:r>
      <w:r w:rsidR="00757ECF">
        <w:rPr>
          <w:rFonts w:hint="cs"/>
          <w:rtl/>
        </w:rPr>
        <w:t>,</w:t>
      </w:r>
      <w:r w:rsidR="00787BFA">
        <w:rPr>
          <w:rFonts w:hint="cs"/>
          <w:rtl/>
        </w:rPr>
        <w:t xml:space="preserve"> ולא יגזזם במספרים אין גוזזין הירק בתספורת שלו</w:t>
      </w:r>
      <w:r w:rsidR="00CF530E">
        <w:rPr>
          <w:rFonts w:hint="cs"/>
          <w:rtl/>
        </w:rPr>
        <w:t>,</w:t>
      </w:r>
      <w:r w:rsidR="00787BFA">
        <w:rPr>
          <w:rFonts w:hint="cs"/>
          <w:rtl/>
        </w:rPr>
        <w:t xml:space="preserve"> שיחש</w:t>
      </w:r>
      <w:r w:rsidR="00AE0424">
        <w:rPr>
          <w:rFonts w:hint="cs"/>
          <w:rtl/>
        </w:rPr>
        <w:t>ד</w:t>
      </w:r>
      <w:r w:rsidR="00787BFA">
        <w:rPr>
          <w:rFonts w:hint="cs"/>
          <w:rtl/>
        </w:rPr>
        <w:t>הו שליקטן</w:t>
      </w:r>
      <w:r w:rsidR="00757ECF">
        <w:rPr>
          <w:rFonts w:hint="cs"/>
          <w:rtl/>
        </w:rPr>
        <w:t>,</w:t>
      </w:r>
      <w:r w:rsidR="00787BFA">
        <w:rPr>
          <w:rFonts w:hint="cs"/>
          <w:rtl/>
        </w:rPr>
        <w:t xml:space="preserve"> </w:t>
      </w:r>
    </w:p>
    <w:p w14:paraId="40EEE02D" w14:textId="521984F5" w:rsidR="00183BFF" w:rsidRPr="006F178A" w:rsidRDefault="00183BFF" w:rsidP="00787BFA">
      <w:pPr>
        <w:rPr>
          <w:rtl/>
        </w:rPr>
      </w:pPr>
      <w:r w:rsidRPr="006F178A">
        <w:rPr>
          <w:rtl/>
        </w:rPr>
        <w:t>א</w:t>
      </w:r>
      <w:r w:rsidR="00787BFA">
        <w:rPr>
          <w:rtl/>
        </w:rPr>
        <w:t>בל מתקנין קונדס ו</w:t>
      </w:r>
      <w:r w:rsidRPr="006F178A">
        <w:rPr>
          <w:rtl/>
        </w:rPr>
        <w:t>עכביות</w:t>
      </w:r>
      <w:r w:rsidR="00632FD7">
        <w:rPr>
          <w:rFonts w:hint="cs"/>
          <w:rtl/>
        </w:rPr>
        <w:t xml:space="preserve"> </w:t>
      </w:r>
      <w:r w:rsidR="00632FD7" w:rsidRPr="00632FD7">
        <w:rPr>
          <w:rStyle w:val="afffffc"/>
          <w:rFonts w:hint="cs"/>
          <w:rtl/>
        </w:rPr>
        <w:t>מי</w:t>
      </w:r>
      <w:r w:rsidR="00632FD7">
        <w:rPr>
          <w:rStyle w:val="afffffc"/>
          <w:rFonts w:hint="cs"/>
          <w:rtl/>
        </w:rPr>
        <w:t>ני</w:t>
      </w:r>
      <w:r w:rsidR="00632FD7" w:rsidRPr="00632FD7">
        <w:rPr>
          <w:rStyle w:val="afffffc"/>
          <w:rFonts w:hint="cs"/>
          <w:rtl/>
        </w:rPr>
        <w:t xml:space="preserve"> ירקות</w:t>
      </w:r>
      <w:r w:rsidRPr="006F178A">
        <w:rPr>
          <w:rtl/>
        </w:rPr>
        <w:t xml:space="preserve">. </w:t>
      </w:r>
      <w:r w:rsidR="00787BFA" w:rsidRPr="00787BFA">
        <w:rPr>
          <w:rStyle w:val="afffffc"/>
          <w:rFonts w:hint="cs"/>
          <w:rtl/>
        </w:rPr>
        <w:t>אפי' שטורח</w:t>
      </w:r>
      <w:r w:rsidRPr="006F178A">
        <w:rPr>
          <w:rtl/>
        </w:rPr>
        <w:t xml:space="preserve"> </w:t>
      </w:r>
    </w:p>
    <w:p w14:paraId="271B0227" w14:textId="77777777" w:rsidR="00183BFF" w:rsidRPr="006F178A" w:rsidRDefault="00787BFA" w:rsidP="00787BFA">
      <w:pPr>
        <w:rPr>
          <w:rtl/>
        </w:rPr>
      </w:pPr>
      <w:r>
        <w:rPr>
          <w:rtl/>
        </w:rPr>
        <w:t xml:space="preserve">ומסיקין ואופין בפורני </w:t>
      </w:r>
      <w:r w:rsidRPr="00787BFA">
        <w:rPr>
          <w:rStyle w:val="afffffc"/>
          <w:rFonts w:hint="cs"/>
          <w:rtl/>
        </w:rPr>
        <w:t>גדולה</w:t>
      </w:r>
      <w:r w:rsidR="00757ECF">
        <w:rPr>
          <w:rStyle w:val="afffffc"/>
          <w:rFonts w:hint="cs"/>
          <w:rtl/>
        </w:rPr>
        <w:t>,</w:t>
      </w:r>
      <w:r w:rsidRPr="00787BFA">
        <w:rPr>
          <w:rStyle w:val="afffffc"/>
          <w:rFonts w:hint="cs"/>
          <w:rtl/>
        </w:rPr>
        <w:t xml:space="preserve"> </w:t>
      </w:r>
      <w:r w:rsidR="00183BFF" w:rsidRPr="006F178A">
        <w:rPr>
          <w:rtl/>
        </w:rPr>
        <w:t>ומחמין  באנטיכי.</w:t>
      </w:r>
    </w:p>
    <w:p w14:paraId="522E69E9" w14:textId="77777777" w:rsidR="00183BFF" w:rsidRPr="00787BFA" w:rsidRDefault="00183BFF" w:rsidP="00183BFF">
      <w:pPr>
        <w:rPr>
          <w:rStyle w:val="afffffc"/>
          <w:rtl/>
        </w:rPr>
      </w:pPr>
      <w:r w:rsidRPr="001F19F5">
        <w:rPr>
          <w:rFonts w:ascii="Fb Fontext" w:hAnsi="Fb Fontext"/>
          <w:sz w:val="20"/>
          <w:rtl/>
        </w:rPr>
        <w:t>אין אופין בפורני חדשה, שמא תפחת.</w:t>
      </w:r>
      <w:r w:rsidRPr="001F19F5">
        <w:rPr>
          <w:rFonts w:ascii="Fb Fontext" w:hAnsi="Fb Fontext" w:hint="cs"/>
          <w:sz w:val="20"/>
          <w:rtl/>
        </w:rPr>
        <w:t xml:space="preserve"> </w:t>
      </w:r>
      <w:r w:rsidRPr="00787BFA">
        <w:rPr>
          <w:rStyle w:val="afffffc"/>
          <w:rtl/>
        </w:rPr>
        <w:t>ונמצא טורח סתם</w:t>
      </w:r>
    </w:p>
    <w:p w14:paraId="0C35A0D0" w14:textId="77777777" w:rsidR="005E7F7D" w:rsidRPr="005E7F7D" w:rsidRDefault="00183BFF" w:rsidP="005E7F7D">
      <w:pPr>
        <w:pStyle w:val="36"/>
        <w:framePr w:wrap="notBeside"/>
        <w:rPr>
          <w:rtl/>
        </w:rPr>
      </w:pPr>
      <w:r w:rsidRPr="005E7F7D">
        <w:rPr>
          <w:rtl/>
        </w:rPr>
        <w:t>ת"ר</w:t>
      </w:r>
      <w:r w:rsidR="00BA3967" w:rsidRPr="005E7F7D">
        <w:rPr>
          <w:rtl/>
        </w:rPr>
        <w:t>:</w:t>
      </w:r>
    </w:p>
    <w:p w14:paraId="59A1DE05" w14:textId="54CECD04" w:rsidR="00183BFF" w:rsidRPr="005E7F7D" w:rsidRDefault="00BA3967" w:rsidP="005E7F7D">
      <w:pPr>
        <w:pStyle w:val="afffff8"/>
        <w:rPr>
          <w:rtl/>
        </w:rPr>
      </w:pPr>
      <w:r w:rsidRPr="005E7F7D">
        <w:rPr>
          <w:rtl/>
        </w:rPr>
        <w:t xml:space="preserve">אין נופחין במפוח </w:t>
      </w:r>
      <w:r w:rsidR="00787BFA" w:rsidRPr="005E7F7D">
        <w:rPr>
          <w:rStyle w:val="afffffc"/>
          <w:rFonts w:hint="cs"/>
          <w:rtl/>
        </w:rPr>
        <w:t>[כאומן]</w:t>
      </w:r>
      <w:r w:rsidR="00787BFA" w:rsidRPr="005E7F7D">
        <w:rPr>
          <w:rFonts w:hint="cs"/>
          <w:rtl/>
        </w:rPr>
        <w:t xml:space="preserve"> אלא</w:t>
      </w:r>
      <w:r w:rsidR="00183BFF" w:rsidRPr="005E7F7D">
        <w:rPr>
          <w:rtl/>
        </w:rPr>
        <w:t xml:space="preserve"> בשפופרת.</w:t>
      </w:r>
    </w:p>
    <w:p w14:paraId="31CF3F82" w14:textId="77777777" w:rsidR="00183BFF" w:rsidRPr="007C5E14" w:rsidRDefault="00787BFA" w:rsidP="00757ECF">
      <w:pPr>
        <w:rPr>
          <w:rFonts w:cs="PFT_Frank"/>
          <w:b/>
          <w:bCs/>
          <w:szCs w:val="14"/>
          <w:rtl/>
        </w:rPr>
      </w:pPr>
      <w:r w:rsidRPr="007C5E14">
        <w:rPr>
          <w:rtl/>
        </w:rPr>
        <w:lastRenderedPageBreak/>
        <w:t>אין מתקנין</w:t>
      </w:r>
      <w:r w:rsidRPr="007C5E14">
        <w:rPr>
          <w:rFonts w:hint="cs"/>
          <w:rtl/>
        </w:rPr>
        <w:t xml:space="preserve"> או </w:t>
      </w:r>
      <w:r w:rsidR="00183BFF" w:rsidRPr="007C5E14">
        <w:rPr>
          <w:rtl/>
        </w:rPr>
        <w:t xml:space="preserve">מחדדין </w:t>
      </w:r>
      <w:r w:rsidRPr="007C5E14">
        <w:rPr>
          <w:rFonts w:hint="cs"/>
          <w:rtl/>
        </w:rPr>
        <w:t xml:space="preserve">השיפוד, </w:t>
      </w:r>
      <w:r w:rsidR="00183BFF" w:rsidRPr="007C5E14">
        <w:rPr>
          <w:rtl/>
        </w:rPr>
        <w:t xml:space="preserve">לא </w:t>
      </w:r>
      <w:r w:rsidR="00183BFF" w:rsidRPr="007C5E14">
        <w:rPr>
          <w:rStyle w:val="afffff3"/>
          <w:spacing w:val="-6"/>
          <w:rtl/>
        </w:rPr>
        <w:t xml:space="preserve">כר"י </w:t>
      </w:r>
      <w:r w:rsidRPr="007C5E14">
        <w:rPr>
          <w:rStyle w:val="afffff3"/>
          <w:rFonts w:hint="cs"/>
          <w:spacing w:val="-6"/>
          <w:rtl/>
        </w:rPr>
        <w:t>ב.</w:t>
      </w:r>
      <w:r w:rsidR="00183BFF" w:rsidRPr="007C5E14">
        <w:rPr>
          <w:rtl/>
        </w:rPr>
        <w:t xml:space="preserve"> </w:t>
      </w:r>
      <w:r w:rsidR="00183BFF" w:rsidRPr="007C5E14">
        <w:rPr>
          <w:rStyle w:val="afffff3"/>
          <w:spacing w:val="-6"/>
          <w:rtl/>
        </w:rPr>
        <w:t>ככו"ע</w:t>
      </w:r>
      <w:r w:rsidR="00183BFF" w:rsidRPr="007C5E14">
        <w:rPr>
          <w:rtl/>
        </w:rPr>
        <w:t xml:space="preserve"> וב</w:t>
      </w:r>
      <w:r w:rsidRPr="007C5E14">
        <w:rPr>
          <w:rFonts w:hint="cs"/>
          <w:rtl/>
        </w:rPr>
        <w:t>אפשר</w:t>
      </w:r>
      <w:r w:rsidR="00183BFF" w:rsidRPr="007C5E14">
        <w:rPr>
          <w:rtl/>
        </w:rPr>
        <w:t xml:space="preserve"> מעיו"ט</w:t>
      </w:r>
    </w:p>
    <w:p w14:paraId="76C421F5" w14:textId="77777777" w:rsidR="00183BFF" w:rsidRPr="001F19F5" w:rsidRDefault="00183BFF" w:rsidP="00862000">
      <w:pPr>
        <w:rPr>
          <w:rtl/>
        </w:rPr>
      </w:pPr>
      <w:r w:rsidRPr="005E7F7D">
        <w:rPr>
          <w:rtl/>
        </w:rPr>
        <w:t xml:space="preserve">אין מפצעין הקנה לצלות </w:t>
      </w:r>
      <w:r w:rsidR="00862000" w:rsidRPr="005E7F7D">
        <w:rPr>
          <w:rFonts w:hint="cs"/>
          <w:rtl/>
        </w:rPr>
        <w:t xml:space="preserve">עליו </w:t>
      </w:r>
      <w:r w:rsidRPr="005E7F7D">
        <w:rPr>
          <w:rtl/>
        </w:rPr>
        <w:t>מליח,</w:t>
      </w:r>
      <w:r w:rsidR="00BA3967">
        <w:rPr>
          <w:rFonts w:hint="cs"/>
          <w:rtl/>
        </w:rPr>
        <w:t xml:space="preserve"> </w:t>
      </w:r>
      <w:r w:rsidRPr="00862000">
        <w:rPr>
          <w:rStyle w:val="afffffc"/>
          <w:rtl/>
        </w:rPr>
        <w:t xml:space="preserve">מתקן </w:t>
      </w:r>
      <w:r w:rsidRPr="00862000">
        <w:rPr>
          <w:rStyle w:val="afffffc"/>
          <w:rFonts w:hint="cs"/>
          <w:rtl/>
        </w:rPr>
        <w:t>כלי</w:t>
      </w:r>
      <w:r w:rsidRPr="001F19F5">
        <w:rPr>
          <w:rtl/>
        </w:rPr>
        <w:t xml:space="preserve"> </w:t>
      </w:r>
    </w:p>
    <w:p w14:paraId="5D57BBFF" w14:textId="77777777" w:rsidR="00183BFF" w:rsidRDefault="00862000" w:rsidP="00757ECF">
      <w:pPr>
        <w:pStyle w:val="affffff0"/>
        <w:rPr>
          <w:rtl/>
        </w:rPr>
      </w:pPr>
      <w:r w:rsidRPr="00C44330">
        <w:rPr>
          <w:rtl/>
        </w:rPr>
        <w:t xml:space="preserve">אבל מפצעין </w:t>
      </w:r>
      <w:r w:rsidR="00183BFF" w:rsidRPr="00C44330">
        <w:rPr>
          <w:rtl/>
        </w:rPr>
        <w:t>האגוז במטלית</w:t>
      </w:r>
      <w:r w:rsidR="00183BFF" w:rsidRPr="001F19F5">
        <w:rPr>
          <w:spacing w:val="-4"/>
          <w:rtl/>
        </w:rPr>
        <w:t>,</w:t>
      </w:r>
      <w:r>
        <w:rPr>
          <w:rFonts w:hint="cs"/>
          <w:sz w:val="16"/>
          <w:rtl/>
        </w:rPr>
        <w:t xml:space="preserve"> </w:t>
      </w:r>
      <w:r w:rsidR="00183BFF" w:rsidRPr="00BA3967">
        <w:rPr>
          <w:sz w:val="16"/>
          <w:rtl/>
        </w:rPr>
        <w:t>ואפי תקרע דלא ע"מ לתפור</w:t>
      </w:r>
      <w:r w:rsidR="00757ECF">
        <w:rPr>
          <w:rFonts w:hint="cs"/>
          <w:sz w:val="16"/>
          <w:rtl/>
        </w:rPr>
        <w:t>.</w:t>
      </w:r>
      <w:r w:rsidR="00183BFF" w:rsidRPr="006F178A">
        <w:rPr>
          <w:rtl/>
        </w:rPr>
        <w:t xml:space="preserve"> </w:t>
      </w:r>
    </w:p>
    <w:p w14:paraId="66F7F86B" w14:textId="37B82F5A" w:rsidR="00C44330" w:rsidRPr="006F178A" w:rsidRDefault="00C44330" w:rsidP="00C44330">
      <w:pPr>
        <w:pStyle w:val="afff0"/>
        <w:rPr>
          <w:rtl/>
        </w:rPr>
      </w:pPr>
      <w:r>
        <w:rPr>
          <w:rFonts w:hint="cs"/>
          <w:rtl/>
        </w:rPr>
        <w:t>****</w:t>
      </w:r>
    </w:p>
    <w:p w14:paraId="09D4198E" w14:textId="77777777" w:rsidR="00183BFF" w:rsidRPr="006F178A" w:rsidRDefault="00183BFF" w:rsidP="00183BFF">
      <w:pPr>
        <w:pStyle w:val="afff2"/>
        <w:framePr w:wrap="around"/>
        <w:rPr>
          <w:rtl/>
        </w:rPr>
      </w:pPr>
      <w:r w:rsidRPr="006F178A">
        <w:rPr>
          <w:rtl/>
        </w:rPr>
        <w:t>לד:</w:t>
      </w:r>
    </w:p>
    <w:p>
      <w:pPr>
        <w:pStyle w:val="MishnaBatzad"/>
        <w:rPr>
          <w:ins w:id="20085" w:author="קלוד" w:date="2026-10-06T10:08:13Z"/>
        </w:rPr>
      </w:pPr>
      <w:ins w:id="20084" w:author="קלוד" w:date="2026-10-06T10:08:13Z">
        <w:r>
          <w:t xml:space="preserve">משנה ז</w:t>
        </w:r>
      </w:ins>
    </w:p>
    <w:p w14:paraId="28E50FFD" w14:textId="77777777" w:rsidR="00183BFF" w:rsidRPr="00862000" w:rsidRDefault="00183BFF" w:rsidP="00862000">
      <w:pPr>
        <w:pStyle w:val="afff8"/>
        <w:spacing w:before="120"/>
        <w:rPr>
          <w:rtl/>
        </w:rPr>
        <w:pPrChange w:id="90041" w:author="קלוד" w:date="2026-10-08T12:08:16Z">
          <w:pPr>
            <w:pStyle w:val="afff8"/>
          </w:pPr>
        </w:pPrChange>
      </w:pPr>
      <w:r w:rsidRPr="00862000">
        <w:rPr>
          <w:rStyle w:val="afffff1"/>
          <w:rtl/>
        </w:rPr>
        <w:t>ועוד א</w:t>
      </w:r>
      <w:r w:rsidR="00D44EE7" w:rsidRPr="00862000">
        <w:rPr>
          <w:rStyle w:val="afffff1"/>
          <w:rFonts w:hint="cs"/>
          <w:rtl/>
        </w:rPr>
        <w:t>"ר</w:t>
      </w:r>
      <w:r w:rsidRPr="00862000">
        <w:rPr>
          <w:rStyle w:val="afffff1"/>
          <w:rtl/>
        </w:rPr>
        <w:t xml:space="preserve"> אליעזר:</w:t>
      </w:r>
      <w:r w:rsidRPr="00862000">
        <w:rPr>
          <w:rtl/>
        </w:rPr>
        <w:t xml:space="preserve"> עומד אדם על המוקצה ערב שבת בשביעית.</w:t>
      </w:r>
    </w:p>
    <w:p w14:paraId="76A3279C" w14:textId="026763AB" w:rsidR="00183BFF" w:rsidRPr="006F178A" w:rsidRDefault="00553537" w:rsidP="00183BFF">
      <w:pPr>
        <w:pStyle w:val="afff8"/>
        <w:rPr>
          <w:rtl/>
        </w:rPr>
      </w:pPr>
      <w:r>
        <w:rPr>
          <w:rFonts w:hint="cs"/>
          <w:rtl/>
        </w:rPr>
        <w:t xml:space="preserve"> 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183BFF" w:rsidRPr="006F178A">
        <w:rPr>
          <w:rtl/>
        </w:rPr>
        <w:t>ואומר: מכאן אני אוכל למחר.</w:t>
      </w:r>
    </w:p>
    <w:p w14:paraId="6C338F8B" w14:textId="77777777" w:rsidR="00183BFF" w:rsidRPr="00BE23B8" w:rsidRDefault="0018500F" w:rsidP="00553537">
      <w:pPr>
        <w:pStyle w:val="afff8"/>
        <w:spacing w:after="60" w:line="220" w:lineRule="exact"/>
        <w:rPr>
          <w:rtl/>
        </w:rPr>
      </w:pPr>
      <w:r>
        <w:rPr>
          <w:rStyle w:val="afffff1"/>
          <w:rtl/>
        </w:rPr>
        <w:t>חכמים</w:t>
      </w:r>
      <w:r w:rsidR="00183BFF" w:rsidRPr="00FB25BC">
        <w:rPr>
          <w:rStyle w:val="afffff1"/>
          <w:rtl/>
        </w:rPr>
        <w:t>:</w:t>
      </w:r>
      <w:r w:rsidR="00183BFF" w:rsidRPr="00BE23B8">
        <w:rPr>
          <w:rtl/>
        </w:rPr>
        <w:t xml:space="preserve"> עד שירשום, ויאמר: מכאן ועד כאן. </w:t>
      </w:r>
      <w:r w:rsidR="00183BFF" w:rsidRPr="00862000">
        <w:rPr>
          <w:rStyle w:val="HesberMishna"/>
          <w:rtl/>
          <w:rPrChange w:id="20008" w:author="קלוד" w:date="2026-10-06T10:08:13Z">
            <w:rPr>
              <w:rStyle w:val="afffffc"/>
              <w:rtl/>
            </w:rPr>
          </w:rPrChange>
        </w:rPr>
        <w:t>בסימן דאין ברירה</w:t>
      </w:r>
      <w:r w:rsidR="00183BFF" w:rsidRPr="00BE23B8">
        <w:rPr>
          <w:rtl/>
        </w:rPr>
        <w:t xml:space="preserve"> </w:t>
      </w:r>
    </w:p>
    <w:p w14:paraId="2581731A" w14:textId="77777777" w:rsidR="00553537" w:rsidRPr="00553537" w:rsidRDefault="00183BFF" w:rsidP="00553537">
      <w:pPr>
        <w:pStyle w:val="36"/>
        <w:framePr w:wrap="notBeside"/>
        <w:rPr>
          <w:rtl/>
        </w:rPr>
      </w:pPr>
      <w:r w:rsidRPr="00553537">
        <w:rPr>
          <w:rtl/>
        </w:rPr>
        <w:t>תנן:</w:t>
      </w:r>
    </w:p>
    <w:p w14:paraId="1116BBB7" w14:textId="0A227C5C" w:rsidR="00183BFF" w:rsidRPr="00862000" w:rsidRDefault="00183BFF" w:rsidP="00553537">
      <w:pPr>
        <w:pStyle w:val="afffffe"/>
        <w:spacing w:before="0"/>
        <w:rPr>
          <w:rStyle w:val="afffffc"/>
          <w:rtl/>
        </w:rPr>
      </w:pPr>
      <w:r w:rsidRPr="00502DAF">
        <w:rPr>
          <w:rtl/>
        </w:rPr>
        <w:t xml:space="preserve">תינוקות שטמנו תאנים </w:t>
      </w:r>
      <w:r w:rsidR="00862000">
        <w:rPr>
          <w:rFonts w:hint="cs"/>
          <w:rtl/>
        </w:rPr>
        <w:t xml:space="preserve">לשבת ולא עישרו, - למוצ''ש לא יאכלו עד שיעשרו, </w:t>
      </w:r>
      <w:r w:rsidR="00862000" w:rsidRPr="00862000">
        <w:rPr>
          <w:rStyle w:val="afffffc"/>
          <w:rFonts w:hint="cs"/>
          <w:rtl/>
        </w:rPr>
        <w:t>דמחשבתן לשבת קובעת בנגמרה מלאכתו</w:t>
      </w:r>
      <w:r w:rsidR="00862000">
        <w:rPr>
          <w:rStyle w:val="afffffc"/>
          <w:rFonts w:hint="cs"/>
          <w:rtl/>
        </w:rPr>
        <w:t>.</w:t>
      </w:r>
      <w:r w:rsidR="00862000" w:rsidRPr="00862000">
        <w:rPr>
          <w:rStyle w:val="afffffc"/>
          <w:rFonts w:hint="cs"/>
          <w:rtl/>
        </w:rPr>
        <w:t xml:space="preserve"> </w:t>
      </w:r>
    </w:p>
    <w:p w14:paraId="5EDEAF04" w14:textId="77777777" w:rsidR="00625910" w:rsidRPr="00625910" w:rsidRDefault="00183BFF" w:rsidP="00625910">
      <w:pPr>
        <w:pStyle w:val="36"/>
        <w:framePr w:wrap="notBeside"/>
        <w:rPr>
          <w:rtl/>
        </w:rPr>
      </w:pPr>
      <w:r w:rsidRPr="00625910">
        <w:rPr>
          <w:rtl/>
        </w:rPr>
        <w:t>ותנן:</w:t>
      </w:r>
    </w:p>
    <w:p w14:paraId="23B430C9" w14:textId="362CAE4E" w:rsidR="00183BFF" w:rsidRPr="00392931" w:rsidRDefault="00183BFF" w:rsidP="007B2474">
      <w:pPr>
        <w:spacing w:after="60"/>
        <w:rPr>
          <w:rtl/>
        </w:rPr>
      </w:pPr>
      <w:r w:rsidRPr="007B2474">
        <w:rPr>
          <w:spacing w:val="-2"/>
          <w:rtl/>
        </w:rPr>
        <w:t>המעביר תאנים בחצרו לקצות</w:t>
      </w:r>
      <w:r w:rsidR="00625910" w:rsidRPr="007B2474">
        <w:rPr>
          <w:rFonts w:hint="cs"/>
          <w:spacing w:val="-2"/>
          <w:rtl/>
        </w:rPr>
        <w:t>,</w:t>
      </w:r>
      <w:r w:rsidRPr="007B2474">
        <w:rPr>
          <w:spacing w:val="-2"/>
          <w:rtl/>
        </w:rPr>
        <w:t xml:space="preserve"> </w:t>
      </w:r>
      <w:r w:rsidR="00862000" w:rsidRPr="007B2474">
        <w:rPr>
          <w:rFonts w:hint="cs"/>
          <w:spacing w:val="-2"/>
          <w:rtl/>
        </w:rPr>
        <w:t>בניו וב''ב אוכלין עראי ופטור</w:t>
      </w:r>
      <w:r w:rsidR="00757ECF" w:rsidRPr="007B2474">
        <w:rPr>
          <w:rFonts w:hint="cs"/>
          <w:spacing w:val="-2"/>
          <w:rtl/>
        </w:rPr>
        <w:t>ים</w:t>
      </w:r>
      <w:r w:rsidR="00862000" w:rsidRPr="007B2474">
        <w:rPr>
          <w:rFonts w:hint="cs"/>
          <w:spacing w:val="-2"/>
          <w:rtl/>
        </w:rPr>
        <w:t xml:space="preserve"> </w:t>
      </w:r>
      <w:r w:rsidR="00757ECF">
        <w:rPr>
          <w:rFonts w:hint="cs"/>
          <w:rtl/>
        </w:rPr>
        <w:t xml:space="preserve"> </w:t>
      </w:r>
      <w:r w:rsidRPr="00862000">
        <w:rPr>
          <w:rStyle w:val="afffffc"/>
          <w:rtl/>
        </w:rPr>
        <w:t>שלא נגמרה מלאכתן</w:t>
      </w:r>
      <w:r w:rsidRPr="00392931">
        <w:rPr>
          <w:rtl/>
        </w:rPr>
        <w:t xml:space="preserve"> </w:t>
      </w:r>
    </w:p>
    <w:p w14:paraId="7ACE13C3" w14:textId="77777777" w:rsidR="007B2474" w:rsidRPr="007B2474" w:rsidRDefault="00183BFF" w:rsidP="007B2474">
      <w:pPr>
        <w:pStyle w:val="36"/>
        <w:framePr w:wrap="notBeside"/>
        <w:rPr>
          <w:rtl/>
        </w:rPr>
      </w:pPr>
      <w:r w:rsidRPr="007B2474">
        <w:rPr>
          <w:rtl/>
        </w:rPr>
        <w:t>בעא רבא מר"נ:</w:t>
      </w:r>
    </w:p>
    <w:p w14:paraId="52C0438B" w14:textId="1E8C63E7" w:rsidR="00183BFF" w:rsidRPr="00D977D1" w:rsidRDefault="00862000" w:rsidP="007B2474">
      <w:pPr>
        <w:pStyle w:val="afffff8"/>
        <w:rPr>
          <w:rtl/>
        </w:rPr>
      </w:pPr>
      <w:r w:rsidRPr="00CF530E">
        <w:rPr>
          <w:rtl/>
        </w:rPr>
        <w:t xml:space="preserve">שבת </w:t>
      </w:r>
      <w:r w:rsidR="00757ECF" w:rsidRPr="00CF530E">
        <w:rPr>
          <w:rFonts w:hint="cs"/>
          <w:rtl/>
        </w:rPr>
        <w:t>אם</w:t>
      </w:r>
      <w:r w:rsidRPr="00CF530E">
        <w:rPr>
          <w:rtl/>
        </w:rPr>
        <w:t xml:space="preserve"> תקבע מוקצה למעשר </w:t>
      </w:r>
      <w:r w:rsidRPr="00CF530E">
        <w:rPr>
          <w:rFonts w:hint="cs"/>
          <w:rtl/>
        </w:rPr>
        <w:t>ב</w:t>
      </w:r>
      <w:r w:rsidRPr="00CF530E">
        <w:rPr>
          <w:rtl/>
        </w:rPr>
        <w:t>לא נגמרה מלאכתו</w:t>
      </w:r>
    </w:p>
    <w:p w14:paraId="240792B7" w14:textId="77777777" w:rsidR="00636883" w:rsidRPr="00636883" w:rsidRDefault="00183BFF" w:rsidP="00636883">
      <w:pPr>
        <w:pStyle w:val="36"/>
        <w:framePr w:wrap="notBeside"/>
        <w:rPr>
          <w:rtl/>
        </w:rPr>
      </w:pPr>
      <w:r w:rsidRPr="00636883">
        <w:rPr>
          <w:rtl/>
        </w:rPr>
        <w:t>אי</w:t>
      </w:r>
    </w:p>
    <w:p w14:paraId="34EC1200" w14:textId="76ABBD47" w:rsidR="00183BFF" w:rsidRPr="006F178A" w:rsidRDefault="00183BFF" w:rsidP="00757ECF">
      <w:pPr>
        <w:rPr>
          <w:rtl/>
        </w:rPr>
      </w:pPr>
      <w:r w:rsidRPr="001F19F5">
        <w:rPr>
          <w:rStyle w:val="af4"/>
          <w:spacing w:val="-6"/>
          <w:rtl/>
        </w:rPr>
        <w:t xml:space="preserve">'וקראת לשבת ענג' </w:t>
      </w:r>
      <w:r w:rsidRPr="001F19F5">
        <w:rPr>
          <w:rtl/>
        </w:rPr>
        <w:t xml:space="preserve">- קבעה, </w:t>
      </w:r>
      <w:r w:rsidRPr="00EE6043">
        <w:rPr>
          <w:rFonts w:cs="PFT_Frank" w:hint="cs"/>
          <w:b/>
          <w:bCs/>
          <w:szCs w:val="14"/>
          <w:rtl/>
        </w:rPr>
        <w:t>או</w:t>
      </w:r>
      <w:r w:rsidRPr="006F178A">
        <w:rPr>
          <w:rtl/>
        </w:rPr>
        <w:t xml:space="preserve"> בשלא נגמרה מלאכתו לא קבעה? </w:t>
      </w:r>
    </w:p>
    <w:p w14:paraId="21AFAADC" w14:textId="77777777" w:rsidR="00636883" w:rsidRPr="00636883" w:rsidRDefault="00183BFF" w:rsidP="00636883">
      <w:pPr>
        <w:pStyle w:val="36"/>
        <w:framePr w:wrap="notBeside"/>
        <w:rPr>
          <w:rtl/>
        </w:rPr>
      </w:pPr>
      <w:r w:rsidRPr="00636883">
        <w:rPr>
          <w:rtl/>
        </w:rPr>
        <w:t>ר"נ:</w:t>
      </w:r>
    </w:p>
    <w:p w14:paraId="5F7B500E" w14:textId="6AA940CC" w:rsidR="00183BFF" w:rsidRPr="00636883" w:rsidRDefault="00183BFF" w:rsidP="00636883">
      <w:pPr>
        <w:rPr>
          <w:rtl/>
        </w:rPr>
      </w:pPr>
      <w:r w:rsidRPr="007C5E14">
        <w:rPr>
          <w:spacing w:val="-2"/>
          <w:rtl/>
        </w:rPr>
        <w:t>ק</w:t>
      </w:r>
      <w:r w:rsidRPr="00636883">
        <w:rPr>
          <w:rtl/>
        </w:rPr>
        <w:t xml:space="preserve">ובעת </w:t>
      </w:r>
      <w:r w:rsidR="00862000" w:rsidRPr="00636883">
        <w:rPr>
          <w:rFonts w:hint="cs"/>
          <w:rtl/>
        </w:rPr>
        <w:t>אפי'</w:t>
      </w:r>
      <w:r w:rsidRPr="00636883">
        <w:rPr>
          <w:rFonts w:hint="cs"/>
          <w:rtl/>
        </w:rPr>
        <w:t xml:space="preserve"> ב</w:t>
      </w:r>
      <w:r w:rsidRPr="00636883">
        <w:rPr>
          <w:rtl/>
        </w:rPr>
        <w:t>שלא נגמרה מלאכתו.</w:t>
      </w:r>
      <w:r w:rsidR="00862000" w:rsidRPr="00636883">
        <w:rPr>
          <w:rFonts w:hint="cs"/>
          <w:rtl/>
        </w:rPr>
        <w:t xml:space="preserve"> </w:t>
      </w:r>
      <w:r w:rsidRPr="00636883">
        <w:rPr>
          <w:rtl/>
        </w:rPr>
        <w:t>ולימוד ערוך הוא בידנו.</w:t>
      </w:r>
    </w:p>
    <w:p w14:paraId="0FDBC39B" w14:textId="77777777" w:rsidR="00636883" w:rsidRPr="00636883" w:rsidRDefault="00183BFF" w:rsidP="00636883">
      <w:pPr>
        <w:pStyle w:val="36"/>
        <w:framePr w:wrap="notBeside"/>
        <w:rPr>
          <w:rtl/>
        </w:rPr>
      </w:pPr>
      <w:r w:rsidRPr="00636883">
        <w:rPr>
          <w:rtl/>
        </w:rPr>
        <w:t>מר"א:</w:t>
      </w:r>
    </w:p>
    <w:p w14:paraId="18BB22EC" w14:textId="3C9C569F" w:rsidR="00862000" w:rsidRDefault="00862000" w:rsidP="00862000">
      <w:pPr>
        <w:rPr>
          <w:rFonts w:ascii="Times New Roman" w:hAnsi="Times New Roman" w:cs="Times New Roman"/>
          <w:sz w:val="24"/>
          <w:szCs w:val="24"/>
        </w:rPr>
      </w:pPr>
      <w:r>
        <w:rPr>
          <w:rStyle w:val="tight-2"/>
          <w:rtl/>
        </w:rPr>
        <w:t>דעומד אדם על המוקצה ע"ש בשביעית וכו</w:t>
      </w:r>
      <w:r w:rsidR="00CF530E">
        <w:rPr>
          <w:rStyle w:val="tight-2"/>
          <w:rFonts w:hint="cs"/>
          <w:rtl/>
        </w:rPr>
        <w:t>'</w:t>
      </w:r>
    </w:p>
    <w:p w14:paraId="5E37788C" w14:textId="77777777" w:rsidR="00862000" w:rsidRDefault="00862000" w:rsidP="008E6D5A">
      <w:pPr>
        <w:spacing w:after="60"/>
      </w:pPr>
      <w:r>
        <w:rPr>
          <w:rtl/>
        </w:rPr>
        <w:t>ומשמע דבשאר שנים לא, ובע"ש דווקא דקבע וצריך לעשר</w:t>
      </w:r>
      <w:r w:rsidR="00CF530E">
        <w:rPr>
          <w:rFonts w:hint="cs"/>
          <w:rtl/>
        </w:rPr>
        <w:t>,</w:t>
      </w:r>
    </w:p>
    <w:p w14:paraId="11187146" w14:textId="77777777" w:rsidR="00183BFF" w:rsidRPr="006F178A" w:rsidRDefault="00183BFF" w:rsidP="00183BFF">
      <w:pPr>
        <w:pStyle w:val="afff2"/>
        <w:framePr w:wrap="around"/>
        <w:rPr>
          <w:rtl/>
        </w:rPr>
      </w:pPr>
      <w:r w:rsidRPr="006F178A">
        <w:rPr>
          <w:rtl/>
        </w:rPr>
        <w:t>לה.</w:t>
      </w:r>
    </w:p>
    <w:p w14:paraId="683E00A7" w14:textId="77777777" w:rsidR="008E6D5A" w:rsidRPr="008E6D5A" w:rsidRDefault="00862000" w:rsidP="008E6D5A">
      <w:pPr>
        <w:pStyle w:val="36"/>
        <w:framePr w:wrap="notBeside"/>
        <w:rPr>
          <w:rtl/>
        </w:rPr>
      </w:pPr>
      <w:r w:rsidRPr="008E6D5A">
        <w:rPr>
          <w:rtl/>
        </w:rPr>
        <w:t>ואין לומר</w:t>
      </w:r>
    </w:p>
    <w:p w14:paraId="71BE38CF" w14:textId="433672E8" w:rsidR="00862000" w:rsidRDefault="008E6D5A" w:rsidP="00862000">
      <w:pPr>
        <w:rPr>
          <w:rFonts w:ascii="Times New Roman" w:hAnsi="Times New Roman" w:cs="Times New Roman"/>
          <w:sz w:val="24"/>
          <w:szCs w:val="24"/>
        </w:rPr>
      </w:pPr>
      <w:r>
        <w:rPr>
          <w:rFonts w:hint="cs"/>
          <w:rtl/>
        </w:rPr>
        <w:t>ד</w:t>
      </w:r>
      <w:r w:rsidR="00862000">
        <w:rPr>
          <w:rtl/>
        </w:rPr>
        <w:t>מכאן אני אוכל, הוה קבע, ואפי' בחול</w:t>
      </w:r>
      <w:r w:rsidR="00862000">
        <w:t>,</w:t>
      </w:r>
    </w:p>
    <w:p w14:paraId="054B4F9E" w14:textId="6194CBC2" w:rsidR="00862000" w:rsidRDefault="00862000" w:rsidP="00296E2E">
      <w:r>
        <w:rPr>
          <w:rtl/>
        </w:rPr>
        <w:t>וער''ש דנקט לאשמעי' דאפי' בשבת אינו מוקצה</w:t>
      </w:r>
      <w:r>
        <w:t>,</w:t>
      </w:r>
      <w:r w:rsidR="00296E2E">
        <w:rPr>
          <w:rFonts w:hint="cs"/>
          <w:rtl/>
        </w:rPr>
        <w:t xml:space="preserve"> </w:t>
      </w:r>
      <w:r>
        <w:rPr>
          <w:rtl/>
        </w:rPr>
        <w:t>דטבל שכבר תיקנו בשבת מתוקן</w:t>
      </w:r>
      <w:r>
        <w:t>.</w:t>
      </w:r>
    </w:p>
    <w:p w14:paraId="679A31CB" w14:textId="77777777" w:rsidR="008E6D5A" w:rsidRPr="008E6D5A" w:rsidRDefault="00862000" w:rsidP="008E6D5A">
      <w:pPr>
        <w:pStyle w:val="36"/>
        <w:framePr w:wrap="notBeside"/>
        <w:rPr>
          <w:rtl/>
        </w:rPr>
      </w:pPr>
      <w:r w:rsidRPr="008E6D5A">
        <w:rPr>
          <w:rtl/>
        </w:rPr>
        <w:t>דהא לר''</w:t>
      </w:r>
      <w:r w:rsidRPr="008E6D5A">
        <w:rPr>
          <w:rFonts w:hint="cs"/>
          <w:rtl/>
        </w:rPr>
        <w:t>א:</w:t>
      </w:r>
    </w:p>
    <w:p w14:paraId="353A2316" w14:textId="3AB06C88" w:rsidR="00862000" w:rsidRDefault="00862000" w:rsidP="00862000">
      <w:r>
        <w:rPr>
          <w:rFonts w:hint="cs"/>
          <w:rtl/>
        </w:rPr>
        <w:t xml:space="preserve">מותרו </w:t>
      </w:r>
      <w:r>
        <w:rPr>
          <w:rtl/>
        </w:rPr>
        <w:t>חוזר לא קבע</w:t>
      </w:r>
      <w:r>
        <w:t>.</w:t>
      </w:r>
    </w:p>
    <w:p w14:paraId="1260CFCC" w14:textId="77777777" w:rsidR="00862000" w:rsidRDefault="00862000" w:rsidP="008E6D5A">
      <w:r w:rsidRPr="00D977D1">
        <w:rPr>
          <w:rFonts w:cs="PFT_Frank"/>
          <w:b/>
          <w:bCs/>
          <w:szCs w:val="14"/>
          <w:rtl/>
        </w:rPr>
        <w:t>דהנוטל זיתים מן המעטן</w:t>
      </w:r>
      <w:r>
        <w:rPr>
          <w:rtl/>
        </w:rPr>
        <w:t xml:space="preserve"> וטבל ונתן לפניו</w:t>
      </w:r>
      <w:r w:rsidR="00CF530E">
        <w:rPr>
          <w:rFonts w:hint="cs"/>
          <w:rtl/>
        </w:rPr>
        <w:t>-</w:t>
      </w:r>
      <w:r>
        <w:rPr>
          <w:rtl/>
        </w:rPr>
        <w:t xml:space="preserve"> חייב</w:t>
      </w:r>
      <w:r w:rsidR="00CF530E">
        <w:rPr>
          <w:rFonts w:hint="cs"/>
          <w:rtl/>
        </w:rPr>
        <w:t>.</w:t>
      </w:r>
    </w:p>
    <w:p w14:paraId="417DB984" w14:textId="77777777" w:rsidR="008E6D5A" w:rsidRPr="008E6D5A" w:rsidRDefault="008E6D5A" w:rsidP="008E6D5A">
      <w:pPr>
        <w:pStyle w:val="36"/>
        <w:framePr w:wrap="notBeside"/>
        <w:rPr>
          <w:rtl/>
        </w:rPr>
      </w:pPr>
      <w:r w:rsidRPr="008E6D5A">
        <w:rPr>
          <w:rFonts w:hint="cs"/>
          <w:rtl/>
        </w:rPr>
        <w:t>ר</w:t>
      </w:r>
      <w:r w:rsidR="00183BFF" w:rsidRPr="008E6D5A">
        <w:rPr>
          <w:rtl/>
        </w:rPr>
        <w:t>"א:</w:t>
      </w:r>
    </w:p>
    <w:p w14:paraId="27107F8E" w14:textId="53148F1F" w:rsidR="00183BFF" w:rsidRPr="006F178A" w:rsidRDefault="00183BFF" w:rsidP="008E6D5A">
      <w:pPr>
        <w:rPr>
          <w:rtl/>
        </w:rPr>
      </w:pPr>
      <w:r w:rsidRPr="006F178A">
        <w:rPr>
          <w:rtl/>
        </w:rPr>
        <w:t>מ</w:t>
      </w:r>
      <w:r w:rsidR="00BA3967">
        <w:rPr>
          <w:rtl/>
        </w:rPr>
        <w:t xml:space="preserve">ן המעטן טהור </w:t>
      </w:r>
      <w:r w:rsidR="00862000">
        <w:rPr>
          <w:rtl/>
        </w:rPr>
        <w:t>–</w:t>
      </w:r>
      <w:r w:rsidR="00BA3967">
        <w:rPr>
          <w:rtl/>
        </w:rPr>
        <w:t xml:space="preserve"> </w:t>
      </w:r>
      <w:r w:rsidR="00862000">
        <w:rPr>
          <w:rFonts w:hint="cs"/>
          <w:rtl/>
        </w:rPr>
        <w:t>ואדם טמא חייב</w:t>
      </w:r>
      <w:r w:rsidR="00CF530E">
        <w:rPr>
          <w:rFonts w:hint="cs"/>
          <w:rtl/>
        </w:rPr>
        <w:t>.</w:t>
      </w:r>
      <w:r w:rsidRPr="006F178A">
        <w:rPr>
          <w:rtl/>
        </w:rPr>
        <w:t xml:space="preserve"> </w:t>
      </w:r>
    </w:p>
    <w:p w14:paraId="3EFA3823" w14:textId="77777777" w:rsidR="00862000" w:rsidRDefault="00183BFF" w:rsidP="008E6D5A">
      <w:pPr>
        <w:rPr>
          <w:rFonts w:ascii="Fb Fontext" w:hAnsi="Fb Fontext"/>
          <w:rtl/>
        </w:rPr>
      </w:pPr>
      <w:r>
        <w:rPr>
          <w:rFonts w:ascii="Fb Fontext" w:hAnsi="Fb Fontext"/>
          <w:sz w:val="20"/>
          <w:rtl/>
        </w:rPr>
        <w:t xml:space="preserve">מן המעטן טמא </w:t>
      </w:r>
      <w:r w:rsidRPr="006F178A">
        <w:rPr>
          <w:rFonts w:ascii="Fb Fontext" w:hAnsi="Fb Fontext"/>
          <w:sz w:val="20"/>
          <w:rtl/>
        </w:rPr>
        <w:t>פטור,  שהוא מחזיר את ה</w:t>
      </w:r>
      <w:r w:rsidR="00BA3967">
        <w:rPr>
          <w:rFonts w:ascii="Fb Fontext" w:hAnsi="Fb Fontext"/>
          <w:sz w:val="20"/>
          <w:rtl/>
        </w:rPr>
        <w:t xml:space="preserve">מותר. </w:t>
      </w:r>
    </w:p>
    <w:p w14:paraId="2048707B" w14:textId="4ACDBC7C" w:rsidR="00862000" w:rsidRDefault="00862000" w:rsidP="008E6D5A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>וכ''ש במתני' דמוחזרין ועומדין</w:t>
      </w:r>
      <w:r w:rsidR="00CF530E">
        <w:rPr>
          <w:rFonts w:ascii="Fb Fontext" w:hAnsi="Fb Fontext" w:hint="cs"/>
          <w:rtl/>
        </w:rPr>
        <w:t>,</w:t>
      </w:r>
      <w:r>
        <w:rPr>
          <w:rFonts w:ascii="Fb Fontext" w:hAnsi="Fb Fontext" w:hint="cs"/>
          <w:rtl/>
        </w:rPr>
        <w:t xml:space="preserve"> וע''כ דשבת קבעה. </w:t>
      </w:r>
    </w:p>
    <w:p w14:paraId="1D4C330B" w14:textId="77777777" w:rsidR="006841C7" w:rsidRPr="006841C7" w:rsidRDefault="00862000" w:rsidP="006841C7">
      <w:pPr>
        <w:pStyle w:val="36"/>
        <w:framePr w:wrap="notBeside"/>
        <w:rPr>
          <w:rtl/>
        </w:rPr>
      </w:pPr>
      <w:r w:rsidRPr="006841C7">
        <w:rPr>
          <w:rFonts w:hint="cs"/>
          <w:rtl/>
        </w:rPr>
        <w:t>ודחי</w:t>
      </w:r>
      <w:r w:rsidR="00183BFF" w:rsidRPr="006841C7">
        <w:rPr>
          <w:rtl/>
        </w:rPr>
        <w:t xml:space="preserve"> </w:t>
      </w:r>
      <w:r w:rsidRPr="006841C7">
        <w:rPr>
          <w:rFonts w:hint="cs"/>
          <w:rtl/>
        </w:rPr>
        <w:t>ד</w:t>
      </w:r>
      <w:r w:rsidR="00183BFF" w:rsidRPr="006841C7">
        <w:rPr>
          <w:rtl/>
        </w:rPr>
        <w:t>ר"א</w:t>
      </w:r>
      <w:r w:rsidRPr="006841C7">
        <w:rPr>
          <w:rFonts w:hint="cs"/>
          <w:rtl/>
        </w:rPr>
        <w:t>:</w:t>
      </w:r>
    </w:p>
    <w:p w14:paraId="160FE964" w14:textId="67B27C67" w:rsidR="00183BFF" w:rsidRPr="00BA3967" w:rsidRDefault="00183BFF" w:rsidP="00862000">
      <w:pPr>
        <w:rPr>
          <w:rtl/>
        </w:rPr>
      </w:pPr>
      <w:r w:rsidRPr="00BA3967">
        <w:rPr>
          <w:rtl/>
        </w:rPr>
        <w:t>לטעמ</w:t>
      </w:r>
      <w:r w:rsidRPr="00BA3967">
        <w:rPr>
          <w:rFonts w:hint="cs"/>
          <w:rtl/>
        </w:rPr>
        <w:t>ו</w:t>
      </w:r>
      <w:r w:rsidRPr="00BA3967">
        <w:rPr>
          <w:rtl/>
        </w:rPr>
        <w:t>, דתרומה קבעה</w:t>
      </w:r>
      <w:r w:rsidR="00862000">
        <w:rPr>
          <w:rFonts w:hint="cs"/>
          <w:rtl/>
        </w:rPr>
        <w:t xml:space="preserve"> בלא נגמרה</w:t>
      </w:r>
      <w:r w:rsidRPr="00BA3967">
        <w:rPr>
          <w:rtl/>
        </w:rPr>
        <w:t>, וכ"ש שבת.</w:t>
      </w:r>
    </w:p>
    <w:p w14:paraId="7B795879" w14:textId="77777777" w:rsidR="00183BFF" w:rsidRDefault="00183BFF" w:rsidP="006841C7">
      <w:pPr>
        <w:rPr>
          <w:rtl/>
        </w:rPr>
      </w:pPr>
      <w:r w:rsidRPr="006F178A">
        <w:rPr>
          <w:rtl/>
        </w:rPr>
        <w:t xml:space="preserve">דפירות שתרמן עד שלא נגמרה מלאכתן, </w:t>
      </w:r>
    </w:p>
    <w:p w14:paraId="79440E2B" w14:textId="77777777" w:rsidR="00183BFF" w:rsidRPr="006F178A" w:rsidRDefault="00183BFF" w:rsidP="006841C7">
      <w:pPr>
        <w:rPr>
          <w:rtl/>
        </w:rPr>
      </w:pPr>
      <w:r w:rsidRPr="00FB25BC">
        <w:rPr>
          <w:rStyle w:val="afffff3"/>
          <w:rtl/>
        </w:rPr>
        <w:lastRenderedPageBreak/>
        <w:t>ר"א</w:t>
      </w:r>
      <w:r w:rsidR="00CF530E">
        <w:rPr>
          <w:rStyle w:val="afffff3"/>
          <w:rFonts w:hint="cs"/>
          <w:rtl/>
        </w:rPr>
        <w:t>:</w:t>
      </w:r>
      <w:r w:rsidRPr="00FB25BC">
        <w:rPr>
          <w:rStyle w:val="afffff3"/>
          <w:rtl/>
        </w:rPr>
        <w:t xml:space="preserve"> </w:t>
      </w:r>
      <w:r w:rsidRPr="006F178A">
        <w:rPr>
          <w:rtl/>
        </w:rPr>
        <w:t xml:space="preserve">אוסר לאכול מהן עראי, </w:t>
      </w:r>
      <w:r w:rsidRPr="00FB25BC">
        <w:rPr>
          <w:rStyle w:val="afffff3"/>
          <w:rtl/>
        </w:rPr>
        <w:t xml:space="preserve">וחכמים </w:t>
      </w:r>
      <w:r w:rsidRPr="006F178A">
        <w:rPr>
          <w:rtl/>
        </w:rPr>
        <w:t>מתירין.</w:t>
      </w:r>
    </w:p>
    <w:p w14:paraId="42E07D55" w14:textId="67EFE133" w:rsidR="00183BFF" w:rsidRPr="006F178A" w:rsidRDefault="00B35974" w:rsidP="00B35974">
      <w:pPr>
        <w:pStyle w:val="afffff8"/>
        <w:rPr>
          <w:rtl/>
        </w:rPr>
        <w:pPrChange w:id="90006" w:author="קלוד" w:date="2026-10-08T12:07:40Z">
          <w:pPr>
            <w:pStyle w:val="afff0"/>
          </w:pPr>
        </w:pPrChange>
      </w:pPr>
      <w:del w:id="90004" w:author="קלוד" w:date="2026-10-08T12:07:40Z">
        <w:r>
          <w:rPr>
            <w:rFonts w:ascii="BA TM • Vilna Extra-Bold" w:hAnsi="BA TM • Vilna Extra-Bold" w:hint="cs"/>
            <w:rtl/>
          </w:rPr>
          <w:delText xml:space="preserve">****</w:delText>
        </w:r>
      </w:del>
      <w:ins w:id="90005" w:author="קלוד" w:date="2026-10-08T12:07:40Z">
        <w:r>
          <w:rPr>
            <w:color w:val="7B3F00"/>
          </w:rPr>
          <w:t xml:space="preserve">קביעות הפירות בסעודה</w:t>
        </w:r>
      </w:ins>
    </w:p>
    <w:p w14:paraId="0E6D8F7E" w14:textId="77777777" w:rsidR="00850409" w:rsidRPr="00850409" w:rsidRDefault="00757ECF" w:rsidP="00850409">
      <w:pPr>
        <w:pStyle w:val="36"/>
        <w:framePr w:wrap="notBeside"/>
        <w:rPr>
          <w:rtl/>
        </w:rPr>
      </w:pPr>
      <w:r w:rsidRPr="00850409">
        <w:rPr>
          <w:rFonts w:hint="cs"/>
          <w:rtl/>
        </w:rPr>
        <w:t xml:space="preserve">אין להוכיח </w:t>
      </w:r>
      <w:r w:rsidR="00862000" w:rsidRPr="00850409">
        <w:rPr>
          <w:rtl/>
        </w:rPr>
        <w:t xml:space="preserve">מסיפא </w:t>
      </w:r>
    </w:p>
    <w:p w14:paraId="4353EFB8" w14:textId="4BF64838" w:rsidR="00862000" w:rsidRDefault="00862000" w:rsidP="00C54CC9">
      <w:r w:rsidRPr="00757ECF">
        <w:rPr>
          <w:rStyle w:val="afffff3"/>
          <w:rtl/>
        </w:rPr>
        <w:t>חכ"א:</w:t>
      </w:r>
      <w:r>
        <w:rPr>
          <w:rStyle w:val="tight-1"/>
        </w:rPr>
        <w:t xml:space="preserve"> </w:t>
      </w:r>
      <w:r>
        <w:rPr>
          <w:rStyle w:val="tight-1"/>
          <w:rtl/>
        </w:rPr>
        <w:t>עד שירשום ויאמר מכאן ועד כאן</w:t>
      </w:r>
      <w:r w:rsidR="00C54CC9">
        <w:rPr>
          <w:rFonts w:hint="cs"/>
          <w:rtl/>
        </w:rPr>
        <w:t xml:space="preserve"> </w:t>
      </w:r>
      <w:r>
        <w:rPr>
          <w:rtl/>
        </w:rPr>
        <w:t>ומשמע שבשאר שנים</w:t>
      </w:r>
      <w:r w:rsidR="00757ECF">
        <w:rPr>
          <w:rFonts w:hint="cs"/>
          <w:rtl/>
        </w:rPr>
        <w:t>,</w:t>
      </w:r>
      <w:r>
        <w:rPr>
          <w:rtl/>
        </w:rPr>
        <w:t xml:space="preserve"> לא</w:t>
      </w:r>
      <w:r w:rsidR="00757ECF">
        <w:rPr>
          <w:rFonts w:hint="cs"/>
          <w:rtl/>
        </w:rPr>
        <w:t>,</w:t>
      </w:r>
      <w:r>
        <w:rPr>
          <w:rtl/>
        </w:rPr>
        <w:t xml:space="preserve"> </w:t>
      </w:r>
      <w:r w:rsidRPr="00757ECF">
        <w:rPr>
          <w:rStyle w:val="afffffc"/>
          <w:rtl/>
        </w:rPr>
        <w:t>וביו''ט דווקא קבע</w:t>
      </w:r>
      <w:r w:rsidR="00CF530E">
        <w:rPr>
          <w:rStyle w:val="afffffc"/>
          <w:rFonts w:hint="cs"/>
          <w:rtl/>
        </w:rPr>
        <w:t>,</w:t>
      </w:r>
    </w:p>
    <w:p w14:paraId="45221E92" w14:textId="77777777" w:rsidR="00C54CC9" w:rsidRPr="00C54CC9" w:rsidRDefault="00862000" w:rsidP="00C54CC9">
      <w:pPr>
        <w:pStyle w:val="36"/>
        <w:framePr w:wrap="notBeside"/>
        <w:rPr>
          <w:rtl/>
        </w:rPr>
      </w:pPr>
      <w:r w:rsidRPr="00C54CC9">
        <w:rPr>
          <w:rtl/>
        </w:rPr>
        <w:t>ודחי</w:t>
      </w:r>
      <w:r w:rsidRPr="00C54CC9">
        <w:rPr>
          <w:rFonts w:hint="cs"/>
          <w:rtl/>
        </w:rPr>
        <w:t>:</w:t>
      </w:r>
    </w:p>
    <w:p w14:paraId="0620483A" w14:textId="3DA9B611" w:rsidR="00862000" w:rsidRPr="00757ECF" w:rsidRDefault="00862000" w:rsidP="00757ECF">
      <w:pPr>
        <w:rPr>
          <w:spacing w:val="-2"/>
        </w:rPr>
      </w:pPr>
      <w:r w:rsidRPr="00757ECF">
        <w:rPr>
          <w:spacing w:val="-2"/>
          <w:rtl/>
        </w:rPr>
        <w:t>דמכאן ועד כאן הוה קבע אפי' בחול</w:t>
      </w:r>
      <w:r w:rsidRPr="00757ECF">
        <w:rPr>
          <w:spacing w:val="-2"/>
        </w:rPr>
        <w:t>,</w:t>
      </w:r>
      <w:r w:rsidR="00757ECF" w:rsidRPr="00757ECF">
        <w:rPr>
          <w:rStyle w:val="afffff3"/>
          <w:rFonts w:hint="cs"/>
          <w:spacing w:val="-2"/>
          <w:rtl/>
        </w:rPr>
        <w:t xml:space="preserve"> </w:t>
      </w:r>
      <w:r w:rsidRPr="00757ECF">
        <w:rPr>
          <w:rStyle w:val="afffff3"/>
          <w:spacing w:val="-2"/>
          <w:rtl/>
        </w:rPr>
        <w:t>דלרבנן</w:t>
      </w:r>
      <w:r w:rsidRPr="00757ECF">
        <w:rPr>
          <w:spacing w:val="-2"/>
          <w:rtl/>
        </w:rPr>
        <w:t xml:space="preserve"> מותרו חוזר קבע</w:t>
      </w:r>
      <w:r w:rsidRPr="00757ECF">
        <w:rPr>
          <w:spacing w:val="-2"/>
        </w:rPr>
        <w:t>.</w:t>
      </w:r>
    </w:p>
    <w:p w14:paraId="1F7F9F81" w14:textId="35165DD3" w:rsidR="00862000" w:rsidRDefault="00862000" w:rsidP="00C54CC9">
      <w:pPr>
        <w:spacing w:after="60"/>
      </w:pPr>
      <w:r w:rsidRPr="00D977D1">
        <w:rPr>
          <w:rFonts w:cs="PFT_Frank"/>
          <w:b/>
          <w:bCs/>
          <w:szCs w:val="14"/>
          <w:rtl/>
        </w:rPr>
        <w:t>וערב שב</w:t>
      </w:r>
      <w:r w:rsidR="00CF530E" w:rsidRPr="00D977D1">
        <w:rPr>
          <w:rFonts w:cs="PFT_Frank"/>
          <w:b/>
          <w:bCs/>
          <w:szCs w:val="14"/>
          <w:rtl/>
        </w:rPr>
        <w:t xml:space="preserve">ת </w:t>
      </w:r>
      <w:r w:rsidR="00CF530E">
        <w:rPr>
          <w:rtl/>
        </w:rPr>
        <w:t>שנקט</w:t>
      </w:r>
      <w:r w:rsidR="00757ECF">
        <w:rPr>
          <w:rtl/>
        </w:rPr>
        <w:t>- לאשמעי' תיקנו מתו</w:t>
      </w:r>
      <w:r w:rsidR="00757ECF">
        <w:rPr>
          <w:rFonts w:hint="cs"/>
          <w:rtl/>
        </w:rPr>
        <w:t>ק</w:t>
      </w:r>
      <w:r>
        <w:rPr>
          <w:rtl/>
        </w:rPr>
        <w:t>ן וכנ''ל</w:t>
      </w:r>
      <w:r>
        <w:t>.</w:t>
      </w:r>
    </w:p>
    <w:p w14:paraId="56BB0781" w14:textId="77777777" w:rsidR="00C54CC9" w:rsidRPr="00C54CC9" w:rsidRDefault="00862000" w:rsidP="00C54CC9">
      <w:pPr>
        <w:pStyle w:val="36"/>
        <w:framePr w:wrap="notBeside"/>
        <w:rPr>
          <w:rtl/>
        </w:rPr>
      </w:pPr>
      <w:r w:rsidRPr="00C54CC9">
        <w:rPr>
          <w:rtl/>
        </w:rPr>
        <w:t>קושית ר''א אר</w:t>
      </w:r>
      <w:r w:rsidR="00543D53" w:rsidRPr="00C54CC9">
        <w:rPr>
          <w:rFonts w:hint="cs"/>
          <w:rtl/>
        </w:rPr>
        <w:t>"</w:t>
      </w:r>
      <w:r w:rsidRPr="00C54CC9">
        <w:rPr>
          <w:rtl/>
        </w:rPr>
        <w:t xml:space="preserve">א </w:t>
      </w:r>
    </w:p>
    <w:p w14:paraId="7E16E7CF" w14:textId="3F8E3A89" w:rsidR="00862000" w:rsidRPr="00990A78" w:rsidRDefault="00C54CC9" w:rsidP="00C54CC9">
      <w:pPr>
        <w:pStyle w:val="afffffe"/>
        <w:spacing w:before="0"/>
      </w:pPr>
      <w:r w:rsidRPr="00990A78">
        <w:rPr>
          <w:rFonts w:hint="cs"/>
          <w:rtl/>
        </w:rPr>
        <w:t>ה</w:t>
      </w:r>
      <w:r w:rsidR="00862000" w:rsidRPr="00990A78">
        <w:rPr>
          <w:rtl/>
        </w:rPr>
        <w:t>יה אוכל באשכול ונכנס מגנה לחצר</w:t>
      </w:r>
      <w:r w:rsidR="00543D53" w:rsidRPr="00990A78">
        <w:rPr>
          <w:rFonts w:hint="cs"/>
          <w:rtl/>
        </w:rPr>
        <w:t xml:space="preserve"> או חשכה ליל שבת</w:t>
      </w:r>
      <w:r w:rsidR="00990A78">
        <w:rPr>
          <w:rFonts w:hint="cs"/>
          <w:rtl/>
        </w:rPr>
        <w:t>,</w:t>
      </w:r>
    </w:p>
    <w:p w14:paraId="4FC7E922" w14:textId="77777777" w:rsidR="00862000" w:rsidRDefault="00862000" w:rsidP="00543D53">
      <w:r w:rsidRPr="00BC6A3A">
        <w:rPr>
          <w:rStyle w:val="afffff3"/>
          <w:rtl/>
        </w:rPr>
        <w:t xml:space="preserve">לר"א </w:t>
      </w:r>
      <w:r>
        <w:rPr>
          <w:rtl/>
        </w:rPr>
        <w:t xml:space="preserve">יגמור, </w:t>
      </w:r>
      <w:r w:rsidRPr="00543D53">
        <w:rPr>
          <w:rStyle w:val="afffffc"/>
          <w:rtl/>
        </w:rPr>
        <w:t xml:space="preserve">לא </w:t>
      </w:r>
      <w:r w:rsidR="00543D53" w:rsidRPr="00543D53">
        <w:rPr>
          <w:rStyle w:val="afffffc"/>
          <w:rFonts w:hint="cs"/>
          <w:rtl/>
        </w:rPr>
        <w:t>ק</w:t>
      </w:r>
      <w:r w:rsidRPr="00543D53">
        <w:rPr>
          <w:rStyle w:val="afffffc"/>
          <w:rtl/>
        </w:rPr>
        <w:t>בעה בלא נגמר</w:t>
      </w:r>
      <w:r w:rsidR="00BC6A3A" w:rsidRPr="00543D53">
        <w:rPr>
          <w:rStyle w:val="afffffc"/>
          <w:rFonts w:hint="cs"/>
          <w:rtl/>
        </w:rPr>
        <w:t>ה</w:t>
      </w:r>
      <w:r w:rsidR="00BC6A3A">
        <w:rPr>
          <w:rFonts w:hint="cs"/>
          <w:rtl/>
        </w:rPr>
        <w:t xml:space="preserve">, </w:t>
      </w:r>
      <w:r w:rsidR="00BC6A3A">
        <w:rPr>
          <w:rStyle w:val="afffff3"/>
          <w:rFonts w:hint="cs"/>
          <w:rtl/>
        </w:rPr>
        <w:t>ול</w:t>
      </w:r>
      <w:r w:rsidR="00BC6A3A" w:rsidRPr="00BC6A3A">
        <w:rPr>
          <w:rStyle w:val="afffff3"/>
          <w:rFonts w:hint="cs"/>
          <w:rtl/>
        </w:rPr>
        <w:t>ר''י:</w:t>
      </w:r>
      <w:r w:rsidR="00BC6A3A">
        <w:rPr>
          <w:rFonts w:hint="cs"/>
          <w:rtl/>
        </w:rPr>
        <w:t xml:space="preserve"> </w:t>
      </w:r>
      <w:r>
        <w:rPr>
          <w:rtl/>
        </w:rPr>
        <w:t>לא יגמור</w:t>
      </w:r>
      <w:r w:rsidR="00DB1E2F">
        <w:rPr>
          <w:rFonts w:hint="cs"/>
          <w:rtl/>
        </w:rPr>
        <w:t>,</w:t>
      </w:r>
    </w:p>
    <w:p w14:paraId="54A2DC29" w14:textId="77777777" w:rsidR="00990A78" w:rsidRPr="00990A78" w:rsidRDefault="00990A78" w:rsidP="00990A78">
      <w:pPr>
        <w:pStyle w:val="36"/>
        <w:framePr w:wrap="notBeside"/>
        <w:rPr>
          <w:rtl/>
        </w:rPr>
      </w:pPr>
      <w:r w:rsidRPr="00990A78">
        <w:rPr>
          <w:rFonts w:hint="cs"/>
          <w:rtl/>
        </w:rPr>
        <w:t xml:space="preserve">- </w:t>
      </w:r>
      <w:r w:rsidR="005E3ED5" w:rsidRPr="00990A78">
        <w:rPr>
          <w:rFonts w:hint="cs"/>
          <w:rtl/>
        </w:rPr>
        <w:t xml:space="preserve">שם </w:t>
      </w:r>
      <w:r w:rsidR="00862000" w:rsidRPr="00990A78">
        <w:rPr>
          <w:rtl/>
        </w:rPr>
        <w:t>כר"נ</w:t>
      </w:r>
      <w:r w:rsidR="005E3ED5" w:rsidRPr="00990A78">
        <w:rPr>
          <w:rFonts w:hint="cs"/>
          <w:rtl/>
        </w:rPr>
        <w:t>:</w:t>
      </w:r>
    </w:p>
    <w:p w14:paraId="43479DC9" w14:textId="0C3CB53B" w:rsidR="00862000" w:rsidRDefault="00862000" w:rsidP="00EF0A61">
      <w:pPr>
        <w:spacing w:after="60"/>
      </w:pPr>
      <w:r>
        <w:rPr>
          <w:rStyle w:val="tight-2"/>
          <w:rtl/>
        </w:rPr>
        <w:t>דיצא חוץ לחצר ויגמור</w:t>
      </w:r>
      <w:r w:rsidR="00DB1E2F">
        <w:rPr>
          <w:rStyle w:val="tight-2"/>
          <w:rFonts w:hint="cs"/>
          <w:rtl/>
        </w:rPr>
        <w:t>,</w:t>
      </w:r>
      <w:r>
        <w:rPr>
          <w:rStyle w:val="tight-2"/>
          <w:rtl/>
        </w:rPr>
        <w:t xml:space="preserve"> </w:t>
      </w:r>
      <w:r w:rsidR="005C6949">
        <w:rPr>
          <w:rStyle w:val="tight-2"/>
          <w:rFonts w:hint="cs"/>
          <w:rtl/>
        </w:rPr>
        <w:t>ו</w:t>
      </w:r>
      <w:r>
        <w:rPr>
          <w:rStyle w:val="tight-2"/>
          <w:rtl/>
        </w:rPr>
        <w:t>ימתין למוצ''ש ויגמור</w:t>
      </w:r>
      <w:r w:rsidR="005C6949">
        <w:rPr>
          <w:rStyle w:val="tight-2"/>
          <w:rFonts w:hint="cs"/>
          <w:rtl/>
        </w:rPr>
        <w:t xml:space="preserve"> </w:t>
      </w:r>
      <w:r w:rsidR="005C6949" w:rsidRPr="005C6949">
        <w:rPr>
          <w:rStyle w:val="afffffc"/>
          <w:rFonts w:hint="cs"/>
          <w:rtl/>
        </w:rPr>
        <w:t>דקבע</w:t>
      </w:r>
      <w:r>
        <w:rPr>
          <w:rStyle w:val="tight-2"/>
        </w:rPr>
        <w:t>.</w:t>
      </w:r>
    </w:p>
    <w:p w14:paraId="2D7CF918" w14:textId="77777777" w:rsidR="00183BFF" w:rsidRPr="006F178A" w:rsidRDefault="00183BFF" w:rsidP="00183BFF">
      <w:pPr>
        <w:pStyle w:val="afff2"/>
        <w:framePr w:wrap="around"/>
        <w:rPr>
          <w:rtl/>
        </w:rPr>
      </w:pPr>
      <w:r w:rsidRPr="006F178A">
        <w:rPr>
          <w:rtl/>
        </w:rPr>
        <w:t>לה:</w:t>
      </w:r>
    </w:p>
    <w:p w14:paraId="34D56DF3" w14:textId="77777777" w:rsidR="009C4797" w:rsidRPr="009C4797" w:rsidRDefault="00183BFF" w:rsidP="009C4797">
      <w:pPr>
        <w:pStyle w:val="36"/>
        <w:framePr w:wrap="notBeside"/>
        <w:rPr>
          <w:rtl/>
        </w:rPr>
      </w:pPr>
      <w:r w:rsidRPr="009C4797">
        <w:rPr>
          <w:rFonts w:hint="cs"/>
          <w:rtl/>
        </w:rPr>
        <w:t>מ</w:t>
      </w:r>
      <w:r w:rsidRPr="009C4797">
        <w:rPr>
          <w:rtl/>
        </w:rPr>
        <w:t>ר"יו:</w:t>
      </w:r>
    </w:p>
    <w:p w14:paraId="2E6CD5BA" w14:textId="141BA973" w:rsidR="00183BFF" w:rsidRPr="00DB1E2F" w:rsidRDefault="005E3ED5" w:rsidP="00EF0A61">
      <w:pPr>
        <w:pStyle w:val="afffffe"/>
        <w:spacing w:before="0"/>
        <w:rPr>
          <w:spacing w:val="-4"/>
          <w:rtl/>
        </w:rPr>
      </w:pPr>
      <w:r w:rsidRPr="009C4797">
        <w:rPr>
          <w:rFonts w:hint="cs"/>
          <w:rtl/>
        </w:rPr>
        <w:t>הלכה</w:t>
      </w:r>
      <w:r w:rsidR="00183BFF" w:rsidRPr="009C4797">
        <w:rPr>
          <w:rtl/>
        </w:rPr>
        <w:t xml:space="preserve"> שבת, תרומה, חצר, מקח, אין קובעין</w:t>
      </w:r>
      <w:r w:rsidR="00183BFF" w:rsidRPr="003772EC">
        <w:rPr>
          <w:rFonts w:ascii="BA Fontov Regular" w:hAnsi="BA Fontov Regular"/>
          <w:spacing w:val="-4"/>
          <w:rtl/>
        </w:rPr>
        <w:t xml:space="preserve"> </w:t>
      </w:r>
      <w:r w:rsidR="00DB1E2F" w:rsidRPr="009C4797">
        <w:rPr>
          <w:rStyle w:val="afffffc"/>
          <w:rFonts w:hint="cs"/>
          <w:rtl/>
        </w:rPr>
        <w:t>רק ב</w:t>
      </w:r>
      <w:r w:rsidR="00183BFF" w:rsidRPr="009C4797">
        <w:rPr>
          <w:rStyle w:val="afffffc"/>
          <w:rtl/>
        </w:rPr>
        <w:t>נגמרה מלאכתן</w:t>
      </w:r>
    </w:p>
    <w:p w14:paraId="20500967" w14:textId="77777777" w:rsidR="005E3ED5" w:rsidRPr="00DB1E2F" w:rsidRDefault="00183BFF" w:rsidP="00DB1E2F">
      <w:pPr>
        <w:rPr>
          <w:spacing w:val="-4"/>
          <w:rtl/>
        </w:rPr>
      </w:pPr>
      <w:r w:rsidRPr="00DB1E2F">
        <w:rPr>
          <w:rStyle w:val="afffd"/>
          <w:rFonts w:ascii="Fb Fontext" w:hAnsi="Fb Fontext" w:cs="PFT_Frank"/>
          <w:spacing w:val="-4"/>
          <w:szCs w:val="14"/>
          <w:rtl/>
        </w:rPr>
        <w:t>שבת</w:t>
      </w:r>
      <w:r w:rsidR="00DB1E2F" w:rsidRPr="00DB1E2F">
        <w:rPr>
          <w:spacing w:val="-4"/>
          <w:rtl/>
        </w:rPr>
        <w:t xml:space="preserve"> לאפוקי </w:t>
      </w:r>
      <w:r w:rsidR="00DB1E2F" w:rsidRPr="00DB1E2F">
        <w:rPr>
          <w:rStyle w:val="afffff3"/>
          <w:spacing w:val="-4"/>
          <w:rtl/>
        </w:rPr>
        <w:t>מהלל</w:t>
      </w:r>
      <w:r w:rsidR="00DB1E2F" w:rsidRPr="00DB1E2F">
        <w:rPr>
          <w:rFonts w:hint="cs"/>
          <w:spacing w:val="-4"/>
          <w:rtl/>
        </w:rPr>
        <w:t xml:space="preserve"> שאסר לעצמו</w:t>
      </w:r>
      <w:r w:rsidR="005E3ED5" w:rsidRPr="00DB1E2F">
        <w:rPr>
          <w:rFonts w:hint="cs"/>
          <w:spacing w:val="-4"/>
          <w:rtl/>
        </w:rPr>
        <w:t xml:space="preserve"> </w:t>
      </w:r>
      <w:r w:rsidR="00DB1E2F" w:rsidRPr="00DB1E2F">
        <w:rPr>
          <w:rFonts w:hint="cs"/>
          <w:spacing w:val="-4"/>
          <w:rtl/>
        </w:rPr>
        <w:t>ב</w:t>
      </w:r>
      <w:r w:rsidR="005E3ED5" w:rsidRPr="00DB1E2F">
        <w:rPr>
          <w:rFonts w:hint="cs"/>
          <w:spacing w:val="-4"/>
          <w:rtl/>
        </w:rPr>
        <w:t>מעביר פירות</w:t>
      </w:r>
      <w:r w:rsidRPr="00DB1E2F">
        <w:rPr>
          <w:spacing w:val="-4"/>
          <w:rtl/>
        </w:rPr>
        <w:t xml:space="preserve"> לקצור, וקדש היום </w:t>
      </w:r>
    </w:p>
    <w:p w14:paraId="39857D2D" w14:textId="686AD9B7" w:rsidR="00183BFF" w:rsidRPr="006F178A" w:rsidRDefault="00183BFF" w:rsidP="00DB1E2F">
      <w:pPr>
        <w:rPr>
          <w:rtl/>
        </w:rPr>
      </w:pPr>
      <w:r w:rsidRPr="00D159D1">
        <w:rPr>
          <w:rStyle w:val="afffd"/>
          <w:rFonts w:ascii="Fb Fontext" w:hAnsi="Fb Fontext" w:cs="PFT_Frank"/>
          <w:szCs w:val="14"/>
          <w:rtl/>
        </w:rPr>
        <w:t>חצר</w:t>
      </w:r>
      <w:r w:rsidRPr="006F178A">
        <w:rPr>
          <w:rtl/>
        </w:rPr>
        <w:t xml:space="preserve"> - לאפוקי </w:t>
      </w:r>
      <w:r w:rsidRPr="00FB25BC">
        <w:rPr>
          <w:rStyle w:val="afffff3"/>
          <w:rFonts w:hint="cs"/>
          <w:rtl/>
        </w:rPr>
        <w:t>מרי</w:t>
      </w:r>
      <w:r w:rsidR="0001190A">
        <w:rPr>
          <w:rStyle w:val="afffff3"/>
          <w:rtl/>
        </w:rPr>
        <w:t>"</w:t>
      </w:r>
      <w:r w:rsidRPr="00FB25BC">
        <w:rPr>
          <w:rStyle w:val="afffff3"/>
          <w:rFonts w:hint="cs"/>
          <w:rtl/>
        </w:rPr>
        <w:t>ע</w:t>
      </w:r>
      <w:r w:rsidR="00D77A2D">
        <w:rPr>
          <w:rStyle w:val="afffff3"/>
          <w:rFonts w:hint="cs"/>
          <w:rtl/>
        </w:rPr>
        <w:t>:</w:t>
      </w:r>
      <w:r w:rsidRPr="00FB25BC">
        <w:rPr>
          <w:rStyle w:val="afffff3"/>
          <w:rtl/>
        </w:rPr>
        <w:t xml:space="preserve"> </w:t>
      </w:r>
      <w:r w:rsidRPr="006F178A">
        <w:rPr>
          <w:rtl/>
        </w:rPr>
        <w:t>ד</w:t>
      </w:r>
      <w:r w:rsidR="00DB1E2F">
        <w:rPr>
          <w:rFonts w:hint="cs"/>
          <w:rtl/>
        </w:rPr>
        <w:t>מחייב ב</w:t>
      </w:r>
      <w:r w:rsidRPr="006F178A">
        <w:rPr>
          <w:rtl/>
        </w:rPr>
        <w:t>מעביר תאנים בחצרו לקצות</w:t>
      </w:r>
      <w:r w:rsidR="00DB1E2F">
        <w:rPr>
          <w:rFonts w:hint="cs"/>
          <w:rtl/>
        </w:rPr>
        <w:t>.</w:t>
      </w:r>
    </w:p>
    <w:p w14:paraId="511FE922" w14:textId="70623CB4" w:rsidR="00183BFF" w:rsidRPr="007C5E14" w:rsidRDefault="00183BFF" w:rsidP="00757ECF">
      <w:pPr>
        <w:rPr>
          <w:rFonts w:cs="Guttman Vilna"/>
          <w:b/>
          <w:bCs/>
          <w:rtl/>
        </w:rPr>
      </w:pPr>
      <w:r w:rsidRPr="00D159D1">
        <w:rPr>
          <w:rStyle w:val="afffd"/>
          <w:rFonts w:ascii="Fb Fontext" w:hAnsi="Fb Fontext" w:cs="PFT_Frank"/>
          <w:spacing w:val="-6"/>
          <w:szCs w:val="14"/>
          <w:rtl/>
        </w:rPr>
        <w:t>תרומה</w:t>
      </w:r>
      <w:r w:rsidR="00757ECF">
        <w:rPr>
          <w:rtl/>
        </w:rPr>
        <w:t xml:space="preserve"> </w:t>
      </w:r>
      <w:r w:rsidRPr="007C5E14">
        <w:rPr>
          <w:rtl/>
        </w:rPr>
        <w:t xml:space="preserve">לאפוקי </w:t>
      </w:r>
      <w:r w:rsidR="00DB1E2F">
        <w:rPr>
          <w:rStyle w:val="afffff3"/>
          <w:spacing w:val="-6"/>
          <w:rtl/>
        </w:rPr>
        <w:t>מר"א</w:t>
      </w:r>
      <w:r w:rsidR="00D77A2D">
        <w:rPr>
          <w:rStyle w:val="afffff3"/>
          <w:rFonts w:hint="cs"/>
          <w:spacing w:val="-6"/>
          <w:rtl/>
        </w:rPr>
        <w:t>:</w:t>
      </w:r>
      <w:r w:rsidR="005E3ED5" w:rsidRPr="007C5E14">
        <w:rPr>
          <w:rStyle w:val="afffff3"/>
          <w:rFonts w:hint="cs"/>
          <w:spacing w:val="-6"/>
          <w:rtl/>
        </w:rPr>
        <w:t xml:space="preserve"> </w:t>
      </w:r>
      <w:r w:rsidR="00DB1E2F">
        <w:rPr>
          <w:rFonts w:hint="cs"/>
          <w:rtl/>
        </w:rPr>
        <w:t>דאסר ב</w:t>
      </w:r>
      <w:r w:rsidRPr="007C5E14">
        <w:rPr>
          <w:rtl/>
        </w:rPr>
        <w:t xml:space="preserve">פירות שתרמן </w:t>
      </w:r>
      <w:r w:rsidR="005E3ED5" w:rsidRPr="007C5E14">
        <w:rPr>
          <w:rFonts w:hint="cs"/>
          <w:rtl/>
        </w:rPr>
        <w:t xml:space="preserve">קודם גמר מלאכה, </w:t>
      </w:r>
    </w:p>
    <w:p w14:paraId="503FA99F" w14:textId="537B5EB6" w:rsidR="005E3ED5" w:rsidRDefault="00183BFF" w:rsidP="005E3ED5">
      <w:pPr>
        <w:rPr>
          <w:rtl/>
        </w:rPr>
      </w:pPr>
      <w:r w:rsidRPr="00D159D1">
        <w:rPr>
          <w:rStyle w:val="afffd"/>
          <w:rFonts w:ascii="Fb Fontext" w:hAnsi="Fb Fontext" w:cs="PFT_Frank"/>
          <w:szCs w:val="14"/>
          <w:rtl/>
        </w:rPr>
        <w:t>מקח</w:t>
      </w:r>
      <w:r w:rsidRPr="006F178A">
        <w:rPr>
          <w:rtl/>
        </w:rPr>
        <w:t xml:space="preserve"> </w:t>
      </w:r>
      <w:r w:rsidR="005E3ED5">
        <w:rPr>
          <w:rFonts w:hint="cs"/>
          <w:rtl/>
        </w:rPr>
        <w:t xml:space="preserve">לאפוקי </w:t>
      </w:r>
      <w:r w:rsidR="00EF4D90" w:rsidRPr="00EF4D90">
        <w:rPr>
          <w:rStyle w:val="afffff3"/>
          <w:rFonts w:hint="cs"/>
          <w:rtl/>
        </w:rPr>
        <w:t>מדתנ</w:t>
      </w:r>
      <w:r w:rsidR="00EF4D90">
        <w:rPr>
          <w:rStyle w:val="afffff3"/>
          <w:rFonts w:hint="cs"/>
          <w:rtl/>
        </w:rPr>
        <w:t>ן</w:t>
      </w:r>
      <w:r w:rsidR="00EF4D90">
        <w:rPr>
          <w:rFonts w:hint="cs"/>
          <w:rtl/>
        </w:rPr>
        <w:t xml:space="preserve"> </w:t>
      </w:r>
      <w:r w:rsidR="005E3ED5">
        <w:rPr>
          <w:rFonts w:hint="cs"/>
          <w:rtl/>
        </w:rPr>
        <w:t xml:space="preserve">ממחליף פירות זה לאכול וזה לקצות חייב, </w:t>
      </w:r>
    </w:p>
    <w:p w14:paraId="355B24A9" w14:textId="77777777" w:rsidR="00183BFF" w:rsidRDefault="005E3ED5" w:rsidP="00EF0A61">
      <w:pPr>
        <w:spacing w:after="60"/>
        <w:rPr>
          <w:rtl/>
        </w:rPr>
      </w:pPr>
      <w:r w:rsidRPr="005E3ED5">
        <w:rPr>
          <w:rStyle w:val="afffff3"/>
          <w:rFonts w:hint="cs"/>
          <w:rtl/>
        </w:rPr>
        <w:t>ולר''י</w:t>
      </w:r>
      <w:r>
        <w:rPr>
          <w:rFonts w:hint="cs"/>
          <w:rtl/>
        </w:rPr>
        <w:t xml:space="preserve"> לאכול חייב ולקצות פטור. </w:t>
      </w:r>
      <w:r w:rsidRPr="00EE6043">
        <w:rPr>
          <w:rFonts w:cs="PFT_Frank" w:hint="cs"/>
          <w:b/>
          <w:bCs/>
          <w:szCs w:val="14"/>
          <w:rtl/>
        </w:rPr>
        <w:t>וכלוקח</w:t>
      </w:r>
      <w:r>
        <w:rPr>
          <w:rFonts w:hint="cs"/>
          <w:rtl/>
        </w:rPr>
        <w:t xml:space="preserve"> תאנים ועם הארץ ורובם דורסים, </w:t>
      </w:r>
      <w:r w:rsidR="00183BFF" w:rsidRPr="006F178A">
        <w:rPr>
          <w:rtl/>
        </w:rPr>
        <w:t>אוכל מהן עראי ומעשרן דמאי.</w:t>
      </w:r>
    </w:p>
    <w:p w14:paraId="6E6F6D95" w14:textId="77777777" w:rsidR="00EF0A61" w:rsidRPr="00EF0A61" w:rsidRDefault="00DB1E2F" w:rsidP="00EF0A61">
      <w:pPr>
        <w:pStyle w:val="36"/>
        <w:framePr w:wrap="notBeside"/>
        <w:rPr>
          <w:rtl/>
        </w:rPr>
      </w:pPr>
      <w:r w:rsidRPr="00EF0A61">
        <w:rPr>
          <w:rFonts w:hint="cs"/>
          <w:rtl/>
        </w:rPr>
        <w:t xml:space="preserve">ש"מ תלת </w:t>
      </w:r>
      <w:r w:rsidR="00183BFF" w:rsidRPr="00EF0A61">
        <w:rPr>
          <w:rFonts w:hint="cs"/>
          <w:rtl/>
        </w:rPr>
        <w:t>א.</w:t>
      </w:r>
    </w:p>
    <w:p w14:paraId="049A3074" w14:textId="65E5F004" w:rsidR="00183BFF" w:rsidRPr="006F178A" w:rsidRDefault="00183BFF" w:rsidP="00EF0A61">
      <w:pPr>
        <w:pStyle w:val="afffffe"/>
        <w:spacing w:before="0"/>
        <w:rPr>
          <w:rtl/>
        </w:rPr>
      </w:pPr>
      <w:r w:rsidRPr="006F178A">
        <w:rPr>
          <w:rtl/>
        </w:rPr>
        <w:t xml:space="preserve">מקח קובעת </w:t>
      </w:r>
      <w:r w:rsidR="00DB1E2F">
        <w:rPr>
          <w:rFonts w:hint="cs"/>
          <w:rtl/>
        </w:rPr>
        <w:t>רק</w:t>
      </w:r>
      <w:r w:rsidRPr="006F178A">
        <w:rPr>
          <w:rtl/>
        </w:rPr>
        <w:t xml:space="preserve"> בדבר שנגמרה מלאכתו.</w:t>
      </w:r>
    </w:p>
    <w:p w14:paraId="6744285A" w14:textId="77777777" w:rsidR="00EF0A61" w:rsidRPr="00EF0A61" w:rsidRDefault="00183BFF" w:rsidP="00EF0A61">
      <w:pPr>
        <w:pStyle w:val="36"/>
        <w:framePr w:wrap="notBeside"/>
        <w:rPr>
          <w:rtl/>
        </w:rPr>
      </w:pPr>
      <w:r w:rsidRPr="00EF0A61">
        <w:rPr>
          <w:rFonts w:hint="cs"/>
          <w:rtl/>
        </w:rPr>
        <w:t>ב.</w:t>
      </w:r>
    </w:p>
    <w:p w14:paraId="068A275D" w14:textId="77777777" w:rsidR="00EF0A61" w:rsidRDefault="00183BFF" w:rsidP="00EF0A61">
      <w:pPr>
        <w:rPr>
          <w:rFonts w:cs="Guttman Vilna"/>
          <w:b/>
          <w:bCs/>
          <w:rtl/>
        </w:rPr>
      </w:pPr>
      <w:r w:rsidRPr="006F178A">
        <w:rPr>
          <w:rtl/>
        </w:rPr>
        <w:t>רוב עמי הארץ מעשרין.</w:t>
      </w:r>
    </w:p>
    <w:p w14:paraId="108B4DC6" w14:textId="77777777" w:rsidR="00EF0A61" w:rsidRPr="00EF0A61" w:rsidRDefault="00183BFF" w:rsidP="00EF0A61">
      <w:pPr>
        <w:pStyle w:val="36"/>
        <w:framePr w:wrap="notBeside"/>
        <w:rPr>
          <w:rtl/>
        </w:rPr>
      </w:pPr>
      <w:r w:rsidRPr="00EF0A61">
        <w:rPr>
          <w:rFonts w:hint="cs"/>
          <w:rtl/>
        </w:rPr>
        <w:t>ג.</w:t>
      </w:r>
    </w:p>
    <w:p w14:paraId="2F42697A" w14:textId="369D812F" w:rsidR="00183BFF" w:rsidRPr="00EF0A61" w:rsidRDefault="00183BFF" w:rsidP="00EF0A61">
      <w:pPr>
        <w:rPr>
          <w:rFonts w:cs="Guttman Vilna"/>
          <w:b/>
          <w:bCs/>
          <w:rtl/>
        </w:rPr>
      </w:pPr>
      <w:r w:rsidRPr="006F178A">
        <w:rPr>
          <w:rFonts w:ascii="Fb Fontext" w:hAnsi="Fb Fontext"/>
          <w:sz w:val="20"/>
          <w:rtl/>
        </w:rPr>
        <w:t>מעשרין דמאי מע</w:t>
      </w:r>
      <w:r>
        <w:rPr>
          <w:rFonts w:ascii="Fb Fontext" w:hAnsi="Fb Fontext" w:hint="cs"/>
          <w:sz w:val="20"/>
          <w:rtl/>
        </w:rPr>
        <w:t>"ה</w:t>
      </w:r>
      <w:r w:rsidRPr="006F178A">
        <w:rPr>
          <w:rFonts w:ascii="Fb Fontext" w:hAnsi="Fb Fontext"/>
          <w:sz w:val="20"/>
          <w:rtl/>
        </w:rPr>
        <w:t xml:space="preserve"> אפי</w:t>
      </w:r>
      <w:r>
        <w:rPr>
          <w:rFonts w:ascii="Fb Fontext" w:hAnsi="Fb Fontext" w:hint="cs"/>
          <w:sz w:val="20"/>
          <w:rtl/>
        </w:rPr>
        <w:t>'</w:t>
      </w:r>
      <w:r w:rsidRPr="006F178A">
        <w:rPr>
          <w:rFonts w:ascii="Fb Fontext" w:hAnsi="Fb Fontext"/>
          <w:sz w:val="20"/>
          <w:rtl/>
        </w:rPr>
        <w:t xml:space="preserve"> בשלא נגמרה מלאכתו.</w:t>
      </w:r>
    </w:p>
    <w:p w14:paraId="21D5345B" w14:textId="1324EF40" w:rsidR="00183BFF" w:rsidRPr="006F178A" w:rsidRDefault="00B35974" w:rsidP="00B35974">
      <w:pPr>
        <w:pStyle w:val="afff0"/>
        <w:rPr>
          <w:del w:id="90101" w:author="מנוע עיצוב" w:date="2026-10-08T11:01:28Z"/>
          <w:rtl/>
        </w:rPr>
      </w:pPr>
      <w:del w:id="90100" w:author="מנוע עיצוב" w:date="2026-10-08T11:01:28Z">
        <w:r>
          <w:rPr>
            <w:rFonts w:ascii="BA TM • Vilna Extra-Bold" w:hAnsi="BA TM • Vilna Extra-Bold" w:hint="cs"/>
            <w:rtl/>
          </w:rPr>
          <w:delText xml:space="preserve">****</w:delText>
        </w:r>
      </w:del>
    </w:p>
    <w:p w14:paraId="0B464208" w14:textId="77777777" w:rsidR="00183BFF" w:rsidRPr="00D159D1" w:rsidRDefault="00183BFF" w:rsidP="00183BFF">
      <w:pPr>
        <w:pStyle w:val="afffe"/>
        <w:rPr>
          <w:rStyle w:val="afffd"/>
          <w:rFonts w:cs="PFT_Frank"/>
          <w:bCs/>
          <w:sz w:val="20"/>
          <w:szCs w:val="14"/>
          <w:rtl/>
        </w:rPr>
        <w:sectPr w:rsidR="00183BFF" w:rsidRPr="00D159D1" w:rsidSect="00D71CE8">
          <w:type w:val="continuous"/>
          <w:pgSz w:w="5103" w:h="7371" w:code="8"/>
          <w:pgMar w:top="567" w:right="1134" w:bottom="567" w:left="567" w:header="284" w:footer="284" w:gutter="0"/>
          <w:cols w:space="284"/>
          <w:titlePg/>
          <w:bidi/>
          <w:rtlGutter/>
          <w:docGrid w:linePitch="360"/>
        </w:sectPr>
      </w:pPr>
    </w:p>
    <w:p w14:paraId="215FDE83" w14:textId="77777777" w:rsidR="00E5735E" w:rsidRDefault="00183BFF" w:rsidP="00E5735E">
      <w:pPr>
        <w:pStyle w:val="Hadran"/>
        <w:rPr>
          <w:rStyle w:val="afffd"/>
          <w:rFonts w:cs="PFT_Frank"/>
          <w:sz w:val="20"/>
          <w:szCs w:val="14"/>
        </w:rPr>
        <w:sectPr w:rsidR="00E5735E" w:rsidSect="00D71CE8">
          <w:type w:val="continuous"/>
          <w:pgSz w:w="5103" w:h="7371" w:code="8"/>
          <w:pgMar w:top="567" w:right="1134" w:bottom="567" w:left="567" w:header="170" w:footer="284" w:gutter="0"/>
          <w:cols w:space="284"/>
          <w:bidi/>
          <w:rtlGutter/>
          <w:docGrid w:linePitch="360"/>
        </w:sectPr>
        <w:pPrChange w:id="91119" w:author="Claude" w:date="2026-10-08T08:35:01Z">
          <w:pPr>
            <w:pStyle w:val="afffe"/>
            <w:rPr>
              <w:rStyle w:val="afffd"/>
              <w:rFonts w:cs="PFT_Frank"/>
              <w:sz w:val="20"/>
              <w:szCs w:val="14"/>
            </w:rPr>
            <w:sectPr w:rsidR="00E5735E" w:rsidSect="00D71CE8">
              <w:type w:val="continuous"/>
              <w:pgSz w:w="5103" w:h="7371" w:code="8"/>
              <w:pgMar w:top="567" w:right="1134" w:bottom="567" w:left="567" w:header="170" w:footer="284" w:gutter="0"/>
              <w:cols w:space="284"/>
              <w:bidi/>
              <w:rtlGutter/>
              <w:docGrid w:linePitch="360"/>
            </w:sectPr>
          </w:pPr>
        </w:pPrChange>
      </w:pPr>
      <w:r w:rsidRPr="006F178A">
        <w:rPr>
          <w:rStyle w:val="afffd"/>
          <w:sz w:val="20"/>
          <w:rtl/>
        </w:rPr>
        <w:t>הדרן עלך המבי</w:t>
      </w:r>
      <w:r w:rsidRPr="006F178A">
        <w:rPr>
          <w:rStyle w:val="afffd"/>
          <w:rFonts w:hint="cs"/>
          <w:sz w:val="20"/>
          <w:rtl/>
        </w:rPr>
        <w:t>א</w:t>
      </w:r>
      <w:r w:rsidRPr="006F178A">
        <w:rPr>
          <w:rStyle w:val="afffd"/>
          <w:sz w:val="20"/>
          <w:rtl/>
        </w:rPr>
        <w:t>.</w:t>
      </w:r>
    </w:p>
    <w:p w14:paraId="75E80481" w14:textId="77777777" w:rsidR="00183BFF" w:rsidRPr="006F178A" w:rsidRDefault="00183BFF" w:rsidP="00183BFF">
      <w:pPr>
        <w:pStyle w:val="afff2"/>
        <w:framePr w:wrap="around"/>
        <w:rPr>
          <w:del w:id="92126" w:author="Claude" w:date="2026-10-12T12:00:00Z"/>
          <w:rtl/>
        </w:rPr>
      </w:pPr>
      <w:del w:id="92124" w:author="Claude" w:date="2026-10-12T12:00:00Z">
        <w:r w:rsidRPr="006F178A">
          <w:rPr>
            <w:rFonts w:hint="cs"/>
            <w:rtl/>
          </w:rPr>
          <w:lastRenderedPageBreak/>
          <w:delText xml:space="preserve">ל</w:delText>
        </w:r>
      </w:del>
      <w:del w:id="92125" w:author="Claude" w:date="2026-10-12T12:00:00Z">
        <w:r w:rsidRPr="006F178A">
          <w:rPr>
            <w:rtl/>
          </w:rPr>
          <w:delText xml:space="preserve">ה:</w:delText>
        </w:r>
      </w:del>
    </w:p>
    <w:p w14:paraId="6101BC8D" w14:textId="77777777" w:rsidR="00E5735E" w:rsidRDefault="00E5735E" w:rsidP="00E5735E">
      <w:pPr>
        <w:pStyle w:val="afff5"/>
        <w:framePr w:wrap="around"/>
        <w:rPr>
          <w:del w:id="41124" w:author="Claude" w:date="2026-10-07T09:24:44Z"/>
          <w:rtl/>
        </w:rPr>
      </w:pPr>
      <w:del w:id="41123" w:author="Claude" w:date="2026-10-07T09:24:44Z">
        <w:r>
          <w:rPr>
            <w:rFonts w:hint="cs"/>
            <w:rtl/>
          </w:rPr>
          <w:delText xml:space="preserve">פרק חמישי</w:delText>
        </w:r>
      </w:del>
    </w:p>
    <w:p w14:paraId="1AAB5873" w14:textId="77777777" w:rsidR="00E5735E" w:rsidRDefault="00E5735E" w:rsidP="00E5735E">
      <w:pPr>
        <w:pStyle w:val="afff6"/>
        <w:framePr w:wrap="around"/>
        <w:rPr>
          <w:del w:id="41126" w:author="Claude" w:date="2026-10-07T09:24:44Z"/>
          <w:rtl/>
        </w:rPr>
      </w:pPr>
      <w:del w:id="41125" w:author="Claude" w:date="2026-10-07T09:24:44Z">
        <w:r>
          <w:rPr>
            <w:rFonts w:hint="cs"/>
            <w:rtl/>
          </w:rPr>
          <w:delText xml:space="preserve">משילין</w:delText>
        </w:r>
      </w:del>
    </w:p>
    <w:p>
      <w:pPr>
        <w:pStyle w:val="PetichatPerek"/>
        <w:rPr>
          <w:ins w:id="41122" w:author="Claude" w:date="2026-10-07T09:24:44Z"/>
        </w:rPr>
      </w:pPr>
      <w:ins w:id="41121" w:author="Claude" w:date="2026-10-07T09:24:44Z">
        <w:r>
          <w:rPr>
            <w:rFonts w:hint="cs"/>
            <w:rtl/>
          </w:rPr>
          <w:t xml:space="preserve">פרק חמישי</w:t>
        </w:r>
        <w:r>
          <w:rPr>
            <w:rFonts w:hint="cs"/>
            <w:rtl/>
          </w:rPr>
          <w:t xml:space="preserve"> - </w:t>
        </w:r>
        <w:r>
          <w:rPr>
            <w:rFonts w:hint="cs"/>
            <w:rtl/>
          </w:rPr>
          <w:t xml:space="preserve">משילין</w:t>
        </w:r>
      </w:ins>
    </w:p>
    <w:p>
      <w:pPr>
        <w:pStyle w:val="MishnaBatzad"/>
        <w:rPr>
          <w:ins w:id="20087" w:author="קלוד" w:date="2026-10-06T10:08:13Z"/>
        </w:rPr>
      </w:pPr>
      <w:ins w:id="20086" w:author="קלוד" w:date="2026-10-06T10:08:13Z">
        <w:r>
          <w:t xml:space="preserve">משנה א</w:t>
        </w:r>
      </w:ins>
    </w:p>
    <w:p w14:paraId="3A6CE47B" w14:textId="77777777" w:rsidR="00183BFF" w:rsidRPr="006F178A" w:rsidRDefault="00183BFF" w:rsidP="001618FE">
      <w:pPr>
        <w:pStyle w:val="afff8"/>
        <w:spacing w:before="120"/>
        <w:jc w:val="center"/>
        <w:rPr>
          <w:rtl/>
        </w:rPr>
        <w:pPrChange w:id="90042" w:author="קלוד" w:date="2026-10-08T12:08:16Z">
          <w:pPr>
            <w:pStyle w:val="afff8"/>
            <w:jc w:val="center"/>
          </w:pPr>
        </w:pPrChange>
      </w:pPr>
      <w:r w:rsidRPr="006F178A">
        <w:rPr>
          <w:rFonts w:hint="cs"/>
          <w:b/>
          <w:rtl/>
          <w:rPrChange w:id="40077" w:author="Claude" w:date="2026-10-06T13:34:26Z">
            <w:rPr>
              <w:rFonts w:hint="cs"/>
              <w:b/>
              <w:sz w:val="20"/>
              <w:rtl/>
            </w:rPr>
          </w:rPrChange>
        </w:rPr>
        <w:t xml:space="preserve">משילין </w:t>
      </w:r>
      <w:r w:rsidRPr="006F178A">
        <w:rPr>
          <w:b/>
          <w:rtl/>
          <w:rPrChange w:id="40078" w:author="Claude" w:date="2026-10-06T13:34:26Z">
            <w:rPr>
              <w:b/>
              <w:sz w:val="20"/>
              <w:rtl/>
            </w:rPr>
          </w:rPrChange>
        </w:rPr>
        <w:t xml:space="preserve">פירות דרך ארובה </w:t>
      </w:r>
      <w:r>
        <w:rPr>
          <w:rFonts w:hint="cs"/>
          <w:b/>
          <w:rtl/>
          <w:rPrChange w:id="40079" w:author="Claude" w:date="2026-10-06T13:34:26Z">
            <w:rPr>
              <w:rFonts w:hint="cs"/>
              <w:b/>
              <w:sz w:val="20"/>
              <w:rtl/>
            </w:rPr>
          </w:rPrChange>
        </w:rPr>
        <w:t>ב</w:t>
      </w:r>
      <w:r w:rsidRPr="006F178A">
        <w:rPr>
          <w:b/>
          <w:rtl/>
          <w:rPrChange w:id="40080" w:author="Claude" w:date="2026-10-06T13:34:26Z">
            <w:rPr>
              <w:b/>
              <w:sz w:val="20"/>
              <w:rtl/>
            </w:rPr>
          </w:rPrChange>
        </w:rPr>
        <w:t>יו"ט, אבל לא בשבת.</w:t>
      </w:r>
    </w:p>
    <w:p w14:paraId="7E861F11" w14:textId="77777777" w:rsidR="00183BFF" w:rsidRDefault="00183BFF" w:rsidP="001618FE">
      <w:pPr>
        <w:pStyle w:val="afff8"/>
        <w:rPr>
          <w:rtl/>
        </w:rPr>
      </w:pPr>
      <w:r w:rsidRPr="006F178A">
        <w:rPr>
          <w:rtl/>
        </w:rPr>
        <w:t>ומכסים פירות בכלים מפני הדלף, וכן כדי יין וכדי שמן.</w:t>
      </w:r>
      <w:r w:rsidR="001618FE">
        <w:rPr>
          <w:rtl/>
        </w:rPr>
        <w:br/>
      </w:r>
      <w:r w:rsidRPr="006F178A">
        <w:rPr>
          <w:rtl/>
        </w:rPr>
        <w:t>ונותנין כלי תחת הדלף בשבת.</w:t>
      </w:r>
    </w:p>
    <w:p w14:paraId="299C7EE3" w14:textId="515A652D" w:rsidR="000A1FE7" w:rsidRPr="000A1FE7" w:rsidRDefault="000A1FE7" w:rsidP="000A1FE7">
      <w:pPr>
        <w:pStyle w:val="afffff8"/>
        <w:rPr>
          <w:rtl/>
        </w:rPr>
      </w:pPr>
      <w:r w:rsidRPr="000A1FE7">
        <w:rPr>
          <w:rFonts w:hint="cs"/>
          <w:rtl/>
        </w:rPr>
        <w:t>מאן דתני חד מהם לא משתבש.</w:t>
      </w:r>
    </w:p>
    <w:p w14:paraId="76B61275" w14:textId="7A167787" w:rsidR="008D392C" w:rsidRPr="008D392C" w:rsidRDefault="00183BFF" w:rsidP="008D392C">
      <w:pPr>
        <w:pStyle w:val="36"/>
        <w:framePr w:wrap="notBeside"/>
        <w:rPr>
          <w:rtl/>
        </w:rPr>
      </w:pPr>
      <w:r w:rsidRPr="008D392C">
        <w:rPr>
          <w:rFonts w:hint="cs"/>
          <w:rtl/>
        </w:rPr>
        <w:t>מ"ז:</w:t>
      </w:r>
      <w:r w:rsidR="002200C0">
        <w:rPr>
          <w:rFonts w:hint="cs"/>
          <w:rtl/>
        </w:rPr>
        <w:t xml:space="preserve"> דתני:</w:t>
      </w:r>
      <w:r w:rsidR="003E3522">
        <w:rPr>
          <w:rFonts w:hint="cs"/>
          <w:rtl/>
        </w:rPr>
        <w:t xml:space="preserve"> א. </w:t>
      </w:r>
    </w:p>
    <w:p w14:paraId="02DF0A41" w14:textId="12B09273" w:rsidR="003E3522" w:rsidRDefault="00183BFF" w:rsidP="002200C0">
      <w:pPr>
        <w:pStyle w:val="afffffe"/>
        <w:spacing w:before="0"/>
        <w:rPr>
          <w:rStyle w:val="afffff3"/>
          <w:rtl/>
        </w:rPr>
      </w:pPr>
      <w:r w:rsidRPr="00EE6043">
        <w:rPr>
          <w:rFonts w:cs="PFT_Frank"/>
          <w:b/>
          <w:bCs/>
          <w:szCs w:val="14"/>
          <w:rtl/>
        </w:rPr>
        <w:t>משילין</w:t>
      </w:r>
      <w:r w:rsidR="002200C0">
        <w:rPr>
          <w:rFonts w:cs="PFT_Frank" w:hint="cs"/>
          <w:b/>
          <w:bCs/>
          <w:szCs w:val="14"/>
          <w:rtl/>
        </w:rPr>
        <w:t>-</w:t>
      </w:r>
      <w:r w:rsidRPr="006F178A">
        <w:rPr>
          <w:rtl/>
        </w:rPr>
        <w:t xml:space="preserve"> </w:t>
      </w:r>
      <w:r w:rsidR="00F41D7C">
        <w:rPr>
          <w:rStyle w:val="af4"/>
          <w:rtl/>
        </w:rPr>
        <w:t>כי ישל זיתך</w:t>
      </w:r>
      <w:r w:rsidRPr="000649F2">
        <w:rPr>
          <w:rStyle w:val="af4"/>
          <w:rtl/>
        </w:rPr>
        <w:t>.</w:t>
      </w:r>
      <w:r w:rsidR="00F41D7C">
        <w:rPr>
          <w:rFonts w:hint="cs"/>
          <w:rtl/>
        </w:rPr>
        <w:t xml:space="preserve"> </w:t>
      </w:r>
    </w:p>
    <w:p w14:paraId="2ABF4ACF" w14:textId="77777777" w:rsidR="003E3522" w:rsidRPr="003E3522" w:rsidRDefault="003E3522" w:rsidP="003E3522">
      <w:pPr>
        <w:pStyle w:val="36"/>
        <w:framePr w:wrap="notBeside"/>
        <w:rPr>
          <w:rtl/>
        </w:rPr>
      </w:pPr>
      <w:r w:rsidRPr="003E3522">
        <w:rPr>
          <w:rFonts w:hint="cs"/>
          <w:rtl/>
        </w:rPr>
        <w:t>ב.</w:t>
      </w:r>
    </w:p>
    <w:p w14:paraId="7A62CDF4" w14:textId="5E156310" w:rsidR="00183BFF" w:rsidRPr="006F178A" w:rsidRDefault="00183BFF" w:rsidP="002200C0">
      <w:pPr>
        <w:pStyle w:val="afffffe"/>
        <w:spacing w:before="0"/>
        <w:rPr>
          <w:rtl/>
        </w:rPr>
      </w:pPr>
      <w:r w:rsidRPr="00EE6043">
        <w:rPr>
          <w:rFonts w:cs="PFT_Frank"/>
          <w:b/>
          <w:bCs/>
          <w:szCs w:val="14"/>
          <w:rtl/>
        </w:rPr>
        <w:t>משחילין</w:t>
      </w:r>
      <w:r>
        <w:rPr>
          <w:rtl/>
        </w:rPr>
        <w:t xml:space="preserve"> </w:t>
      </w:r>
      <w:r w:rsidRPr="00EE6043">
        <w:rPr>
          <w:rFonts w:cs="PFT_Frank"/>
          <w:b/>
          <w:bCs/>
          <w:szCs w:val="14"/>
          <w:rtl/>
        </w:rPr>
        <w:t xml:space="preserve">שחול </w:t>
      </w:r>
      <w:r w:rsidR="00F41D7C">
        <w:rPr>
          <w:rtl/>
        </w:rPr>
        <w:t>-</w:t>
      </w:r>
      <w:r>
        <w:rPr>
          <w:rtl/>
        </w:rPr>
        <w:t xml:space="preserve">שנשמטה ירכו </w:t>
      </w:r>
    </w:p>
    <w:p w14:paraId="4B3BECF8" w14:textId="77777777" w:rsidR="003E3522" w:rsidRPr="003E3522" w:rsidRDefault="003E3522" w:rsidP="003E3522">
      <w:pPr>
        <w:pStyle w:val="36"/>
        <w:framePr w:wrap="notBeside"/>
        <w:rPr>
          <w:rtl/>
        </w:rPr>
      </w:pPr>
      <w:r w:rsidRPr="003E3522">
        <w:rPr>
          <w:rFonts w:hint="cs"/>
          <w:rtl/>
        </w:rPr>
        <w:t>ג.</w:t>
      </w:r>
    </w:p>
    <w:p w14:paraId="3B83F05E" w14:textId="1A761FCA" w:rsidR="00183BFF" w:rsidRPr="00757D20" w:rsidRDefault="00183BFF" w:rsidP="00046DC5">
      <w:pPr>
        <w:rPr>
          <w:rtl/>
        </w:rPr>
      </w:pPr>
      <w:r w:rsidRPr="00EE6043">
        <w:rPr>
          <w:rFonts w:cs="PFT_Frank"/>
          <w:b/>
          <w:bCs/>
          <w:szCs w:val="14"/>
          <w:rtl/>
        </w:rPr>
        <w:t>משירין</w:t>
      </w:r>
      <w:r w:rsidR="002200C0">
        <w:rPr>
          <w:rFonts w:hint="cs"/>
          <w:rtl/>
        </w:rPr>
        <w:t>-</w:t>
      </w:r>
      <w:r w:rsidRPr="001F19F5">
        <w:rPr>
          <w:rtl/>
        </w:rPr>
        <w:t xml:space="preserve"> נזיר לא יחוף ראשו באדמה, </w:t>
      </w:r>
      <w:r w:rsidRPr="00EE6043">
        <w:rPr>
          <w:rFonts w:cs="PFT_Frank"/>
          <w:b/>
          <w:bCs/>
          <w:szCs w:val="14"/>
          <w:rtl/>
        </w:rPr>
        <w:t>שמשיר</w:t>
      </w:r>
      <w:r w:rsidRPr="00757D20">
        <w:rPr>
          <w:rtl/>
        </w:rPr>
        <w:t xml:space="preserve"> השער.</w:t>
      </w:r>
    </w:p>
    <w:p w14:paraId="4E61AD69" w14:textId="77777777" w:rsidR="003E3522" w:rsidRPr="003E3522" w:rsidRDefault="003E3522" w:rsidP="003E3522">
      <w:pPr>
        <w:pStyle w:val="36"/>
        <w:framePr w:wrap="notBeside"/>
        <w:rPr>
          <w:rtl/>
        </w:rPr>
      </w:pPr>
      <w:r w:rsidRPr="003E3522">
        <w:rPr>
          <w:rFonts w:hint="cs"/>
          <w:rtl/>
        </w:rPr>
        <w:t>ד.</w:t>
      </w:r>
    </w:p>
    <w:p w14:paraId="4FA92130" w14:textId="5E813FCE" w:rsidR="003A2A30" w:rsidRPr="001F19F5" w:rsidRDefault="00183BFF" w:rsidP="003A2A30">
      <w:r w:rsidRPr="00EE6043">
        <w:rPr>
          <w:rFonts w:ascii="Fb Fontext" w:hAnsi="Fb Fontext" w:cs="PFT_Frank"/>
          <w:b/>
          <w:bCs/>
          <w:szCs w:val="14"/>
          <w:rtl/>
        </w:rPr>
        <w:t>משחירין</w:t>
      </w:r>
      <w:r w:rsidR="002200C0">
        <w:rPr>
          <w:rFonts w:ascii="Fb Fontext" w:hAnsi="Fb Fontext" w:cs="PFT_Frank" w:hint="cs"/>
          <w:b/>
          <w:bCs/>
          <w:szCs w:val="14"/>
          <w:rtl/>
        </w:rPr>
        <w:t>-</w:t>
      </w:r>
      <w:r w:rsidR="00046DC5">
        <w:rPr>
          <w:rFonts w:ascii="Fb Fontext" w:hAnsi="Fb Fontext" w:cs="PFT_Frank" w:hint="cs"/>
          <w:b/>
          <w:bCs/>
          <w:szCs w:val="14"/>
          <w:rtl/>
        </w:rPr>
        <w:t xml:space="preserve"> </w:t>
      </w:r>
      <w:r w:rsidRPr="00EE6043">
        <w:rPr>
          <w:rFonts w:ascii="Fb Fontext" w:hAnsi="Fb Fontext" w:cs="PFT_Frank"/>
          <w:b/>
          <w:bCs/>
          <w:szCs w:val="14"/>
          <w:rtl/>
        </w:rPr>
        <w:t>השחור</w:t>
      </w:r>
      <w:r w:rsidRPr="006F178A">
        <w:rPr>
          <w:rFonts w:ascii="Fb Fontext" w:hAnsi="Fb Fontext"/>
          <w:rtl/>
        </w:rPr>
        <w:t xml:space="preserve"> והזוג שנחלקו טמאין.</w:t>
      </w:r>
    </w:p>
    <w:p w14:paraId="0B30BB99" w14:textId="77777777" w:rsidR="003E3522" w:rsidRPr="003E3522" w:rsidRDefault="003E3522" w:rsidP="003E3522">
      <w:pPr>
        <w:pStyle w:val="36"/>
        <w:framePr w:wrap="notBeside"/>
        <w:rPr>
          <w:rtl/>
        </w:rPr>
      </w:pPr>
      <w:r w:rsidRPr="003E3522">
        <w:rPr>
          <w:rFonts w:hint="cs"/>
          <w:rtl/>
        </w:rPr>
        <w:t>ה.</w:t>
      </w:r>
    </w:p>
    <w:p w14:paraId="266AFC84" w14:textId="380943D4" w:rsidR="00183BFF" w:rsidRPr="001F19F5" w:rsidRDefault="00183BFF" w:rsidP="003A2A30">
      <w:pPr>
        <w:rPr>
          <w:rtl/>
        </w:rPr>
      </w:pPr>
      <w:r w:rsidRPr="00EE6043">
        <w:rPr>
          <w:rFonts w:cs="PFT_Frank"/>
          <w:b/>
          <w:bCs/>
          <w:szCs w:val="14"/>
          <w:rtl/>
        </w:rPr>
        <w:t>מנשירין</w:t>
      </w:r>
      <w:r w:rsidR="002200C0">
        <w:rPr>
          <w:rFonts w:hint="cs"/>
          <w:rtl/>
        </w:rPr>
        <w:t>-</w:t>
      </w:r>
      <w:r w:rsidRPr="001F19F5">
        <w:rPr>
          <w:rtl/>
        </w:rPr>
        <w:t xml:space="preserve"> </w:t>
      </w:r>
      <w:r w:rsidRPr="00EE6043">
        <w:rPr>
          <w:rFonts w:cs="PFT_Frank"/>
          <w:b/>
          <w:bCs/>
          <w:szCs w:val="14"/>
          <w:rtl/>
        </w:rPr>
        <w:t>שנשרו</w:t>
      </w:r>
      <w:r w:rsidRPr="001F19F5">
        <w:rPr>
          <w:rtl/>
        </w:rPr>
        <w:t xml:space="preserve"> </w:t>
      </w:r>
      <w:r w:rsidR="00F41D7C" w:rsidRPr="00F41D7C">
        <w:rPr>
          <w:rStyle w:val="afffff3"/>
          <w:rFonts w:hint="cs"/>
          <w:rtl/>
        </w:rPr>
        <w:t>א.</w:t>
      </w:r>
      <w:r w:rsidR="00F41D7C">
        <w:rPr>
          <w:rFonts w:hint="cs"/>
          <w:rtl/>
        </w:rPr>
        <w:t xml:space="preserve"> </w:t>
      </w:r>
      <w:r w:rsidRPr="001F19F5">
        <w:rPr>
          <w:rtl/>
        </w:rPr>
        <w:t>כליו במים מהלך בהם</w:t>
      </w:r>
      <w:r w:rsidR="003A2A30">
        <w:rPr>
          <w:rFonts w:hint="cs"/>
          <w:rtl/>
        </w:rPr>
        <w:t>,</w:t>
      </w:r>
      <w:r w:rsidRPr="001F19F5">
        <w:rPr>
          <w:rtl/>
        </w:rPr>
        <w:t xml:space="preserve"> </w:t>
      </w:r>
    </w:p>
    <w:p w14:paraId="716611C4" w14:textId="77777777" w:rsidR="00183BFF" w:rsidRDefault="00F41D7C" w:rsidP="00F41D7C">
      <w:pPr>
        <w:ind w:left="680" w:firstLine="170"/>
        <w:rPr>
          <w:rFonts w:cs="Guttman Vilna"/>
          <w:b/>
          <w:bCs/>
          <w:rtl/>
        </w:rPr>
      </w:pPr>
      <w:r>
        <w:rPr>
          <w:rStyle w:val="afffff3"/>
          <w:rFonts w:hint="cs"/>
          <w:rtl/>
        </w:rPr>
        <w:t xml:space="preserve"> </w:t>
      </w:r>
      <w:r w:rsidR="00183BFF" w:rsidRPr="00F41D7C">
        <w:rPr>
          <w:rStyle w:val="afffff3"/>
          <w:rFonts w:hint="cs"/>
          <w:rtl/>
        </w:rPr>
        <w:t>ב.</w:t>
      </w:r>
      <w:r w:rsidR="00183BFF" w:rsidRPr="006F178A">
        <w:rPr>
          <w:rtl/>
        </w:rPr>
        <w:t xml:space="preserve"> איזהו לקט - </w:t>
      </w:r>
      <w:r w:rsidR="00183BFF" w:rsidRPr="00EE6043">
        <w:rPr>
          <w:rFonts w:cs="PFT_Frank"/>
          <w:b/>
          <w:bCs/>
          <w:szCs w:val="14"/>
          <w:rtl/>
        </w:rPr>
        <w:t>הנושר</w:t>
      </w:r>
      <w:r w:rsidR="00183BFF" w:rsidRPr="006F178A">
        <w:rPr>
          <w:rtl/>
        </w:rPr>
        <w:t xml:space="preserve"> בשעת קצירה.</w:t>
      </w:r>
      <w:r>
        <w:rPr>
          <w:rFonts w:hint="cs"/>
          <w:rtl/>
        </w:rPr>
        <w:t xml:space="preserve"> </w:t>
      </w:r>
    </w:p>
    <w:p w14:paraId="5573AD27" w14:textId="5F5CB27B" w:rsidR="00183BFF" w:rsidRPr="006F178A" w:rsidRDefault="00B35974" w:rsidP="00B35974">
      <w:pPr>
        <w:pStyle w:val="afff0"/>
        <w:rPr>
          <w:del w:id="90103" w:author="מנוע עיצוב" w:date="2026-10-08T11:01:28Z"/>
          <w:rtl/>
        </w:rPr>
      </w:pPr>
      <w:del w:id="90102" w:author="מנוע עיצוב" w:date="2026-10-08T11:01:28Z">
        <w:r>
          <w:rPr>
            <w:rFonts w:ascii="BA TM • Vilna Extra-Bold" w:hAnsi="BA TM • Vilna Extra-Bold" w:hint="cs"/>
            <w:rtl/>
          </w:rPr>
          <w:delText xml:space="preserve">****</w:delText>
        </w:r>
      </w:del>
    </w:p>
    <w:p w14:paraId="51C68CCE" w14:textId="77777777" w:rsidR="003A2A30" w:rsidRPr="006F178A" w:rsidRDefault="00183BFF" w:rsidP="003A2A30">
      <w:pPr>
        <w:pStyle w:val="afffff8"/>
      </w:pPr>
      <w:r w:rsidRPr="005E3ED5">
        <w:rPr>
          <w:rtl/>
        </w:rPr>
        <w:t>משילין פירות דרך ארובה ביו"ט.</w:t>
      </w:r>
      <w:r w:rsidR="005E3ED5" w:rsidRPr="00D159D1">
        <w:rPr>
          <w:rStyle w:val="afffd"/>
          <w:rFonts w:ascii="Fb Fontext" w:hAnsi="Fb Fontext" w:cs="PFT_Frank" w:hint="cs"/>
          <w:bCs/>
          <w:szCs w:val="14"/>
          <w:rtl/>
        </w:rPr>
        <w:t xml:space="preserve"> </w:t>
      </w:r>
    </w:p>
    <w:p w14:paraId="24099C27" w14:textId="0E6FC7D0" w:rsidR="00FB6937" w:rsidRPr="00FB6937" w:rsidRDefault="0087148A" w:rsidP="0087148A">
      <w:pPr>
        <w:pStyle w:val="36"/>
        <w:framePr w:wrap="notBeside"/>
        <w:rPr>
          <w:rtl/>
        </w:rPr>
      </w:pPr>
      <w:r w:rsidRPr="0087148A">
        <w:rPr>
          <w:rFonts w:hint="cs"/>
          <w:rtl/>
        </w:rPr>
        <w:t>א.</w:t>
      </w:r>
      <w:r>
        <w:rPr>
          <w:rFonts w:hint="cs"/>
          <w:rtl/>
        </w:rPr>
        <w:t xml:space="preserve"> </w:t>
      </w:r>
      <w:r w:rsidR="00363CEF">
        <w:rPr>
          <w:rFonts w:hint="cs"/>
          <w:rtl/>
        </w:rPr>
        <w:t>רי''ו</w:t>
      </w:r>
      <w:r w:rsidR="00A40322" w:rsidRPr="00FB6937">
        <w:rPr>
          <w:rFonts w:hint="cs"/>
          <w:rtl/>
        </w:rPr>
        <w:t xml:space="preserve"> </w:t>
      </w:r>
      <w:r w:rsidR="003A2A30" w:rsidRPr="00FB6937">
        <w:rPr>
          <w:rFonts w:hint="cs"/>
          <w:rtl/>
        </w:rPr>
        <w:t>התם תנן</w:t>
      </w:r>
    </w:p>
    <w:p w14:paraId="4DF9E5C3" w14:textId="77777777" w:rsidR="00363CEF" w:rsidRDefault="00183BFF" w:rsidP="008F07BB">
      <w:pPr>
        <w:rPr>
          <w:rtl/>
        </w:rPr>
      </w:pPr>
      <w:r w:rsidRPr="00FB6937">
        <w:rPr>
          <w:rtl/>
        </w:rPr>
        <w:t xml:space="preserve">מפנין </w:t>
      </w:r>
      <w:r w:rsidR="008F07BB" w:rsidRPr="00FB6937">
        <w:rPr>
          <w:rFonts w:hint="cs"/>
          <w:rtl/>
        </w:rPr>
        <w:t>דו'ה ק</w:t>
      </w:r>
      <w:r w:rsidR="008F07BB" w:rsidRPr="00FB6937">
        <w:rPr>
          <w:rtl/>
        </w:rPr>
        <w:t>ופות תבן</w:t>
      </w:r>
      <w:r w:rsidR="00363CEF">
        <w:rPr>
          <w:rFonts w:hint="cs"/>
          <w:rtl/>
        </w:rPr>
        <w:t>,</w:t>
      </w:r>
      <w:r w:rsidR="008F07BB" w:rsidRPr="00FB6937">
        <w:rPr>
          <w:rtl/>
        </w:rPr>
        <w:t xml:space="preserve"> </w:t>
      </w:r>
    </w:p>
    <w:p w14:paraId="7864605D" w14:textId="7EDE0894" w:rsidR="00363CEF" w:rsidRPr="00363CEF" w:rsidRDefault="00363CEF" w:rsidP="00363CEF">
      <w:pPr>
        <w:pStyle w:val="36"/>
        <w:framePr w:wrap="notBeside"/>
        <w:rPr>
          <w:rtl/>
        </w:rPr>
      </w:pPr>
      <w:r w:rsidRPr="00363CEF">
        <w:rPr>
          <w:rFonts w:hint="cs"/>
          <w:rtl/>
        </w:rPr>
        <w:t>ודחי'</w:t>
      </w:r>
      <w:r w:rsidR="00BC14EB">
        <w:rPr>
          <w:rFonts w:hint="cs"/>
          <w:rtl/>
        </w:rPr>
        <w:t xml:space="preserve"> א.</w:t>
      </w:r>
    </w:p>
    <w:p w14:paraId="49149A4B" w14:textId="301E8F14" w:rsidR="003A2A30" w:rsidRPr="00FB6937" w:rsidRDefault="00BC14EB" w:rsidP="008F07BB">
      <w:pPr>
        <w:rPr>
          <w:rtl/>
        </w:rPr>
      </w:pPr>
      <w:r>
        <w:rPr>
          <w:rFonts w:hint="cs"/>
          <w:rtl/>
        </w:rPr>
        <w:t xml:space="preserve">שם זה </w:t>
      </w:r>
      <w:r w:rsidR="008F07BB" w:rsidRPr="00FB6937">
        <w:rPr>
          <w:rtl/>
        </w:rPr>
        <w:t>מפני האורחים</w:t>
      </w:r>
      <w:r w:rsidR="00183BFF" w:rsidRPr="00FB6937">
        <w:rPr>
          <w:rtl/>
        </w:rPr>
        <w:t xml:space="preserve"> </w:t>
      </w:r>
      <w:r w:rsidR="008F07BB" w:rsidRPr="00FB6937">
        <w:rPr>
          <w:rFonts w:hint="cs"/>
          <w:rtl/>
        </w:rPr>
        <w:t>ומפני ביטול ביהמ"ד</w:t>
      </w:r>
    </w:p>
    <w:p w14:paraId="3795778D" w14:textId="77777777">
      <w:pPr>
        <w:pStyle w:val="afff2"/>
        <w:framePr w:wrap="around"/>
        <w:rPr>
          <w:ins w:id="92147" w:author="Claude" w:date="2026-10-12T12:00:00Z"/>
          <w:rtl/>
        </w:rPr>
      </w:pPr>
      <w:ins w:id="92148" w:author="Claude" w:date="2026-10-12T12:00:00Z">
        <w:r>
          <w:rPr>
            <w:rFonts w:hint="cs"/>
            <w:rtl/>
          </w:rPr>
          <w:t>לו.</w:t>
        </w:r>
      </w:ins>
    </w:p>
    <w:p w14:paraId="1849E79C" w14:textId="2F906933" w:rsidR="00FB6937" w:rsidRPr="00FB6937" w:rsidRDefault="00BC14EB" w:rsidP="00FB6937">
      <w:pPr>
        <w:pStyle w:val="36"/>
        <w:framePr w:wrap="notBeside"/>
        <w:rPr>
          <w:rtl/>
        </w:rPr>
      </w:pPr>
      <w:r>
        <w:rPr>
          <w:rFonts w:hint="cs"/>
          <w:rtl/>
        </w:rPr>
        <w:t>ב.</w:t>
      </w:r>
    </w:p>
    <w:p w14:paraId="05750782" w14:textId="23DDA8A7" w:rsidR="00A40322" w:rsidRDefault="00A40322" w:rsidP="003A2A30">
      <w:pPr>
        <w:rPr>
          <w:rtl/>
        </w:rPr>
      </w:pPr>
      <w:r>
        <w:rPr>
          <w:rFonts w:hint="cs"/>
          <w:rtl/>
        </w:rPr>
        <w:t>ויו''ט קל ויזלזלו.</w:t>
      </w:r>
    </w:p>
    <w:p w14:paraId="5659DA35" w14:textId="452E9E2F" w:rsidR="00FB6937" w:rsidRPr="00FB6937" w:rsidRDefault="00BC14EB" w:rsidP="00FB6937">
      <w:pPr>
        <w:pStyle w:val="36"/>
        <w:framePr w:wrap="notBeside"/>
        <w:rPr>
          <w:rtl/>
        </w:rPr>
      </w:pPr>
      <w:r>
        <w:rPr>
          <w:rFonts w:hint="cs"/>
          <w:rtl/>
        </w:rPr>
        <w:t>ג.</w:t>
      </w:r>
    </w:p>
    <w:p w14:paraId="75ADCA2F" w14:textId="15CF6AE1" w:rsidR="00A40322" w:rsidRDefault="00A40322" w:rsidP="00A63BD0">
      <w:pPr>
        <w:spacing w:after="60"/>
        <w:rPr>
          <w:rtl/>
        </w:rPr>
      </w:pPr>
      <w:r>
        <w:rPr>
          <w:rFonts w:hint="cs"/>
          <w:rtl/>
        </w:rPr>
        <w:t>שמא יותר</w:t>
      </w:r>
      <w:r w:rsidR="008F07BB">
        <w:rPr>
          <w:rFonts w:hint="cs"/>
          <w:rtl/>
        </w:rPr>
        <w:t>,</w:t>
      </w:r>
      <w:r>
        <w:rPr>
          <w:rFonts w:hint="cs"/>
          <w:rtl/>
        </w:rPr>
        <w:t xml:space="preserve"> דיש הפסד ממון</w:t>
      </w:r>
    </w:p>
    <w:p w14:paraId="36166F0B" w14:textId="77777777" w:rsidR="00A63BD0" w:rsidRPr="00A63BD0" w:rsidRDefault="003A2A30" w:rsidP="00A63BD0">
      <w:pPr>
        <w:pStyle w:val="36"/>
        <w:framePr w:wrap="notBeside"/>
        <w:rPr>
          <w:rtl/>
        </w:rPr>
      </w:pPr>
      <w:r w:rsidRPr="00A63BD0">
        <w:rPr>
          <w:rFonts w:hint="cs"/>
          <w:rtl/>
        </w:rPr>
        <w:t xml:space="preserve">ב. </w:t>
      </w:r>
      <w:r w:rsidR="00183BFF" w:rsidRPr="00A63BD0">
        <w:rPr>
          <w:rFonts w:hint="cs"/>
          <w:rtl/>
        </w:rPr>
        <w:t>התם תנן:</w:t>
      </w:r>
    </w:p>
    <w:p w14:paraId="2732639D" w14:textId="141C1577" w:rsidR="00183BFF" w:rsidRPr="006F178A" w:rsidRDefault="00183BFF" w:rsidP="00A63BD0">
      <w:pPr>
        <w:pStyle w:val="afffffe"/>
        <w:spacing w:before="0"/>
        <w:rPr>
          <w:rtl/>
        </w:rPr>
      </w:pPr>
      <w:r>
        <w:rPr>
          <w:rFonts w:hint="cs"/>
          <w:rtl/>
        </w:rPr>
        <w:t>א</w:t>
      </w:r>
      <w:r w:rsidRPr="006F178A">
        <w:rPr>
          <w:rtl/>
        </w:rPr>
        <w:t xml:space="preserve">בל לא את האוצר. </w:t>
      </w:r>
      <w:r w:rsidR="00F41D7C">
        <w:rPr>
          <w:rFonts w:hint="cs"/>
          <w:rtl/>
        </w:rPr>
        <w:t xml:space="preserve">שיבוא </w:t>
      </w:r>
      <w:r w:rsidRPr="006F178A">
        <w:rPr>
          <w:rtl/>
        </w:rPr>
        <w:t>לאשווי גומות.</w:t>
      </w:r>
    </w:p>
    <w:p w14:paraId="53243F4C" w14:textId="77777777" w:rsidR="00183BFF" w:rsidRPr="008F07BB" w:rsidRDefault="008F07BB" w:rsidP="00A63BD0">
      <w:pPr>
        <w:spacing w:after="60"/>
        <w:rPr>
          <w:rStyle w:val="afffd"/>
          <w:rFonts w:ascii="Fb Fontext" w:hAnsi="Fb Fontext" w:cs="PFT_Frank"/>
          <w:b/>
          <w:spacing w:val="-4"/>
          <w:szCs w:val="14"/>
          <w:rtl/>
        </w:rPr>
      </w:pPr>
      <w:r w:rsidRPr="008F07BB">
        <w:rPr>
          <w:rFonts w:cs="PFT_Frank" w:hint="cs"/>
          <w:b/>
          <w:bCs/>
          <w:spacing w:val="-4"/>
          <w:szCs w:val="14"/>
          <w:rtl/>
        </w:rPr>
        <w:t>והספק</w:t>
      </w:r>
      <w:r w:rsidR="00634BD6" w:rsidRPr="008F07BB">
        <w:rPr>
          <w:rFonts w:hint="cs"/>
          <w:spacing w:val="-4"/>
          <w:rtl/>
        </w:rPr>
        <w:t xml:space="preserve"> </w:t>
      </w:r>
      <w:r w:rsidR="003B198D" w:rsidRPr="008F07BB">
        <w:rPr>
          <w:rFonts w:hint="cs"/>
          <w:spacing w:val="-4"/>
          <w:rtl/>
        </w:rPr>
        <w:t>כאן</w:t>
      </w:r>
      <w:r w:rsidR="00183BFF" w:rsidRPr="008F07BB">
        <w:rPr>
          <w:spacing w:val="-4"/>
          <w:rtl/>
        </w:rPr>
        <w:t xml:space="preserve"> דיו"ט קל </w:t>
      </w:r>
      <w:r w:rsidR="003A2A30" w:rsidRPr="008F07BB">
        <w:rPr>
          <w:rFonts w:hint="cs"/>
          <w:spacing w:val="-4"/>
          <w:rtl/>
        </w:rPr>
        <w:t>מותר</w:t>
      </w:r>
      <w:r w:rsidRPr="008F07BB">
        <w:rPr>
          <w:rFonts w:hint="cs"/>
          <w:spacing w:val="-4"/>
          <w:rtl/>
        </w:rPr>
        <w:t>,</w:t>
      </w:r>
      <w:r w:rsidR="003A2A30" w:rsidRPr="008F07BB">
        <w:rPr>
          <w:rFonts w:hint="cs"/>
          <w:spacing w:val="-4"/>
          <w:rtl/>
        </w:rPr>
        <w:t xml:space="preserve"> </w:t>
      </w:r>
      <w:r w:rsidRPr="008F07BB">
        <w:rPr>
          <w:rStyle w:val="afffff3"/>
          <w:rFonts w:hint="cs"/>
          <w:spacing w:val="-4"/>
          <w:rtl/>
        </w:rPr>
        <w:t>א</w:t>
      </w:r>
      <w:r w:rsidR="003A2A30" w:rsidRPr="008F07BB">
        <w:rPr>
          <w:rStyle w:val="afffff3"/>
          <w:rFonts w:hint="cs"/>
          <w:spacing w:val="-4"/>
          <w:rtl/>
        </w:rPr>
        <w:t>ו</w:t>
      </w:r>
      <w:r w:rsidRPr="008F07BB">
        <w:rPr>
          <w:rFonts w:hint="cs"/>
          <w:spacing w:val="-4"/>
          <w:rtl/>
        </w:rPr>
        <w:t xml:space="preserve"> כשאין ביטול ביהמ''ד כ''ש שאסור</w:t>
      </w:r>
      <w:r w:rsidR="003A2A30" w:rsidRPr="008F07BB">
        <w:rPr>
          <w:rFonts w:hint="cs"/>
          <w:spacing w:val="-4"/>
          <w:rtl/>
        </w:rPr>
        <w:t xml:space="preserve"> </w:t>
      </w:r>
    </w:p>
    <w:p w14:paraId="589DC0C0" w14:textId="77777777" w:rsidR="00A63BD0" w:rsidRPr="00A63BD0" w:rsidRDefault="003A2A30" w:rsidP="00A63BD0">
      <w:pPr>
        <w:pStyle w:val="36"/>
        <w:framePr w:wrap="notBeside"/>
        <w:rPr>
          <w:rtl/>
        </w:rPr>
      </w:pPr>
      <w:r w:rsidRPr="00A63BD0">
        <w:rPr>
          <w:rFonts w:hint="cs"/>
          <w:rtl/>
        </w:rPr>
        <w:t>ג</w:t>
      </w:r>
      <w:r w:rsidR="00183BFF" w:rsidRPr="00A63BD0">
        <w:rPr>
          <w:rtl/>
        </w:rPr>
        <w:t xml:space="preserve">. </w:t>
      </w:r>
      <w:r w:rsidRPr="00A63BD0">
        <w:rPr>
          <w:rtl/>
        </w:rPr>
        <w:tab/>
      </w:r>
      <w:r w:rsidR="003B198D" w:rsidRPr="00A63BD0">
        <w:rPr>
          <w:rFonts w:hint="cs"/>
          <w:rtl/>
        </w:rPr>
        <w:t>כאן</w:t>
      </w:r>
      <w:r w:rsidR="00183BFF" w:rsidRPr="00A63BD0">
        <w:rPr>
          <w:rtl/>
        </w:rPr>
        <w:t xml:space="preserve"> </w:t>
      </w:r>
      <w:r w:rsidRPr="00A63BD0">
        <w:rPr>
          <w:rFonts w:hint="cs"/>
          <w:rtl/>
        </w:rPr>
        <w:t>אר"נ</w:t>
      </w:r>
      <w:r w:rsidR="00634BD6" w:rsidRPr="00A63BD0">
        <w:rPr>
          <w:rFonts w:hint="cs"/>
          <w:rtl/>
        </w:rPr>
        <w:t>:</w:t>
      </w:r>
    </w:p>
    <w:p w14:paraId="309D2878" w14:textId="6443C6D2" w:rsidR="003A2A30" w:rsidRDefault="003A2A30" w:rsidP="00A63BD0">
      <w:pPr>
        <w:pStyle w:val="afffffe"/>
        <w:spacing w:before="0"/>
        <w:rPr>
          <w:rtl/>
        </w:rPr>
      </w:pPr>
      <w:r>
        <w:rPr>
          <w:rFonts w:hint="cs"/>
          <w:rtl/>
        </w:rPr>
        <w:t>דמגג לגג לא</w:t>
      </w:r>
      <w:r w:rsidR="008F07BB">
        <w:rPr>
          <w:rFonts w:hint="cs"/>
          <w:rtl/>
        </w:rPr>
        <w:t>, ותני אפ' כשגגותיהן שוין</w:t>
      </w:r>
      <w:r>
        <w:rPr>
          <w:rFonts w:hint="cs"/>
          <w:rtl/>
        </w:rPr>
        <w:t xml:space="preserve">. </w:t>
      </w:r>
    </w:p>
    <w:p w14:paraId="3761AD03" w14:textId="77777777" w:rsidR="00A63BD0" w:rsidRPr="00A63BD0" w:rsidRDefault="008F07BB" w:rsidP="00A63BD0">
      <w:pPr>
        <w:pStyle w:val="36"/>
        <w:framePr w:wrap="notBeside"/>
        <w:rPr>
          <w:rtl/>
        </w:rPr>
      </w:pPr>
      <w:r w:rsidRPr="00A63BD0">
        <w:rPr>
          <w:rFonts w:hint="cs"/>
          <w:rtl/>
        </w:rPr>
        <w:t>והספק</w:t>
      </w:r>
    </w:p>
    <w:p w14:paraId="18263F9D" w14:textId="0440D97D" w:rsidR="003A2A30" w:rsidRDefault="003A2A30" w:rsidP="00A63BD0">
      <w:pPr>
        <w:rPr>
          <w:rtl/>
        </w:rPr>
      </w:pPr>
      <w:r w:rsidRPr="00634BD6">
        <w:rPr>
          <w:rStyle w:val="afffff3"/>
          <w:rFonts w:hint="cs"/>
          <w:rtl/>
        </w:rPr>
        <w:t xml:space="preserve">אי </w:t>
      </w:r>
      <w:r>
        <w:rPr>
          <w:rFonts w:hint="cs"/>
          <w:rtl/>
        </w:rPr>
        <w:t xml:space="preserve">שם דשבת חמורה, ולא יזלזלו מותר, </w:t>
      </w:r>
    </w:p>
    <w:p w14:paraId="0E633079" w14:textId="77777777" w:rsidR="00183BFF" w:rsidRPr="00EE6043" w:rsidRDefault="003A2A30" w:rsidP="000A4724">
      <w:pPr>
        <w:spacing w:after="60"/>
        <w:rPr>
          <w:rStyle w:val="afffd"/>
          <w:rFonts w:ascii="Fb Fontext" w:hAnsi="Fb Fontext" w:cs="PFT_Frank"/>
          <w:b/>
          <w:szCs w:val="14"/>
          <w:rtl/>
        </w:rPr>
      </w:pPr>
      <w:r w:rsidRPr="00634BD6">
        <w:rPr>
          <w:rStyle w:val="afffff3"/>
          <w:rFonts w:hint="cs"/>
          <w:rtl/>
        </w:rPr>
        <w:t>או</w:t>
      </w:r>
      <w:r>
        <w:rPr>
          <w:rFonts w:hint="cs"/>
          <w:rtl/>
        </w:rPr>
        <w:t xml:space="preserve"> בשאין הפסד פירות כ''ש שאסור </w:t>
      </w:r>
    </w:p>
    <w:p w14:paraId="5BF9DDFB" w14:textId="77777777" w:rsidR="000A4724" w:rsidRPr="000A4724" w:rsidRDefault="003A2A30" w:rsidP="000A4724">
      <w:pPr>
        <w:pStyle w:val="36"/>
        <w:framePr w:wrap="notBeside"/>
        <w:rPr>
          <w:rtl/>
        </w:rPr>
      </w:pPr>
      <w:r w:rsidRPr="000A4724">
        <w:rPr>
          <w:rFonts w:hint="cs"/>
          <w:rtl/>
        </w:rPr>
        <w:t>ד</w:t>
      </w:r>
      <w:r w:rsidR="00183BFF" w:rsidRPr="000A4724">
        <w:rPr>
          <w:rtl/>
        </w:rPr>
        <w:t xml:space="preserve">. </w:t>
      </w:r>
    </w:p>
    <w:p w14:paraId="0E473B8C" w14:textId="2B0F92CD" w:rsidR="00183BFF" w:rsidRPr="001F19F5" w:rsidRDefault="00183BFF" w:rsidP="00183BFF">
      <w:pPr>
        <w:rPr>
          <w:rFonts w:cs="Guttman Vilna"/>
          <w:b/>
          <w:bCs/>
          <w:rtl/>
        </w:rPr>
      </w:pPr>
      <w:r w:rsidRPr="00634BD6">
        <w:rPr>
          <w:rStyle w:val="afffff3"/>
          <w:rFonts w:hint="cs"/>
          <w:rtl/>
        </w:rPr>
        <w:t>כאן</w:t>
      </w:r>
      <w:r w:rsidRPr="00634BD6">
        <w:rPr>
          <w:rStyle w:val="afffff3"/>
          <w:rtl/>
        </w:rPr>
        <w:t xml:space="preserve"> </w:t>
      </w:r>
      <w:r w:rsidR="00634BD6">
        <w:rPr>
          <w:rStyle w:val="afffff3"/>
          <w:rFonts w:hint="cs"/>
          <w:rtl/>
        </w:rPr>
        <w:t xml:space="preserve">תניא </w:t>
      </w:r>
      <w:r w:rsidR="00634BD6">
        <w:rPr>
          <w:rtl/>
        </w:rPr>
        <w:t xml:space="preserve">לא ישלשלם </w:t>
      </w:r>
      <w:r w:rsidRPr="001F19F5">
        <w:rPr>
          <w:rtl/>
        </w:rPr>
        <w:t>בחלונות, ולא יורידם דרך סולמות.</w:t>
      </w:r>
    </w:p>
    <w:p w14:paraId="5DC41611" w14:textId="77777777" w:rsidR="00183BFF" w:rsidRPr="008F07BB" w:rsidRDefault="003A2A30" w:rsidP="008F07BB">
      <w:pPr>
        <w:rPr>
          <w:rFonts w:cs="Guttman Vilna"/>
          <w:b/>
          <w:bCs/>
          <w:spacing w:val="-4"/>
          <w:rtl/>
        </w:rPr>
      </w:pPr>
      <w:r w:rsidRPr="008F07BB">
        <w:rPr>
          <w:rStyle w:val="afffff3"/>
          <w:rFonts w:hint="cs"/>
          <w:spacing w:val="-4"/>
          <w:rtl/>
        </w:rPr>
        <w:t>אי</w:t>
      </w:r>
      <w:r w:rsidRPr="008F07BB">
        <w:rPr>
          <w:rFonts w:hint="cs"/>
          <w:spacing w:val="-4"/>
          <w:rtl/>
        </w:rPr>
        <w:t xml:space="preserve"> שם דיש ביטול ביהמ''ד מותר </w:t>
      </w:r>
      <w:r w:rsidRPr="008F07BB">
        <w:rPr>
          <w:rStyle w:val="afffff3"/>
          <w:rFonts w:hint="cs"/>
          <w:spacing w:val="-4"/>
          <w:rtl/>
        </w:rPr>
        <w:t>או</w:t>
      </w:r>
      <w:r w:rsidRPr="008F07BB">
        <w:rPr>
          <w:rFonts w:hint="cs"/>
          <w:spacing w:val="-4"/>
          <w:rtl/>
        </w:rPr>
        <w:t xml:space="preserve"> כשאין הפסד כ''ש שאסור </w:t>
      </w:r>
      <w:r w:rsidR="00183BFF" w:rsidRPr="008F07BB">
        <w:rPr>
          <w:rFonts w:ascii="Fb Fontext" w:hAnsi="Fb Fontext" w:cs="PFT_Frank"/>
          <w:b/>
          <w:bCs/>
          <w:spacing w:val="-4"/>
          <w:szCs w:val="14"/>
          <w:rtl/>
        </w:rPr>
        <w:t>תיקו</w:t>
      </w:r>
    </w:p>
    <w:p w14:paraId="468F6A75" w14:textId="77777777" w:rsidR="00183BFF" w:rsidRPr="00C4622C" w:rsidRDefault="00183BFF" w:rsidP="004D14B9">
      <w:pPr>
        <w:pStyle w:val="affff0"/>
        <w:spacing w:before="60"/>
        <w:rPr>
          <w:rtl/>
        </w:rPr>
      </w:pPr>
      <w:ins w:id="9812" w:author="מספור קטעי משנה" w:date="2026-10-06T10:03:25Z">
        <w:r>
          <w:rPr>
            <w:rStyle w:val="MisparKeta"/>
          </w:rPr>
          <w:t xml:space="preserve">א. </w:t>
        </w:r>
      </w:ins>
      <w:r w:rsidRPr="00C4622C">
        <w:rPr>
          <w:rtl/>
        </w:rPr>
        <w:t>ומכסין את הפירות.</w:t>
      </w:r>
    </w:p>
    <w:p w14:paraId="49274615" w14:textId="77777777" w:rsidR="000A4724" w:rsidRPr="000A4724" w:rsidRDefault="00183BFF" w:rsidP="000A4724">
      <w:pPr>
        <w:pStyle w:val="36"/>
        <w:framePr w:wrap="notBeside"/>
        <w:rPr>
          <w:rtl/>
        </w:rPr>
      </w:pPr>
      <w:r w:rsidRPr="000A4724">
        <w:rPr>
          <w:rtl/>
        </w:rPr>
        <w:t>עולא:</w:t>
      </w:r>
    </w:p>
    <w:p w14:paraId="41B48F5B" w14:textId="5CAADAD3" w:rsidR="004E450C" w:rsidRPr="004E450C" w:rsidRDefault="00183BFF" w:rsidP="004E450C">
      <w:pPr>
        <w:rPr>
          <w:rStyle w:val="afffff3"/>
          <w:rFonts w:cs="FrankRuehl"/>
          <w:szCs w:val="18"/>
          <w:rtl/>
        </w:rPr>
      </w:pPr>
      <w:r>
        <w:rPr>
          <w:rFonts w:ascii="Fb Fontext" w:hAnsi="Fb Fontext"/>
          <w:rtl/>
        </w:rPr>
        <w:t xml:space="preserve">ואפילו </w:t>
      </w:r>
      <w:r w:rsidR="00634BD6">
        <w:rPr>
          <w:rFonts w:ascii="Fb Fontext" w:hAnsi="Fb Fontext" w:hint="cs"/>
          <w:rtl/>
        </w:rPr>
        <w:t>לבנים המוקצים</w:t>
      </w:r>
      <w:r w:rsidR="00634BD6">
        <w:rPr>
          <w:rFonts w:ascii="Fb Fontext" w:hAnsi="Fb Fontext" w:hint="cs"/>
          <w:sz w:val="16"/>
          <w:rtl/>
        </w:rPr>
        <w:t>,</w:t>
      </w:r>
      <w:r w:rsidRPr="006F178A">
        <w:rPr>
          <w:rFonts w:ascii="Fb Fontext" w:hAnsi="Fb Fontext"/>
          <w:rtl/>
        </w:rPr>
        <w:t xml:space="preserve"> </w:t>
      </w:r>
    </w:p>
    <w:p w14:paraId="30B435F6" w14:textId="77777777" w:rsidR="004E450C" w:rsidRPr="004E450C" w:rsidRDefault="00634BD6" w:rsidP="004E450C">
      <w:pPr>
        <w:pStyle w:val="36"/>
        <w:framePr w:wrap="notBeside"/>
        <w:rPr>
          <w:rtl/>
        </w:rPr>
      </w:pPr>
      <w:r w:rsidRPr="004E450C">
        <w:rPr>
          <w:rtl/>
        </w:rPr>
        <w:t>ר</w:t>
      </w:r>
      <w:r w:rsidRPr="004E450C">
        <w:rPr>
          <w:rFonts w:hint="cs"/>
          <w:rtl/>
        </w:rPr>
        <w:t>י"צ</w:t>
      </w:r>
      <w:r w:rsidR="00183BFF" w:rsidRPr="004E450C">
        <w:rPr>
          <w:rtl/>
        </w:rPr>
        <w:t>:</w:t>
      </w:r>
    </w:p>
    <w:p w14:paraId="57E49A9C" w14:textId="500DAB2C" w:rsidR="00183BFF" w:rsidRPr="004E450C" w:rsidRDefault="00183BFF" w:rsidP="00183BFF">
      <w:pPr>
        <w:rPr>
          <w:rtl/>
        </w:rPr>
      </w:pPr>
      <w:r w:rsidRPr="004E450C">
        <w:rPr>
          <w:rtl/>
        </w:rPr>
        <w:t xml:space="preserve">רק פירות הראויין. </w:t>
      </w:r>
      <w:r w:rsidR="00634BD6" w:rsidRPr="004E450C">
        <w:rPr>
          <w:rFonts w:hint="cs"/>
          <w:rtl/>
        </w:rPr>
        <w:t>דאין כלי ניטל אלא לדבר הניטל בשבת</w:t>
      </w:r>
    </w:p>
    <w:p w14:paraId="3C08994A" w14:textId="77777777" w:rsidR="006D45C5" w:rsidRPr="006D45C5" w:rsidRDefault="00183BFF" w:rsidP="006D45C5">
      <w:pPr>
        <w:pStyle w:val="36"/>
        <w:framePr w:wrap="notBeside"/>
        <w:rPr>
          <w:rtl/>
        </w:rPr>
      </w:pPr>
      <w:r w:rsidRPr="006D45C5">
        <w:rPr>
          <w:rFonts w:hint="cs"/>
          <w:rtl/>
        </w:rPr>
        <w:t>א.</w:t>
      </w:r>
    </w:p>
    <w:p w14:paraId="780C411D" w14:textId="059BA62E" w:rsidR="00183BFF" w:rsidRDefault="00183BFF" w:rsidP="00634BD6">
      <w:pPr>
        <w:rPr>
          <w:rFonts w:ascii="Fb Fontext" w:hAnsi="Fb Fontext"/>
          <w:rtl/>
        </w:rPr>
      </w:pPr>
      <w:r w:rsidRPr="00442E83">
        <w:rPr>
          <w:rStyle w:val="afffff3"/>
          <w:rtl/>
        </w:rPr>
        <w:lastRenderedPageBreak/>
        <w:t>אין להוכיח</w:t>
      </w:r>
      <w:r w:rsidRPr="00442E83">
        <w:rPr>
          <w:rStyle w:val="afffff3"/>
          <w:rFonts w:hint="cs"/>
          <w:rtl/>
        </w:rPr>
        <w:t xml:space="preserve"> כרי</w:t>
      </w:r>
      <w:r w:rsidR="00634BD6">
        <w:rPr>
          <w:rStyle w:val="afffff3"/>
          <w:rFonts w:hint="cs"/>
          <w:rtl/>
        </w:rPr>
        <w:t>"</w:t>
      </w:r>
      <w:r w:rsidRPr="00BA20DB">
        <w:rPr>
          <w:rStyle w:val="afffff3"/>
          <w:rFonts w:hint="cs"/>
          <w:rtl/>
        </w:rPr>
        <w:t>צ</w:t>
      </w:r>
      <w:r>
        <w:rPr>
          <w:rStyle w:val="afffff3"/>
          <w:rFonts w:hint="cs"/>
          <w:rtl/>
        </w:rPr>
        <w:t>,</w:t>
      </w:r>
      <w:r w:rsidRPr="00BA20DB">
        <w:rPr>
          <w:rStyle w:val="afffff3"/>
          <w:rFonts w:hint="cs"/>
          <w:rtl/>
        </w:rPr>
        <w:t xml:space="preserve"> </w:t>
      </w:r>
      <w:r w:rsidRPr="006F178A">
        <w:rPr>
          <w:rFonts w:ascii="Fb Fontext" w:hAnsi="Fb Fontext"/>
          <w:rtl/>
        </w:rPr>
        <w:t xml:space="preserve"> מ</w:t>
      </w:r>
      <w:r>
        <w:rPr>
          <w:rFonts w:ascii="Fb Fontext" w:hAnsi="Fb Fontext"/>
          <w:rtl/>
        </w:rPr>
        <w:t>מכסין</w:t>
      </w:r>
      <w:r w:rsidR="00634BD6">
        <w:rPr>
          <w:rFonts w:ascii="Fb Fontext" w:hAnsi="Fb Fontext"/>
          <w:rtl/>
        </w:rPr>
        <w:t xml:space="preserve"> </w:t>
      </w:r>
      <w:r w:rsidRPr="006F178A">
        <w:rPr>
          <w:rFonts w:ascii="Fb Fontext" w:hAnsi="Fb Fontext"/>
          <w:rtl/>
        </w:rPr>
        <w:t xml:space="preserve">פירות </w:t>
      </w:r>
      <w:r w:rsidR="00634BD6">
        <w:rPr>
          <w:rFonts w:ascii="Fb Fontext" w:hAnsi="Fb Fontext" w:hint="cs"/>
          <w:rtl/>
        </w:rPr>
        <w:t>דה''ה לבנים ואגב רישא</w:t>
      </w:r>
      <w:r>
        <w:rPr>
          <w:rFonts w:ascii="Fb Fontext" w:hAnsi="Fb Fontext"/>
          <w:rtl/>
        </w:rPr>
        <w:t xml:space="preserve"> </w:t>
      </w:r>
    </w:p>
    <w:p w14:paraId="1B22A15A" w14:textId="77777777" w:rsidR="006D45C5" w:rsidRPr="006D45C5" w:rsidRDefault="00183BFF" w:rsidP="006D45C5">
      <w:pPr>
        <w:pStyle w:val="36"/>
        <w:framePr w:wrap="notBeside"/>
        <w:rPr>
          <w:rtl/>
        </w:rPr>
      </w:pPr>
      <w:r w:rsidRPr="006D45C5">
        <w:rPr>
          <w:rFonts w:hint="cs"/>
          <w:rtl/>
        </w:rPr>
        <w:t>ב</w:t>
      </w:r>
      <w:r w:rsidR="00442E83" w:rsidRPr="006D45C5">
        <w:rPr>
          <w:rFonts w:hint="cs"/>
          <w:rtl/>
        </w:rPr>
        <w:t>.</w:t>
      </w:r>
      <w:r w:rsidRPr="006D45C5">
        <w:rPr>
          <w:rFonts w:hint="cs"/>
          <w:rtl/>
        </w:rPr>
        <w:t xml:space="preserve"> </w:t>
      </w:r>
    </w:p>
    <w:p w14:paraId="092AEBB3" w14:textId="1D8E6124" w:rsidR="00634BD6" w:rsidRPr="00C856F1" w:rsidRDefault="006D45C5" w:rsidP="008F07BB">
      <w:pPr>
        <w:rPr>
          <w:spacing w:val="-6"/>
          <w:rtl/>
        </w:rPr>
      </w:pPr>
      <w:r>
        <w:rPr>
          <w:rStyle w:val="afffff3"/>
          <w:rFonts w:hint="cs"/>
          <w:rtl/>
        </w:rPr>
        <w:t>א</w:t>
      </w:r>
      <w:r w:rsidR="00183BFF" w:rsidRPr="00442E83">
        <w:rPr>
          <w:rStyle w:val="afffff3"/>
          <w:rtl/>
        </w:rPr>
        <w:t xml:space="preserve">ין להוכיח </w:t>
      </w:r>
      <w:r w:rsidR="00183BFF" w:rsidRPr="00442E83">
        <w:rPr>
          <w:spacing w:val="-4"/>
          <w:rtl/>
        </w:rPr>
        <w:t xml:space="preserve">מדנתחדש </w:t>
      </w:r>
      <w:r w:rsidR="00183BFF" w:rsidRPr="00442E83">
        <w:rPr>
          <w:rFonts w:hint="cs"/>
          <w:spacing w:val="-4"/>
          <w:rtl/>
        </w:rPr>
        <w:t xml:space="preserve">רק </w:t>
      </w:r>
      <w:r w:rsidR="00183BFF" w:rsidRPr="00442E83">
        <w:rPr>
          <w:spacing w:val="-4"/>
          <w:rtl/>
        </w:rPr>
        <w:t>כיסוי כדי יין דמיירי בטבל דאין מ</w:t>
      </w:r>
      <w:r w:rsidR="00C856F1" w:rsidRPr="00442E83">
        <w:rPr>
          <w:spacing w:val="-4"/>
          <w:rtl/>
        </w:rPr>
        <w:t>טלטלין</w:t>
      </w:r>
      <w:r w:rsidR="00634BD6" w:rsidRPr="00442E83">
        <w:rPr>
          <w:rFonts w:hint="cs"/>
          <w:spacing w:val="-4"/>
          <w:rtl/>
        </w:rPr>
        <w:t xml:space="preserve"> </w:t>
      </w:r>
    </w:p>
    <w:p w14:paraId="4EA0F6BC" w14:textId="77777777" w:rsidR="00183BFF" w:rsidRPr="006F178A" w:rsidRDefault="00634BD6" w:rsidP="00442E83">
      <w:pPr>
        <w:ind w:left="340" w:firstLine="170"/>
        <w:rPr>
          <w:rtl/>
        </w:rPr>
      </w:pPr>
      <w:r w:rsidRPr="00634BD6">
        <w:rPr>
          <w:rStyle w:val="afffff3"/>
          <w:rFonts w:hint="cs"/>
          <w:rtl/>
        </w:rPr>
        <w:t>ולרי''צ</w:t>
      </w:r>
      <w:r>
        <w:rPr>
          <w:rStyle w:val="afffff3"/>
          <w:rFonts w:hint="cs"/>
          <w:rtl/>
        </w:rPr>
        <w:t>:</w:t>
      </w:r>
      <w:r>
        <w:rPr>
          <w:rFonts w:hint="cs"/>
          <w:rtl/>
        </w:rPr>
        <w:t xml:space="preserve"> מיירי במתוקן</w:t>
      </w:r>
      <w:r w:rsidR="00C856F1">
        <w:rPr>
          <w:rFonts w:hint="cs"/>
          <w:rtl/>
        </w:rPr>
        <w:t>,</w:t>
      </w:r>
      <w:r>
        <w:rPr>
          <w:rFonts w:hint="cs"/>
          <w:rtl/>
        </w:rPr>
        <w:t xml:space="preserve"> וקמ''ל שחששו להפסד </w:t>
      </w:r>
      <w:r w:rsidR="00183BFF" w:rsidRPr="006F178A">
        <w:rPr>
          <w:rtl/>
        </w:rPr>
        <w:t>מועט</w:t>
      </w:r>
      <w:r>
        <w:rPr>
          <w:rFonts w:hint="cs"/>
          <w:rtl/>
        </w:rPr>
        <w:t>.</w:t>
      </w:r>
      <w:r w:rsidR="00183BFF" w:rsidRPr="006F178A">
        <w:rPr>
          <w:rtl/>
        </w:rPr>
        <w:t xml:space="preserve"> </w:t>
      </w:r>
    </w:p>
    <w:p w14:paraId="15DC1FD1" w14:textId="77777777" w:rsidR="006D45C5" w:rsidRPr="006D45C5" w:rsidRDefault="00183BFF" w:rsidP="006D45C5">
      <w:pPr>
        <w:pStyle w:val="36"/>
        <w:framePr w:wrap="notBeside"/>
        <w:rPr>
          <w:rtl/>
        </w:rPr>
      </w:pPr>
      <w:r w:rsidRPr="006D45C5">
        <w:rPr>
          <w:rFonts w:hint="cs"/>
          <w:rtl/>
        </w:rPr>
        <w:t xml:space="preserve">ג. </w:t>
      </w:r>
      <w:r w:rsidRPr="006D45C5">
        <w:rPr>
          <w:rtl/>
        </w:rPr>
        <w:t>והך</w:t>
      </w:r>
    </w:p>
    <w:p w14:paraId="01BF6B87" w14:textId="77777777" w:rsidR="006D45C5" w:rsidRDefault="00183BFF" w:rsidP="00442E83">
      <w:pPr>
        <w:rPr>
          <w:rFonts w:cs="Guttman Vilna"/>
          <w:b/>
          <w:bCs/>
          <w:spacing w:val="-2"/>
          <w:rtl/>
        </w:rPr>
      </w:pPr>
      <w:r w:rsidRPr="001F19F5">
        <w:rPr>
          <w:spacing w:val="-2"/>
          <w:rtl/>
        </w:rPr>
        <w:t xml:space="preserve">דנותנין כלי תחת הדלף בשבת </w:t>
      </w:r>
      <w:r w:rsidRPr="001F19F5">
        <w:rPr>
          <w:rFonts w:hint="cs"/>
          <w:spacing w:val="-2"/>
          <w:rtl/>
        </w:rPr>
        <w:t xml:space="preserve">- </w:t>
      </w:r>
      <w:r w:rsidRPr="001F19F5">
        <w:rPr>
          <w:spacing w:val="-2"/>
          <w:rtl/>
        </w:rPr>
        <w:t>מיירי בדלף הראוי.</w:t>
      </w:r>
    </w:p>
    <w:p w14:paraId="339CA823" w14:textId="77777777" w:rsidR="006D45C5" w:rsidRPr="006D45C5" w:rsidRDefault="00183BFF" w:rsidP="006D45C5">
      <w:pPr>
        <w:pStyle w:val="36"/>
        <w:framePr w:wrap="notBeside"/>
        <w:rPr>
          <w:rtl/>
        </w:rPr>
      </w:pPr>
      <w:r w:rsidRPr="006D45C5">
        <w:rPr>
          <w:rFonts w:hint="cs"/>
          <w:rtl/>
        </w:rPr>
        <w:t xml:space="preserve">ד. </w:t>
      </w:r>
      <w:r w:rsidRPr="006D45C5">
        <w:rPr>
          <w:rtl/>
        </w:rPr>
        <w:t>והך</w:t>
      </w:r>
    </w:p>
    <w:p w14:paraId="102679CB" w14:textId="2554B448" w:rsidR="00183BFF" w:rsidRDefault="00183BFF" w:rsidP="00442E83">
      <w:pPr>
        <w:rPr>
          <w:rtl/>
        </w:rPr>
      </w:pPr>
      <w:r w:rsidRPr="006F178A">
        <w:rPr>
          <w:rtl/>
        </w:rPr>
        <w:t>דפורסין מחצלת ע"ג לבנים בשבת</w:t>
      </w:r>
    </w:p>
    <w:p w14:paraId="7F841EF7" w14:textId="77777777" w:rsidR="006D45C5" w:rsidRPr="006D45C5" w:rsidRDefault="00183BFF" w:rsidP="006D45C5">
      <w:pPr>
        <w:pStyle w:val="36"/>
        <w:framePr w:wrap="notBeside"/>
        <w:rPr>
          <w:rtl/>
        </w:rPr>
      </w:pPr>
      <w:r w:rsidRPr="006D45C5">
        <w:rPr>
          <w:rtl/>
        </w:rPr>
        <w:t>-</w:t>
      </w:r>
    </w:p>
    <w:p w14:paraId="2F1B1F03" w14:textId="4591BB1E" w:rsidR="00183BFF" w:rsidRPr="006F178A" w:rsidRDefault="00183BFF" w:rsidP="006D45C5">
      <w:pPr>
        <w:rPr>
          <w:rFonts w:cs="Guttman Vilna"/>
          <w:b/>
          <w:bCs/>
          <w:rtl/>
        </w:rPr>
      </w:pPr>
      <w:r>
        <w:rPr>
          <w:rFonts w:hint="cs"/>
          <w:rtl/>
        </w:rPr>
        <w:t>שנותר מהבנין וראוי להשען ע</w:t>
      </w:r>
      <w:r w:rsidR="0001190A">
        <w:rPr>
          <w:rtl/>
        </w:rPr>
        <w:t>"</w:t>
      </w:r>
      <w:r>
        <w:rPr>
          <w:rFonts w:hint="cs"/>
          <w:rtl/>
        </w:rPr>
        <w:t>ז</w:t>
      </w:r>
      <w:r w:rsidRPr="006F178A">
        <w:rPr>
          <w:rtl/>
        </w:rPr>
        <w:t>.</w:t>
      </w:r>
    </w:p>
    <w:p w14:paraId="2A3FB773" w14:textId="77777777" w:rsidR="006D45C5" w:rsidRPr="006D45C5" w:rsidRDefault="00183BFF" w:rsidP="006D45C5">
      <w:pPr>
        <w:pStyle w:val="36"/>
        <w:framePr w:wrap="notBeside"/>
        <w:rPr>
          <w:rtl/>
        </w:rPr>
      </w:pPr>
      <w:r w:rsidRPr="006D45C5">
        <w:rPr>
          <w:rtl/>
        </w:rPr>
        <w:t xml:space="preserve">- </w:t>
      </w:r>
    </w:p>
    <w:p w14:paraId="3E818DC2" w14:textId="6EF69FC0" w:rsidR="00183BFF" w:rsidRPr="006F178A" w:rsidRDefault="00183BFF" w:rsidP="006D45C5">
      <w:pPr>
        <w:rPr>
          <w:rFonts w:cs="Guttman Vilna"/>
          <w:b/>
          <w:bCs/>
          <w:rtl/>
        </w:rPr>
      </w:pPr>
      <w:r w:rsidRPr="006F178A">
        <w:rPr>
          <w:rtl/>
        </w:rPr>
        <w:t>אבנים מקורזלות, דחזיין לבית הכסא.</w:t>
      </w:r>
    </w:p>
    <w:p w14:paraId="3F5DE08E" w14:textId="77777777" w:rsidR="006D45C5" w:rsidRPr="006D45C5" w:rsidRDefault="00183BFF" w:rsidP="006D45C5">
      <w:pPr>
        <w:pStyle w:val="36"/>
        <w:framePr w:wrap="notBeside"/>
        <w:rPr>
          <w:rtl/>
        </w:rPr>
      </w:pPr>
      <w:r w:rsidRPr="006D45C5">
        <w:rPr>
          <w:rFonts w:hint="cs"/>
          <w:rtl/>
        </w:rPr>
        <w:t xml:space="preserve">ו. </w:t>
      </w:r>
      <w:r w:rsidRPr="006D45C5">
        <w:rPr>
          <w:rtl/>
        </w:rPr>
        <w:t>והך</w:t>
      </w:r>
    </w:p>
    <w:p w14:paraId="0B2812E3" w14:textId="7B6C6C92" w:rsidR="00183BFF" w:rsidRPr="00392931" w:rsidRDefault="00183BFF" w:rsidP="00442E83">
      <w:pPr>
        <w:rPr>
          <w:rtl/>
        </w:rPr>
      </w:pPr>
      <w:r w:rsidRPr="003772EC">
        <w:rPr>
          <w:rtl/>
        </w:rPr>
        <w:t>דפורסין מחצלת ע"ג כורת דבורים בשבת, מפני החמה</w:t>
      </w:r>
      <w:r w:rsidR="00B23768">
        <w:rPr>
          <w:rFonts w:hint="cs"/>
          <w:rtl/>
        </w:rPr>
        <w:t xml:space="preserve"> </w:t>
      </w:r>
      <w:r w:rsidRPr="003772EC">
        <w:rPr>
          <w:rtl/>
        </w:rPr>
        <w:t>והגשמים ובלבד שלא יתכוין לצוד.</w:t>
      </w:r>
    </w:p>
    <w:p w14:paraId="552E2E83" w14:textId="77777777" w:rsidR="00B23768" w:rsidRPr="00B23768" w:rsidRDefault="00183BFF" w:rsidP="00B23768">
      <w:pPr>
        <w:pStyle w:val="36"/>
        <w:framePr w:wrap="notBeside"/>
        <w:rPr>
          <w:rtl/>
        </w:rPr>
      </w:pPr>
      <w:r w:rsidRPr="00B23768">
        <w:rPr>
          <w:rtl/>
        </w:rPr>
        <w:t>א.</w:t>
      </w:r>
    </w:p>
    <w:p w14:paraId="1B6945EA" w14:textId="68E02C40" w:rsidR="00183BFF" w:rsidRPr="00B23768" w:rsidRDefault="00183BFF" w:rsidP="00B23768">
      <w:pPr>
        <w:rPr>
          <w:rtl/>
        </w:rPr>
      </w:pPr>
      <w:r w:rsidRPr="00B23768">
        <w:rPr>
          <w:rFonts w:hint="cs"/>
          <w:rtl/>
        </w:rPr>
        <w:t>ביש</w:t>
      </w:r>
      <w:r w:rsidR="00934829" w:rsidRPr="00B23768">
        <w:rPr>
          <w:rtl/>
        </w:rPr>
        <w:t xml:space="preserve"> דבש ו</w:t>
      </w:r>
      <w:r w:rsidRPr="00B23768">
        <w:rPr>
          <w:rtl/>
        </w:rPr>
        <w:t>בימות הגשמים ל</w:t>
      </w:r>
      <w:r w:rsidRPr="00B23768">
        <w:rPr>
          <w:rFonts w:hint="cs"/>
          <w:rtl/>
        </w:rPr>
        <w:t>ב'</w:t>
      </w:r>
      <w:r w:rsidRPr="00B23768">
        <w:rPr>
          <w:rtl/>
        </w:rPr>
        <w:t xml:space="preserve"> חלות ומיירי בחשב עליהן.</w:t>
      </w:r>
    </w:p>
    <w:p w14:paraId="30ABE55F" w14:textId="77777777" w:rsidR="00183BFF" w:rsidRDefault="00C856F1" w:rsidP="00B23768">
      <w:pPr>
        <w:rPr>
          <w:rtl/>
        </w:rPr>
      </w:pPr>
      <w:r>
        <w:rPr>
          <w:rStyle w:val="afffff3"/>
          <w:rFonts w:hint="cs"/>
          <w:rtl/>
        </w:rPr>
        <w:t>ו</w:t>
      </w:r>
      <w:r w:rsidR="00934829">
        <w:rPr>
          <w:rStyle w:val="afffff3"/>
          <w:rFonts w:hint="cs"/>
          <w:rtl/>
        </w:rPr>
        <w:t>כ</w:t>
      </w:r>
      <w:r w:rsidR="00183BFF" w:rsidRPr="00BA20DB">
        <w:rPr>
          <w:rStyle w:val="afffff3"/>
          <w:rtl/>
        </w:rPr>
        <w:t xml:space="preserve">ר"י </w:t>
      </w:r>
      <w:r w:rsidR="00183BFF" w:rsidRPr="006F178A">
        <w:rPr>
          <w:rtl/>
        </w:rPr>
        <w:t>דמוקצה, ואפי' סיפא</w:t>
      </w:r>
      <w:r w:rsidR="00934829">
        <w:rPr>
          <w:rFonts w:hint="cs"/>
          <w:rtl/>
        </w:rPr>
        <w:t xml:space="preserve"> ובלבד שלא יתכוין לצוד</w:t>
      </w:r>
      <w:r w:rsidR="00183BFF" w:rsidRPr="006F178A">
        <w:rPr>
          <w:rtl/>
        </w:rPr>
        <w:t xml:space="preserve"> </w:t>
      </w:r>
    </w:p>
    <w:p w14:paraId="4D8B2C4D" w14:textId="77777777" w:rsidR="00C856F1" w:rsidRPr="00FF36C3" w:rsidRDefault="00183BFF" w:rsidP="00B23768">
      <w:pPr>
        <w:rPr>
          <w:spacing w:val="-4"/>
          <w:rtl/>
        </w:rPr>
      </w:pPr>
      <w:r w:rsidRPr="007F7B14">
        <w:rPr>
          <w:rtl/>
        </w:rPr>
        <w:t>ב</w:t>
      </w:r>
      <w:r w:rsidRPr="007F7B14">
        <w:rPr>
          <w:rFonts w:hint="cs"/>
          <w:rtl/>
        </w:rPr>
        <w:t>יש</w:t>
      </w:r>
      <w:r w:rsidRPr="007F7B14">
        <w:rPr>
          <w:rtl/>
        </w:rPr>
        <w:t xml:space="preserve"> </w:t>
      </w:r>
      <w:r w:rsidRPr="007F7B14">
        <w:rPr>
          <w:rFonts w:hint="cs"/>
          <w:rtl/>
        </w:rPr>
        <w:t>ח</w:t>
      </w:r>
      <w:r w:rsidRPr="007F7B14">
        <w:rPr>
          <w:rtl/>
        </w:rPr>
        <w:t>לונות מהצד ש</w:t>
      </w:r>
      <w:r w:rsidR="00C856F1" w:rsidRPr="007F7B14">
        <w:rPr>
          <w:rFonts w:hint="cs"/>
          <w:rtl/>
        </w:rPr>
        <w:t>אין</w:t>
      </w:r>
      <w:r w:rsidRPr="007F7B14">
        <w:rPr>
          <w:rFonts w:hint="cs"/>
          <w:rtl/>
        </w:rPr>
        <w:t xml:space="preserve"> סותמן</w:t>
      </w:r>
      <w:r w:rsidRPr="00FF36C3">
        <w:rPr>
          <w:rFonts w:hint="cs"/>
          <w:spacing w:val="-4"/>
          <w:rtl/>
        </w:rPr>
        <w:t>.</w:t>
      </w:r>
      <w:r w:rsidRPr="00FF36C3">
        <w:rPr>
          <w:spacing w:val="-4"/>
          <w:rtl/>
        </w:rPr>
        <w:t xml:space="preserve"> </w:t>
      </w:r>
      <w:r w:rsidRPr="00FF36C3">
        <w:rPr>
          <w:rStyle w:val="afffff3"/>
          <w:rFonts w:hint="cs"/>
          <w:spacing w:val="-4"/>
          <w:rtl/>
        </w:rPr>
        <w:t>וה</w:t>
      </w:r>
      <w:r w:rsidR="0001190A" w:rsidRPr="00FF36C3">
        <w:rPr>
          <w:rStyle w:val="afffff3"/>
          <w:spacing w:val="-4"/>
          <w:rtl/>
        </w:rPr>
        <w:t>"</w:t>
      </w:r>
      <w:r w:rsidRPr="00FF36C3">
        <w:rPr>
          <w:rStyle w:val="afffff3"/>
          <w:rFonts w:hint="cs"/>
          <w:spacing w:val="-4"/>
          <w:rtl/>
        </w:rPr>
        <w:t xml:space="preserve">ק </w:t>
      </w:r>
      <w:r w:rsidRPr="00B23768">
        <w:rPr>
          <w:rtl/>
        </w:rPr>
        <w:t>שלא יעשנה מצודה.</w:t>
      </w:r>
      <w:r w:rsidRPr="00FF36C3">
        <w:rPr>
          <w:spacing w:val="-4"/>
          <w:rtl/>
        </w:rPr>
        <w:t xml:space="preserve"> </w:t>
      </w:r>
    </w:p>
    <w:p w14:paraId="189998F1" w14:textId="77777777" w:rsidR="00B23768" w:rsidRPr="00B23768" w:rsidRDefault="00183BFF" w:rsidP="00B23768">
      <w:pPr>
        <w:pStyle w:val="36"/>
        <w:framePr w:wrap="notBeside"/>
        <w:rPr>
          <w:rtl/>
        </w:rPr>
      </w:pPr>
      <w:r w:rsidRPr="00B23768">
        <w:rPr>
          <w:rtl/>
        </w:rPr>
        <w:t>וקמ"ל</w:t>
      </w:r>
    </w:p>
    <w:p w14:paraId="6F2F680D" w14:textId="284E4C81" w:rsidR="00183BFF" w:rsidRPr="00EE6043" w:rsidRDefault="00183BFF" w:rsidP="00B23768">
      <w:pPr>
        <w:rPr>
          <w:rStyle w:val="afffd"/>
          <w:rFonts w:ascii="Fb Fontext" w:hAnsi="Fb Fontext" w:cs="PFT_Frank"/>
          <w:b/>
          <w:spacing w:val="-8"/>
          <w:szCs w:val="14"/>
          <w:rtl/>
        </w:rPr>
      </w:pPr>
      <w:r w:rsidRPr="001F19F5">
        <w:rPr>
          <w:rtl/>
        </w:rPr>
        <w:t>אפי' שלא במינו נצוד אסור.</w:t>
      </w:r>
    </w:p>
    <w:p w14:paraId="08B7B203" w14:textId="77777777" w:rsidR="00183BFF" w:rsidRPr="00C856F1" w:rsidRDefault="00183BFF" w:rsidP="00C856F1">
      <w:pPr>
        <w:pStyle w:val="afff2"/>
        <w:framePr w:wrap="around"/>
        <w:rPr>
          <w:rtl/>
        </w:rPr>
      </w:pPr>
      <w:r w:rsidRPr="00C856F1">
        <w:rPr>
          <w:rFonts w:hint="cs"/>
          <w:rtl/>
        </w:rPr>
        <w:t>לו:</w:t>
      </w:r>
    </w:p>
    <w:p w14:paraId="7344EC89" w14:textId="77777777" w:rsidR="00B23768" w:rsidRPr="00B23768" w:rsidRDefault="00183BFF" w:rsidP="00B23768">
      <w:pPr>
        <w:pStyle w:val="36"/>
        <w:framePr w:wrap="notBeside"/>
        <w:rPr>
          <w:rtl/>
        </w:rPr>
      </w:pPr>
      <w:r w:rsidRPr="00B23768">
        <w:rPr>
          <w:rtl/>
        </w:rPr>
        <w:t xml:space="preserve">ב. רב אשי </w:t>
      </w:r>
    </w:p>
    <w:p w14:paraId="0A34D72A" w14:textId="21758523" w:rsidR="00183BFF" w:rsidRPr="00B23768" w:rsidRDefault="00B23768" w:rsidP="00B23768">
      <w:pPr>
        <w:rPr>
          <w:rtl/>
        </w:rPr>
      </w:pPr>
      <w:r w:rsidRPr="00B23768">
        <w:rPr>
          <w:rFonts w:hint="cs"/>
          <w:rtl/>
        </w:rPr>
        <w:t>ב</w:t>
      </w:r>
      <w:r w:rsidR="00183BFF" w:rsidRPr="00B23768">
        <w:rPr>
          <w:rFonts w:hint="cs"/>
          <w:rtl/>
        </w:rPr>
        <w:t xml:space="preserve">ימי </w:t>
      </w:r>
      <w:r w:rsidR="00183BFF" w:rsidRPr="00B23768">
        <w:rPr>
          <w:rtl/>
        </w:rPr>
        <w:t>ניסן ותשרי, ד</w:t>
      </w:r>
      <w:r w:rsidR="00183BFF" w:rsidRPr="00B23768">
        <w:rPr>
          <w:rFonts w:hint="cs"/>
          <w:rtl/>
        </w:rPr>
        <w:t>יש חמה וגשמים, ויש דבש</w:t>
      </w:r>
      <w:r w:rsidR="00C856F1" w:rsidRPr="00B23768">
        <w:rPr>
          <w:rFonts w:hint="cs"/>
          <w:rtl/>
        </w:rPr>
        <w:t>.</w:t>
      </w:r>
    </w:p>
    <w:p w14:paraId="282F10F8" w14:textId="3A7EEC66" w:rsidR="00183BFF" w:rsidRPr="006F178A" w:rsidRDefault="00B35974" w:rsidP="00B35974">
      <w:pPr>
        <w:pStyle w:val="afff0"/>
        <w:rPr>
          <w:del w:id="90105" w:author="מנוע עיצוב" w:date="2026-10-08T11:01:28Z"/>
          <w:rtl/>
        </w:rPr>
      </w:pPr>
      <w:del w:id="90104" w:author="מנוע עיצוב" w:date="2026-10-08T11:01:28Z">
        <w:r>
          <w:rPr>
            <w:rFonts w:ascii="BA TM • Vilna Extra-Bold" w:hAnsi="BA TM • Vilna Extra-Bold" w:hint="cs"/>
            <w:rtl/>
          </w:rPr>
          <w:delText xml:space="preserve">****</w:delText>
        </w:r>
      </w:del>
    </w:p>
    <w:p w14:paraId="30AAC21A" w14:textId="77777777" w:rsidR="00183BFF" w:rsidRPr="00C4622C" w:rsidRDefault="00183BFF" w:rsidP="00183BFF">
      <w:pPr>
        <w:pStyle w:val="affff0"/>
        <w:rPr>
          <w:sz w:val="18"/>
          <w:rtl/>
        </w:rPr>
      </w:pPr>
      <w:ins w:id="9860" w:author="מספור קטעי משנה" w:date="2026-10-06T06:45:12Z">
        <w:r>
          <w:rPr>
            <w:rStyle w:val="MisparKeta"/>
          </w:rPr>
          <w:t xml:space="preserve">א. </w:t>
        </w:r>
      </w:ins>
      <w:r w:rsidRPr="00C4622C">
        <w:rPr>
          <w:rtl/>
          <w:rPrChange w:id="40081" w:author="Claude" w:date="2026-10-06T13:34:26Z">
            <w:rPr>
              <w:sz w:val="18"/>
              <w:rtl/>
            </w:rPr>
          </w:rPrChange>
        </w:rPr>
        <w:t>ונותנין כלי תחת הדלף בשבת.</w:t>
      </w:r>
    </w:p>
    <w:p w14:paraId="21E52847" w14:textId="77777777" w:rsidR="00183BFF" w:rsidRPr="006F178A" w:rsidRDefault="00183BFF" w:rsidP="00183BFF">
      <w:pPr>
        <w:rPr>
          <w:rtl/>
        </w:rPr>
      </w:pPr>
      <w:r w:rsidRPr="006F178A">
        <w:rPr>
          <w:rFonts w:ascii="Fb Fontext" w:hAnsi="Fb Fontext"/>
          <w:rtl/>
        </w:rPr>
        <w:t>תנא אם נתמלא הכלי - שופך ושונה ואינו נמנע.</w:t>
      </w:r>
    </w:p>
    <w:p w14:paraId="58CC0A9E" w14:textId="7ACB06E6" w:rsidR="00A05716" w:rsidRPr="00A05716" w:rsidRDefault="00183BFF" w:rsidP="00A05716">
      <w:pPr>
        <w:pStyle w:val="36"/>
        <w:framePr w:wrap="notBeside"/>
        <w:rPr>
          <w:rtl/>
        </w:rPr>
      </w:pPr>
      <w:r w:rsidRPr="00A05716">
        <w:rPr>
          <w:rtl/>
        </w:rPr>
        <w:t>רבה</w:t>
      </w:r>
      <w:r w:rsidR="00FF36C3" w:rsidRPr="00A05716">
        <w:rPr>
          <w:rFonts w:hint="cs"/>
          <w:rtl/>
        </w:rPr>
        <w:t xml:space="preserve"> לאביי</w:t>
      </w:r>
      <w:r w:rsidR="007974D8">
        <w:rPr>
          <w:rFonts w:hint="cs"/>
          <w:rtl/>
        </w:rPr>
        <w:t>:</w:t>
      </w:r>
    </w:p>
    <w:p w14:paraId="6F46F48C" w14:textId="65D6166F" w:rsidR="00183BFF" w:rsidRPr="00A05716" w:rsidRDefault="00183BFF" w:rsidP="00FF36C3">
      <w:pPr>
        <w:rPr>
          <w:rtl/>
        </w:rPr>
      </w:pPr>
      <w:r w:rsidRPr="00A05716">
        <w:rPr>
          <w:rFonts w:hint="cs"/>
          <w:rtl/>
        </w:rPr>
        <w:t>ש</w:t>
      </w:r>
      <w:r w:rsidR="00FF36C3" w:rsidRPr="00A05716">
        <w:rPr>
          <w:rFonts w:hint="cs"/>
          <w:rtl/>
        </w:rPr>
        <w:t>ריחיו דלפו ש</w:t>
      </w:r>
      <w:r w:rsidR="00FF36C3" w:rsidRPr="00A05716">
        <w:rPr>
          <w:rtl/>
        </w:rPr>
        <w:t>יביא מיטתו לשם דהוי כגרף של רעי</w:t>
      </w:r>
      <w:r w:rsidRPr="00A05716">
        <w:rPr>
          <w:rtl/>
        </w:rPr>
        <w:t xml:space="preserve"> ו</w:t>
      </w:r>
      <w:r w:rsidRPr="00A05716">
        <w:rPr>
          <w:rFonts w:hint="cs"/>
          <w:rtl/>
        </w:rPr>
        <w:t>יוציאם</w:t>
      </w:r>
    </w:p>
    <w:p w14:paraId="3BCFB8D3" w14:textId="77777777" w:rsidR="00A05716" w:rsidRPr="00A05716" w:rsidRDefault="00183BFF" w:rsidP="00A05716">
      <w:pPr>
        <w:pStyle w:val="36"/>
        <w:framePr w:wrap="notBeside"/>
        <w:rPr>
          <w:rtl/>
        </w:rPr>
      </w:pPr>
      <w:r w:rsidRPr="00A05716">
        <w:rPr>
          <w:rtl/>
        </w:rPr>
        <w:t>והקשה</w:t>
      </w:r>
    </w:p>
    <w:p w14:paraId="10208703" w14:textId="36875976" w:rsidR="00183BFF" w:rsidRDefault="00183BFF" w:rsidP="00442E83">
      <w:pPr>
        <w:rPr>
          <w:rFonts w:ascii="Fb Fontext" w:hAnsi="Fb Fontext"/>
          <w:sz w:val="20"/>
          <w:rtl/>
        </w:rPr>
      </w:pPr>
      <w:r w:rsidRPr="006F178A">
        <w:rPr>
          <w:rFonts w:ascii="Fb Fontext" w:hAnsi="Fb Fontext"/>
          <w:sz w:val="20"/>
          <w:rtl/>
        </w:rPr>
        <w:t>דאין עושין ג</w:t>
      </w:r>
      <w:r w:rsidR="00A05716">
        <w:rPr>
          <w:rFonts w:ascii="Fb Fontext" w:hAnsi="Fb Fontext" w:hint="cs"/>
          <w:sz w:val="20"/>
          <w:rtl/>
        </w:rPr>
        <w:t>רף של רעי</w:t>
      </w:r>
      <w:r w:rsidRPr="006F178A">
        <w:rPr>
          <w:rFonts w:ascii="Fb Fontext" w:hAnsi="Fb Fontext"/>
          <w:sz w:val="20"/>
          <w:rtl/>
        </w:rPr>
        <w:t xml:space="preserve"> לכתחילה</w:t>
      </w:r>
      <w:r w:rsidR="00442E83">
        <w:rPr>
          <w:rFonts w:ascii="Fb Fontext" w:hAnsi="Fb Fontext" w:hint="cs"/>
          <w:sz w:val="20"/>
          <w:rtl/>
        </w:rPr>
        <w:t>,</w:t>
      </w:r>
      <w:r w:rsidRPr="006F178A">
        <w:rPr>
          <w:rFonts w:ascii="Fb Fontext" w:hAnsi="Fb Fontext"/>
          <w:sz w:val="20"/>
          <w:rtl/>
        </w:rPr>
        <w:t xml:space="preserve"> אדהכי נפל</w:t>
      </w:r>
      <w:r>
        <w:rPr>
          <w:rFonts w:ascii="Fb Fontext" w:hAnsi="Fb Fontext" w:hint="cs"/>
          <w:sz w:val="20"/>
          <w:rtl/>
        </w:rPr>
        <w:t>ו הריחים</w:t>
      </w:r>
      <w:r w:rsidR="00FF36C3">
        <w:rPr>
          <w:rFonts w:ascii="Fb Fontext" w:hAnsi="Fb Fontext" w:hint="cs"/>
          <w:sz w:val="20"/>
          <w:rtl/>
        </w:rPr>
        <w:t>,</w:t>
      </w:r>
      <w:r w:rsidRPr="006F178A">
        <w:rPr>
          <w:rFonts w:ascii="Fb Fontext" w:hAnsi="Fb Fontext"/>
          <w:sz w:val="20"/>
          <w:rtl/>
        </w:rPr>
        <w:t xml:space="preserve"> </w:t>
      </w:r>
    </w:p>
    <w:p w14:paraId="4AE84426" w14:textId="77777777" w:rsidR="00183BFF" w:rsidRPr="006F178A" w:rsidRDefault="00183BFF" w:rsidP="00183BFF">
      <w:pPr>
        <w:rPr>
          <w:rtl/>
        </w:rPr>
      </w:pPr>
      <w:r w:rsidRPr="00BA20DB">
        <w:rPr>
          <w:rStyle w:val="afffff3"/>
          <w:rtl/>
        </w:rPr>
        <w:t xml:space="preserve">ואמר </w:t>
      </w:r>
      <w:r w:rsidRPr="006F178A">
        <w:rPr>
          <w:rFonts w:ascii="Fb Fontext" w:hAnsi="Fb Fontext"/>
          <w:sz w:val="20"/>
          <w:rtl/>
        </w:rPr>
        <w:t xml:space="preserve">תיתי לי </w:t>
      </w:r>
      <w:r>
        <w:rPr>
          <w:rFonts w:ascii="Fb Fontext" w:hAnsi="Fb Fontext" w:hint="cs"/>
          <w:sz w:val="20"/>
          <w:rtl/>
        </w:rPr>
        <w:t>שעברתי על דברי רבה</w:t>
      </w:r>
      <w:r w:rsidRPr="006F178A">
        <w:rPr>
          <w:rFonts w:ascii="Fb Fontext" w:hAnsi="Fb Fontext"/>
          <w:sz w:val="20"/>
          <w:rtl/>
        </w:rPr>
        <w:t>.</w:t>
      </w:r>
    </w:p>
    <w:p w14:paraId="41B914C1" w14:textId="77777777" w:rsidR="00A05716" w:rsidRPr="00A05716" w:rsidRDefault="00183BFF" w:rsidP="00A05716">
      <w:pPr>
        <w:pStyle w:val="36"/>
        <w:framePr w:wrap="notBeside"/>
        <w:rPr>
          <w:rtl/>
        </w:rPr>
      </w:pPr>
      <w:r w:rsidRPr="00A05716">
        <w:rPr>
          <w:rtl/>
        </w:rPr>
        <w:t>שמואל:</w:t>
      </w:r>
    </w:p>
    <w:p w14:paraId="4B8B3946" w14:textId="6134EF0A" w:rsidR="00183BFF" w:rsidRPr="006F178A" w:rsidRDefault="00183BFF" w:rsidP="00442E83">
      <w:pPr>
        <w:rPr>
          <w:rtl/>
        </w:rPr>
      </w:pPr>
      <w:r w:rsidRPr="006F178A">
        <w:rPr>
          <w:rFonts w:ascii="Fb Fontext" w:hAnsi="Fb Fontext"/>
          <w:rtl/>
        </w:rPr>
        <w:t>גש"ר ועשמ"ר מותר להוציאן לאשפה</w:t>
      </w:r>
      <w:r w:rsidR="00442E83">
        <w:rPr>
          <w:rFonts w:ascii="Fb Fontext" w:hAnsi="Fb Fontext" w:hint="cs"/>
          <w:rtl/>
        </w:rPr>
        <w:t xml:space="preserve"> ורק אגב כלי</w:t>
      </w:r>
      <w:r w:rsidRPr="006F178A">
        <w:rPr>
          <w:rFonts w:ascii="Fb Fontext" w:hAnsi="Fb Fontext"/>
          <w:rtl/>
        </w:rPr>
        <w:t>,</w:t>
      </w:r>
      <w:r w:rsidR="00FF36C3">
        <w:rPr>
          <w:rFonts w:ascii="Fb Fontext" w:hAnsi="Fb Fontext" w:hint="cs"/>
          <w:rtl/>
        </w:rPr>
        <w:t xml:space="preserve"> </w:t>
      </w:r>
    </w:p>
    <w:p w14:paraId="4F06637F" w14:textId="77777777" w:rsidR="00A05716" w:rsidRPr="00A05716" w:rsidRDefault="00183BFF" w:rsidP="00A05716">
      <w:pPr>
        <w:pStyle w:val="36"/>
        <w:framePr w:wrap="notBeside"/>
        <w:rPr>
          <w:rtl/>
        </w:rPr>
      </w:pPr>
      <w:r w:rsidRPr="00A05716">
        <w:rPr>
          <w:rFonts w:hint="cs"/>
          <w:rtl/>
        </w:rPr>
        <w:t>ר</w:t>
      </w:r>
      <w:r w:rsidR="0001190A" w:rsidRPr="00A05716">
        <w:rPr>
          <w:rtl/>
        </w:rPr>
        <w:t>"</w:t>
      </w:r>
      <w:r w:rsidRPr="00A05716">
        <w:rPr>
          <w:rFonts w:hint="cs"/>
          <w:rtl/>
        </w:rPr>
        <w:t>א:</w:t>
      </w:r>
    </w:p>
    <w:p w14:paraId="3721199B" w14:textId="06CCF936" w:rsidR="00183BFF" w:rsidRDefault="00183BFF" w:rsidP="00FF36C3">
      <w:pPr>
        <w:pStyle w:val="affffff0"/>
        <w:rPr>
          <w:rtl/>
        </w:rPr>
      </w:pPr>
      <w:r>
        <w:rPr>
          <w:rFonts w:hint="cs"/>
          <w:rtl/>
        </w:rPr>
        <w:t>עכבר שנמצא בין בשמיו הוציאו בזנבו</w:t>
      </w:r>
      <w:r w:rsidRPr="006F178A">
        <w:rPr>
          <w:rtl/>
        </w:rPr>
        <w:t>.</w:t>
      </w:r>
    </w:p>
    <w:p w14:paraId="2110FE20" w14:textId="08503173" w:rsidR="00BA28F6" w:rsidRPr="006F178A" w:rsidRDefault="00BA28F6" w:rsidP="00BA28F6">
      <w:pPr>
        <w:pStyle w:val="afff0"/>
        <w:rPr>
          <w:rtl/>
        </w:rPr>
      </w:pPr>
      <w:r>
        <w:rPr>
          <w:rFonts w:hint="cs"/>
          <w:rtl/>
        </w:rPr>
        <w:t>****</w:t>
      </w:r>
    </w:p>
    <w:p>
      <w:pPr>
        <w:pStyle w:val="MishnaBatzad"/>
        <w:rPr>
          <w:ins w:id="20089" w:author="קלוד" w:date="2026-10-06T10:08:13Z"/>
        </w:rPr>
      </w:pPr>
      <w:ins w:id="20088" w:author="קלוד" w:date="2026-10-06T10:08:13Z">
        <w:r>
          <w:t xml:space="preserve">משנה ב</w:t>
        </w:r>
      </w:ins>
    </w:p>
    <w:p w14:paraId="0BE02DB9" w14:textId="77777777" w:rsidR="00183BFF" w:rsidRPr="006F178A" w:rsidRDefault="00183BFF" w:rsidP="00183BFF">
      <w:pPr>
        <w:pStyle w:val="afff8"/>
        <w:spacing w:before="120"/>
        <w:rPr>
          <w:rtl/>
        </w:rPr>
        <w:pPrChange w:id="90043" w:author="קלוד" w:date="2026-10-08T12:08:16Z">
          <w:pPr>
            <w:pStyle w:val="afff8"/>
          </w:pPr>
        </w:pPrChange>
      </w:pPr>
      <w:r w:rsidRPr="006F178A">
        <w:rPr>
          <w:rtl/>
        </w:rPr>
        <w:t xml:space="preserve">כל שחייבין עליו </w:t>
      </w:r>
      <w:r>
        <w:rPr>
          <w:rtl/>
        </w:rPr>
        <w:t>משום שבות, משום רשות, משום מצוה</w:t>
      </w:r>
      <w:r w:rsidRPr="006F178A">
        <w:rPr>
          <w:rtl/>
        </w:rPr>
        <w:t xml:space="preserve"> בשבת</w:t>
      </w:r>
      <w:r>
        <w:rPr>
          <w:rFonts w:hint="cs"/>
          <w:rtl/>
        </w:rPr>
        <w:t>,</w:t>
      </w:r>
      <w:r w:rsidRPr="006F178A">
        <w:rPr>
          <w:rtl/>
        </w:rPr>
        <w:t xml:space="preserve"> חייבין עליו ביו"ט.</w:t>
      </w:r>
    </w:p>
    <w:p w14:paraId="3246C097" w14:textId="77777777" w:rsidR="00183BFF" w:rsidRPr="00FF36C3" w:rsidRDefault="00183BFF" w:rsidP="00183BFF">
      <w:pPr>
        <w:pStyle w:val="afff8"/>
        <w:rPr>
          <w:rtl/>
        </w:rPr>
      </w:pPr>
      <w:r w:rsidRPr="00FF36C3">
        <w:rPr>
          <w:b/>
          <w:bCs/>
          <w:rtl/>
        </w:rPr>
        <w:t>ואלו הן משום שבות:</w:t>
      </w:r>
      <w:r w:rsidRPr="00FF36C3">
        <w:rPr>
          <w:rtl/>
        </w:rPr>
        <w:t xml:space="preserve"> לא עולין באילן, ולא רוכבין ע</w:t>
      </w:r>
      <w:r w:rsidRPr="00FF36C3">
        <w:rPr>
          <w:rFonts w:hint="cs"/>
          <w:rtl/>
        </w:rPr>
        <w:t>"ג</w:t>
      </w:r>
      <w:r w:rsidRPr="00FF36C3">
        <w:rPr>
          <w:rtl/>
        </w:rPr>
        <w:t xml:space="preserve"> בהמה, </w:t>
      </w:r>
    </w:p>
    <w:p w14:paraId="5F57250A" w14:textId="77777777" w:rsidR="00183BFF" w:rsidRPr="006F178A" w:rsidRDefault="00183BFF" w:rsidP="00FF36C3">
      <w:pPr>
        <w:pStyle w:val="afff8"/>
        <w:rPr>
          <w:rtl/>
        </w:rPr>
      </w:pPr>
      <w:r w:rsidRPr="006F178A">
        <w:rPr>
          <w:rtl/>
        </w:rPr>
        <w:t>ולא שטין על פני המים, ולא מטפחין, ולא מספקין, ולא מרקדין.</w:t>
      </w:r>
    </w:p>
    <w:p w14:paraId="2D34D5B6" w14:textId="77777777" w:rsidR="00183BFF" w:rsidRPr="006F178A" w:rsidRDefault="00183BFF" w:rsidP="00FF36C3">
      <w:pPr>
        <w:pStyle w:val="afff8"/>
        <w:rPr>
          <w:rtl/>
        </w:rPr>
      </w:pPr>
      <w:r w:rsidRPr="00FF36C3">
        <w:rPr>
          <w:b/>
          <w:bCs/>
          <w:spacing w:val="-4"/>
          <w:rtl/>
        </w:rPr>
        <w:lastRenderedPageBreak/>
        <w:t>אלו הן משום רשות:</w:t>
      </w:r>
      <w:r w:rsidR="00FF36C3" w:rsidRPr="00FF36C3">
        <w:rPr>
          <w:rFonts w:hint="cs"/>
          <w:b/>
          <w:bCs/>
          <w:rtl/>
        </w:rPr>
        <w:t xml:space="preserve"> </w:t>
      </w:r>
      <w:r w:rsidRPr="006F178A">
        <w:rPr>
          <w:rtl/>
        </w:rPr>
        <w:t>לא דנין, ו</w:t>
      </w:r>
      <w:r w:rsidR="00FF36C3">
        <w:rPr>
          <w:rFonts w:hint="cs"/>
          <w:rtl/>
        </w:rPr>
        <w:t xml:space="preserve">לא </w:t>
      </w:r>
      <w:r w:rsidR="00FF36C3">
        <w:rPr>
          <w:rtl/>
        </w:rPr>
        <w:t>מקדשין ולא חולצי</w:t>
      </w:r>
      <w:r w:rsidR="00FF36C3">
        <w:rPr>
          <w:rFonts w:hint="cs"/>
          <w:rtl/>
        </w:rPr>
        <w:t>ן</w:t>
      </w:r>
      <w:r w:rsidR="00FF36C3">
        <w:rPr>
          <w:rtl/>
        </w:rPr>
        <w:t xml:space="preserve"> ולא מיבמין</w:t>
      </w:r>
    </w:p>
    <w:p w14:paraId="5EF7823A" w14:textId="77777777" w:rsidR="00183BFF" w:rsidRPr="000B2902" w:rsidRDefault="00183BFF" w:rsidP="00183BFF">
      <w:pPr>
        <w:pStyle w:val="afff8"/>
        <w:rPr>
          <w:rtl/>
        </w:rPr>
      </w:pPr>
      <w:r w:rsidRPr="00FF36C3">
        <w:rPr>
          <w:b/>
          <w:bCs/>
          <w:rtl/>
        </w:rPr>
        <w:t xml:space="preserve">ואלו הן משום מצוה: </w:t>
      </w:r>
      <w:r w:rsidRPr="000B2902">
        <w:rPr>
          <w:rtl/>
        </w:rPr>
        <w:t xml:space="preserve">לא מקדישין, ולא מעריכין, </w:t>
      </w:r>
    </w:p>
    <w:p w14:paraId="584BE67A" w14:textId="77777777" w:rsidR="00183BFF" w:rsidRPr="00FF36C3" w:rsidRDefault="00183BFF" w:rsidP="00183BFF">
      <w:pPr>
        <w:pStyle w:val="afff8"/>
        <w:rPr>
          <w:rtl/>
        </w:rPr>
      </w:pPr>
      <w:r w:rsidRPr="001F19F5">
        <w:rPr>
          <w:rFonts w:hint="cs"/>
          <w:spacing w:val="-2"/>
          <w:rtl/>
        </w:rPr>
        <w:t xml:space="preserve"> </w:t>
      </w:r>
      <w:r w:rsidRPr="001F19F5">
        <w:rPr>
          <w:rFonts w:hint="cs"/>
          <w:spacing w:val="-2"/>
          <w:rtl/>
        </w:rPr>
        <w:tab/>
      </w:r>
      <w:r w:rsidR="00FF36C3">
        <w:rPr>
          <w:rtl/>
        </w:rPr>
        <w:tab/>
      </w:r>
      <w:r w:rsidR="00FF36C3">
        <w:rPr>
          <w:rtl/>
        </w:rPr>
        <w:tab/>
      </w:r>
      <w:r w:rsidR="00FF36C3">
        <w:rPr>
          <w:rtl/>
        </w:rPr>
        <w:tab/>
      </w:r>
      <w:r w:rsidR="00FF36C3">
        <w:rPr>
          <w:rtl/>
        </w:rPr>
        <w:tab/>
      </w:r>
      <w:r w:rsidR="00FF36C3">
        <w:rPr>
          <w:rtl/>
        </w:rPr>
        <w:tab/>
      </w:r>
      <w:r w:rsidR="00FF36C3">
        <w:rPr>
          <w:rFonts w:hint="cs"/>
          <w:rtl/>
        </w:rPr>
        <w:t xml:space="preserve">   </w:t>
      </w:r>
      <w:r w:rsidRPr="00FF36C3">
        <w:rPr>
          <w:rtl/>
        </w:rPr>
        <w:t>ולא מחרימין, ולא מגביהין תרומה ומעשר.</w:t>
      </w:r>
    </w:p>
    <w:p w14:paraId="72D5B660" w14:textId="77777777" w:rsidR="00183BFF" w:rsidRPr="006F178A" w:rsidRDefault="00183BFF" w:rsidP="0087642C">
      <w:pPr>
        <w:pStyle w:val="afff8"/>
        <w:jc w:val="center"/>
        <w:rPr>
          <w:rtl/>
        </w:rPr>
      </w:pPr>
      <w:r w:rsidRPr="006F178A">
        <w:rPr>
          <w:rtl/>
        </w:rPr>
        <w:t xml:space="preserve">כל אלו ביו"ט אמרו, </w:t>
      </w:r>
      <w:r w:rsidR="00FF36C3">
        <w:rPr>
          <w:rFonts w:hint="cs"/>
          <w:rtl/>
        </w:rPr>
        <w:t>ק"ו</w:t>
      </w:r>
      <w:r w:rsidRPr="006F178A">
        <w:rPr>
          <w:rtl/>
        </w:rPr>
        <w:t xml:space="preserve"> בשבת.</w:t>
      </w:r>
    </w:p>
    <w:p w14:paraId="0BC27BD6" w14:textId="77777777" w:rsidR="00183BFF" w:rsidRPr="006F178A" w:rsidRDefault="00183BFF" w:rsidP="0087642C">
      <w:pPr>
        <w:pStyle w:val="afff8"/>
        <w:jc w:val="center"/>
        <w:rPr>
          <w:rtl/>
        </w:rPr>
      </w:pPr>
      <w:r w:rsidRPr="006F178A">
        <w:rPr>
          <w:rtl/>
        </w:rPr>
        <w:t>אין בין יו"ט לשבת אלא אוכל נפש בלבד.</w:t>
      </w:r>
    </w:p>
    <w:p w14:paraId="3C17ABFD" w14:textId="77777777" w:rsidR="00DA4769" w:rsidRDefault="00183BFF" w:rsidP="0087642C">
      <w:pPr>
        <w:pStyle w:val="afffffe"/>
        <w:rPr>
          <w:rStyle w:val="affff1"/>
          <w:sz w:val="18"/>
          <w:rtl/>
        </w:rPr>
      </w:pPr>
      <w:r w:rsidRPr="00C4622C">
        <w:rPr>
          <w:rStyle w:val="affff1"/>
          <w:sz w:val="18"/>
          <w:rtl/>
        </w:rPr>
        <w:t xml:space="preserve">אילן </w:t>
      </w:r>
      <w:r w:rsidRPr="00D159D1">
        <w:rPr>
          <w:rStyle w:val="afffd"/>
          <w:rFonts w:cs="PFT_Frank"/>
          <w:szCs w:val="14"/>
          <w:rtl/>
        </w:rPr>
        <w:t xml:space="preserve">- </w:t>
      </w:r>
      <w:r w:rsidRPr="006F178A">
        <w:rPr>
          <w:rtl/>
        </w:rPr>
        <w:t>שמא יתלוש</w:t>
      </w:r>
      <w:r w:rsidRPr="00D159D1">
        <w:rPr>
          <w:rStyle w:val="afffd"/>
          <w:rFonts w:cs="PFT_Frank"/>
          <w:szCs w:val="14"/>
          <w:rtl/>
        </w:rPr>
        <w:t>.</w:t>
      </w:r>
      <w:r w:rsidR="0087642C">
        <w:rPr>
          <w:rStyle w:val="afffd"/>
          <w:rFonts w:cs="PFT_Frank" w:hint="cs"/>
          <w:szCs w:val="14"/>
          <w:rtl/>
        </w:rPr>
        <w:t xml:space="preserve"> </w:t>
      </w:r>
      <w:r w:rsidR="0087642C">
        <w:rPr>
          <w:rStyle w:val="affff1"/>
          <w:sz w:val="18"/>
          <w:rtl/>
        </w:rPr>
        <w:tab/>
      </w:r>
      <w:r w:rsidR="0087642C">
        <w:rPr>
          <w:rStyle w:val="affff1"/>
          <w:sz w:val="18"/>
          <w:rtl/>
        </w:rPr>
        <w:tab/>
      </w:r>
      <w:r w:rsidR="0087642C">
        <w:rPr>
          <w:rStyle w:val="affff1"/>
          <w:sz w:val="18"/>
          <w:rtl/>
        </w:rPr>
        <w:tab/>
      </w:r>
    </w:p>
    <w:p w14:paraId="3F157711" w14:textId="38D41ADF" w:rsidR="00183BFF" w:rsidRPr="006F178A" w:rsidRDefault="00183BFF" w:rsidP="00DA4769">
      <w:pPr>
        <w:pStyle w:val="afffffe"/>
        <w:spacing w:before="0"/>
        <w:rPr>
          <w:rtl/>
        </w:rPr>
      </w:pPr>
      <w:r w:rsidRPr="00C4622C">
        <w:rPr>
          <w:rStyle w:val="affff1"/>
          <w:sz w:val="18"/>
          <w:rtl/>
        </w:rPr>
        <w:t>בהמה -</w:t>
      </w:r>
      <w:r w:rsidRPr="00D159D1">
        <w:rPr>
          <w:rStyle w:val="afffd"/>
          <w:rFonts w:cs="PFT_Frank"/>
          <w:szCs w:val="14"/>
          <w:rtl/>
        </w:rPr>
        <w:t xml:space="preserve"> </w:t>
      </w:r>
      <w:r w:rsidRPr="006F178A">
        <w:rPr>
          <w:rtl/>
        </w:rPr>
        <w:t>שמא יחתוך זמורה.</w:t>
      </w:r>
    </w:p>
    <w:p w14:paraId="3585951A" w14:textId="77777777" w:rsidR="00183BFF" w:rsidRPr="001F19F5" w:rsidRDefault="00183BFF" w:rsidP="00934829">
      <w:pPr>
        <w:rPr>
          <w:rtl/>
        </w:rPr>
      </w:pPr>
      <w:r w:rsidRPr="00C4622C">
        <w:rPr>
          <w:rStyle w:val="affff1"/>
          <w:spacing w:val="-2"/>
          <w:sz w:val="18"/>
          <w:rtl/>
        </w:rPr>
        <w:t>מים</w:t>
      </w:r>
      <w:r w:rsidRPr="001F19F5">
        <w:rPr>
          <w:rtl/>
        </w:rPr>
        <w:t xml:space="preserve"> - שמא יעשה חבית של שייטין.</w:t>
      </w:r>
    </w:p>
    <w:p w14:paraId="3BE02866" w14:textId="75FD103E" w:rsidR="00934829" w:rsidRPr="005623CC" w:rsidRDefault="00183BFF" w:rsidP="005623CC">
      <w:pPr>
        <w:rPr>
          <w:spacing w:val="-2"/>
          <w:rtl/>
        </w:rPr>
      </w:pPr>
      <w:r w:rsidRPr="00C4622C">
        <w:rPr>
          <w:rStyle w:val="affff1"/>
          <w:sz w:val="18"/>
          <w:rtl/>
        </w:rPr>
        <w:t>ולא מטפחין ומספקין ומרקדין</w:t>
      </w:r>
      <w:r w:rsidRPr="00C4622C">
        <w:rPr>
          <w:rStyle w:val="affff1"/>
          <w:spacing w:val="-2"/>
          <w:sz w:val="18"/>
          <w:rtl/>
        </w:rPr>
        <w:t xml:space="preserve"> </w:t>
      </w:r>
      <w:r w:rsidRPr="001F19F5">
        <w:rPr>
          <w:spacing w:val="-2"/>
          <w:rtl/>
        </w:rPr>
        <w:t>גזרה שמא יתקן כלי שיר.</w:t>
      </w:r>
    </w:p>
    <w:p w14:paraId="217AB071" w14:textId="77777777" w:rsidR="00183BFF" w:rsidRPr="00C4622C" w:rsidRDefault="00183BFF" w:rsidP="00183BFF">
      <w:pPr>
        <w:pStyle w:val="affff0"/>
        <w:rPr>
          <w:sz w:val="18"/>
          <w:rtl/>
        </w:rPr>
      </w:pPr>
      <w:ins w:id="9861" w:author="מספור קטעי משנה" w:date="2026-10-06T06:45:12Z">
        <w:r>
          <w:rPr>
            <w:rStyle w:val="MisparKeta"/>
          </w:rPr>
          <w:t xml:space="preserve">ב. </w:t>
        </w:r>
      </w:ins>
      <w:r w:rsidRPr="00C4622C">
        <w:rPr>
          <w:rtl/>
          <w:rPrChange w:id="40082" w:author="Claude" w:date="2026-10-06T13:34:26Z">
            <w:rPr>
              <w:sz w:val="18"/>
              <w:rtl/>
            </w:rPr>
          </w:rPrChange>
        </w:rPr>
        <w:t xml:space="preserve">ואלו הן משום רשות: </w:t>
      </w:r>
    </w:p>
    <w:p w14:paraId="7ACF9B4A" w14:textId="77777777" w:rsidR="00183BFF" w:rsidRPr="006F178A" w:rsidRDefault="00183BFF" w:rsidP="00934829">
      <w:pPr>
        <w:rPr>
          <w:rtl/>
        </w:rPr>
      </w:pPr>
      <w:r w:rsidRPr="00C4622C">
        <w:rPr>
          <w:rStyle w:val="affff1"/>
          <w:sz w:val="18"/>
          <w:rtl/>
        </w:rPr>
        <w:t>לא דנין.</w:t>
      </w:r>
      <w:r w:rsidRPr="006F178A">
        <w:rPr>
          <w:rtl/>
        </w:rPr>
        <w:t xml:space="preserve"> </w:t>
      </w:r>
      <w:r w:rsidR="00934829">
        <w:rPr>
          <w:rtl/>
        </w:rPr>
        <w:t>ואפי' דמצוה</w:t>
      </w:r>
      <w:r w:rsidR="00934829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="00934829">
        <w:rPr>
          <w:rFonts w:hint="cs"/>
          <w:rtl/>
        </w:rPr>
        <w:t>דיש</w:t>
      </w:r>
      <w:r w:rsidRPr="006F178A">
        <w:rPr>
          <w:rtl/>
        </w:rPr>
        <w:t xml:space="preserve"> דעדיף מיניה.</w:t>
      </w:r>
    </w:p>
    <w:p w14:paraId="3795778D" w14:textId="77777777">
      <w:pPr>
        <w:pStyle w:val="afff2"/>
        <w:framePr w:wrap="around"/>
        <w:rPr>
          <w:ins w:id="92149" w:author="Claude" w:date="2026-10-12T12:00:00Z"/>
          <w:rtl/>
        </w:rPr>
      </w:pPr>
      <w:ins w:id="92150" w:author="Claude" w:date="2026-10-12T12:00:00Z">
        <w:r>
          <w:rPr>
            <w:rFonts w:hint="cs"/>
            <w:rtl/>
          </w:rPr>
          <w:t>לז.</w:t>
        </w:r>
      </w:ins>
    </w:p>
    <w:p w14:paraId="09856796" w14:textId="77777777" w:rsidR="00183BFF" w:rsidRPr="006F178A" w:rsidRDefault="00183BFF" w:rsidP="00B94012">
      <w:pPr>
        <w:rPr>
          <w:rtl/>
        </w:rPr>
      </w:pPr>
      <w:r w:rsidRPr="00C4622C">
        <w:rPr>
          <w:rStyle w:val="affff1"/>
          <w:sz w:val="18"/>
          <w:rtl/>
        </w:rPr>
        <w:t>ולא מקדשין</w:t>
      </w:r>
      <w:r w:rsidRPr="00D159D1">
        <w:rPr>
          <w:rStyle w:val="afffd"/>
          <w:rFonts w:ascii="Fb Fontext" w:hAnsi="Fb Fontext" w:cs="PFT_Frank"/>
          <w:szCs w:val="14"/>
          <w:rtl/>
        </w:rPr>
        <w:t xml:space="preserve"> </w:t>
      </w:r>
      <w:r w:rsidRPr="006F178A">
        <w:rPr>
          <w:rtl/>
        </w:rPr>
        <w:t xml:space="preserve">– </w:t>
      </w:r>
      <w:r w:rsidR="00B94012">
        <w:rPr>
          <w:rFonts w:hint="cs"/>
          <w:rtl/>
        </w:rPr>
        <w:t>ואינו מצווה</w:t>
      </w:r>
      <w:r>
        <w:rPr>
          <w:rFonts w:hint="cs"/>
          <w:rtl/>
        </w:rPr>
        <w:t>,</w:t>
      </w:r>
      <w:r w:rsidRPr="006F178A">
        <w:rPr>
          <w:rtl/>
        </w:rPr>
        <w:t xml:space="preserve"> </w:t>
      </w:r>
      <w:r>
        <w:rPr>
          <w:rFonts w:hint="cs"/>
          <w:rtl/>
        </w:rPr>
        <w:t>- ד</w:t>
      </w:r>
      <w:r w:rsidR="00B94012">
        <w:rPr>
          <w:rFonts w:hint="cs"/>
          <w:rtl/>
        </w:rPr>
        <w:t xml:space="preserve">כבר </w:t>
      </w:r>
      <w:r>
        <w:rPr>
          <w:rFonts w:hint="cs"/>
          <w:rtl/>
        </w:rPr>
        <w:t xml:space="preserve">יש לו </w:t>
      </w:r>
      <w:r w:rsidRPr="006F178A">
        <w:rPr>
          <w:rtl/>
        </w:rPr>
        <w:t>אשה ובנים.</w:t>
      </w:r>
    </w:p>
    <w:p w14:paraId="5DE3A927" w14:textId="77777777" w:rsidR="00183BFF" w:rsidRPr="00BA3967" w:rsidRDefault="00183BFF" w:rsidP="00B94012">
      <w:pPr>
        <w:rPr>
          <w:spacing w:val="-2"/>
          <w:rtl/>
        </w:rPr>
      </w:pPr>
      <w:r w:rsidRPr="00C4622C">
        <w:rPr>
          <w:rStyle w:val="affff1"/>
          <w:spacing w:val="-2"/>
          <w:sz w:val="18"/>
          <w:rtl/>
        </w:rPr>
        <w:t>לא חולצין ולא מיבמין.</w:t>
      </w:r>
      <w:r w:rsidRPr="00BA3967">
        <w:rPr>
          <w:spacing w:val="-2"/>
          <w:rtl/>
        </w:rPr>
        <w:t xml:space="preserve"> </w:t>
      </w:r>
      <w:r w:rsidR="00743A4E">
        <w:rPr>
          <w:spacing w:val="-2"/>
          <w:rtl/>
        </w:rPr>
        <w:tab/>
      </w:r>
      <w:r w:rsidR="00B94012">
        <w:rPr>
          <w:rFonts w:hint="cs"/>
          <w:spacing w:val="-2"/>
          <w:rtl/>
        </w:rPr>
        <w:t xml:space="preserve">ואינו </w:t>
      </w:r>
      <w:r w:rsidRPr="00BA3967">
        <w:rPr>
          <w:spacing w:val="-2"/>
          <w:rtl/>
        </w:rPr>
        <w:t>מצוה</w:t>
      </w:r>
      <w:r w:rsidRPr="00BA3967">
        <w:rPr>
          <w:rFonts w:hint="cs"/>
          <w:spacing w:val="-2"/>
          <w:rtl/>
        </w:rPr>
        <w:t xml:space="preserve"> דמצוה בגדול ויש גדול</w:t>
      </w:r>
    </w:p>
    <w:p w14:paraId="01DD17D6" w14:textId="77777777" w:rsidR="00183BFF" w:rsidRPr="006F178A" w:rsidRDefault="00183BFF" w:rsidP="00B94012">
      <w:pPr>
        <w:ind w:left="1136" w:firstLine="284"/>
        <w:rPr>
          <w:rtl/>
        </w:rPr>
      </w:pPr>
      <w:r>
        <w:rPr>
          <w:rFonts w:ascii="Fb Fontext" w:hAnsi="Fb Fontext" w:hint="cs"/>
          <w:sz w:val="20"/>
          <w:rtl/>
        </w:rPr>
        <w:t>וטעם כולם</w:t>
      </w:r>
      <w:r w:rsidRPr="006F178A">
        <w:rPr>
          <w:rFonts w:ascii="Fb Fontext" w:hAnsi="Fb Fontext"/>
          <w:sz w:val="20"/>
          <w:rtl/>
        </w:rPr>
        <w:t>- שמא יכתוב.</w:t>
      </w:r>
    </w:p>
    <w:p w14:paraId="19E817FA" w14:textId="77777777" w:rsidR="00183BFF" w:rsidRPr="00B94012" w:rsidRDefault="00183BFF" w:rsidP="00B94012">
      <w:pPr>
        <w:rPr>
          <w:spacing w:val="-2"/>
          <w:rtl/>
        </w:rPr>
      </w:pPr>
      <w:r w:rsidRPr="00C4622C">
        <w:rPr>
          <w:rStyle w:val="affff1"/>
          <w:spacing w:val="-2"/>
          <w:sz w:val="18"/>
          <w:rtl/>
        </w:rPr>
        <w:t>לא מקדישין</w:t>
      </w:r>
      <w:r w:rsidR="00B94012" w:rsidRPr="00C4622C">
        <w:rPr>
          <w:rStyle w:val="affff1"/>
          <w:rFonts w:hint="cs"/>
          <w:spacing w:val="-2"/>
          <w:sz w:val="18"/>
          <w:rtl/>
        </w:rPr>
        <w:t>,</w:t>
      </w:r>
      <w:r w:rsidRPr="00C4622C">
        <w:rPr>
          <w:rStyle w:val="affff1"/>
          <w:spacing w:val="-2"/>
          <w:sz w:val="18"/>
          <w:rtl/>
        </w:rPr>
        <w:t xml:space="preserve"> </w:t>
      </w:r>
      <w:r w:rsidR="00B94012" w:rsidRPr="00C4622C">
        <w:rPr>
          <w:rStyle w:val="affff1"/>
          <w:rFonts w:hint="cs"/>
          <w:spacing w:val="-2"/>
          <w:sz w:val="18"/>
          <w:rtl/>
        </w:rPr>
        <w:t>ומ</w:t>
      </w:r>
      <w:r w:rsidRPr="00C4622C">
        <w:rPr>
          <w:rStyle w:val="affff1"/>
          <w:spacing w:val="-2"/>
          <w:sz w:val="18"/>
          <w:rtl/>
        </w:rPr>
        <w:t>עריכין</w:t>
      </w:r>
      <w:r w:rsidR="00B94012" w:rsidRPr="00C4622C">
        <w:rPr>
          <w:rStyle w:val="affff1"/>
          <w:rFonts w:hint="cs"/>
          <w:spacing w:val="-2"/>
          <w:sz w:val="18"/>
          <w:rtl/>
        </w:rPr>
        <w:t>,</w:t>
      </w:r>
      <w:r w:rsidRPr="00C4622C">
        <w:rPr>
          <w:rStyle w:val="affff1"/>
          <w:spacing w:val="-2"/>
          <w:sz w:val="18"/>
          <w:rtl/>
        </w:rPr>
        <w:t xml:space="preserve"> ומחרימין </w:t>
      </w:r>
      <w:r w:rsidRPr="00B94012">
        <w:rPr>
          <w:rFonts w:ascii="Fb Fontext" w:hAnsi="Fb Fontext"/>
          <w:spacing w:val="-2"/>
          <w:rtl/>
        </w:rPr>
        <w:t>גזרה משום מקח וממכר.</w:t>
      </w:r>
    </w:p>
    <w:p w14:paraId="77ECA43E" w14:textId="77777777" w:rsidR="00183BFF" w:rsidRPr="001F19F5" w:rsidRDefault="00183BFF" w:rsidP="00183BFF">
      <w:pPr>
        <w:rPr>
          <w:rtl/>
        </w:rPr>
      </w:pPr>
      <w:r w:rsidRPr="00C4622C">
        <w:rPr>
          <w:rStyle w:val="affff1"/>
          <w:spacing w:val="0"/>
          <w:sz w:val="18"/>
          <w:rtl/>
        </w:rPr>
        <w:t>ולא מגביהין תרומות ומעשרות.</w:t>
      </w:r>
      <w:r w:rsidRPr="001F19F5">
        <w:rPr>
          <w:rtl/>
        </w:rPr>
        <w:t xml:space="preserve"> </w:t>
      </w:r>
      <w:r w:rsidRPr="001F19F5">
        <w:rPr>
          <w:rFonts w:hint="cs"/>
          <w:rtl/>
        </w:rPr>
        <w:t>א</w:t>
      </w:r>
      <w:r w:rsidRPr="001F19F5">
        <w:rPr>
          <w:rtl/>
        </w:rPr>
        <w:t xml:space="preserve">פי' ליתנה לכהן בו ביום. </w:t>
      </w:r>
    </w:p>
    <w:p w14:paraId="4C65C7DF" w14:textId="77777777" w:rsidR="00183BFF" w:rsidRDefault="00183BFF" w:rsidP="00B94012">
      <w:pPr>
        <w:rPr>
          <w:rtl/>
        </w:rPr>
      </w:pPr>
      <w:r w:rsidRPr="006F178A">
        <w:rPr>
          <w:rtl/>
        </w:rPr>
        <w:t>וה"</w:t>
      </w:r>
      <w:r>
        <w:rPr>
          <w:rtl/>
        </w:rPr>
        <w:t xml:space="preserve">מ </w:t>
      </w:r>
      <w:r>
        <w:rPr>
          <w:rFonts w:hint="cs"/>
          <w:rtl/>
        </w:rPr>
        <w:t xml:space="preserve">בטבל מאתמול, אבל בטבל מעכשיו </w:t>
      </w:r>
      <w:r w:rsidR="00B94012">
        <w:rPr>
          <w:rFonts w:hint="cs"/>
          <w:rtl/>
        </w:rPr>
        <w:t>לחלה מותר</w:t>
      </w:r>
      <w:r w:rsidRPr="003772EC">
        <w:rPr>
          <w:spacing w:val="-2"/>
          <w:rtl/>
        </w:rPr>
        <w:t>.</w:t>
      </w:r>
    </w:p>
    <w:p w14:paraId="77B19ED5" w14:textId="6A293C33" w:rsidR="00B94012" w:rsidRPr="006F178A" w:rsidRDefault="00B94012" w:rsidP="00B94012">
      <w:pPr>
        <w:rPr>
          <w:rtl/>
        </w:rPr>
      </w:pPr>
      <w:r w:rsidRPr="00D159D1">
        <w:rPr>
          <w:rFonts w:cs="PFT_Frank" w:hint="cs"/>
          <w:b/>
          <w:bCs/>
          <w:szCs w:val="14"/>
          <w:rtl/>
        </w:rPr>
        <w:t xml:space="preserve">שבות רשות מצווה </w:t>
      </w:r>
      <w:r w:rsidR="00323D01">
        <w:rPr>
          <w:rFonts w:hint="cs"/>
          <w:rtl/>
        </w:rPr>
        <w:t>-</w:t>
      </w:r>
      <w:r>
        <w:rPr>
          <w:rFonts w:hint="cs"/>
          <w:rtl/>
        </w:rPr>
        <w:t>היינו שבות דרשות ומצוה ואפ''ה אסור</w:t>
      </w:r>
    </w:p>
    <w:p w14:paraId="74275600" w14:textId="580ED797" w:rsidR="00183BFF" w:rsidRPr="006F178A" w:rsidRDefault="00B35974" w:rsidP="00B35974">
      <w:pPr>
        <w:pStyle w:val="afff0"/>
        <w:rPr>
          <w:del w:id="90107" w:author="מנוע עיצוב" w:date="2026-10-08T11:01:28Z"/>
          <w:rtl/>
        </w:rPr>
      </w:pPr>
      <w:del w:id="90106" w:author="מנוע עיצוב" w:date="2026-10-08T11:01:28Z">
        <w:r>
          <w:rPr>
            <w:rFonts w:ascii="BA TM • Vilna Extra-Bold" w:hAnsi="BA TM • Vilna Extra-Bold" w:hint="cs"/>
            <w:rtl/>
          </w:rPr>
          <w:delText xml:space="preserve">****</w:delText>
        </w:r>
      </w:del>
    </w:p>
    <w:p w14:paraId="241B2B53" w14:textId="77777777" w:rsidR="00183BFF" w:rsidRPr="00C4622C" w:rsidRDefault="00B94012" w:rsidP="00B94012">
      <w:pPr>
        <w:pStyle w:val="affff0"/>
        <w:rPr>
          <w:sz w:val="18"/>
          <w:rtl/>
        </w:rPr>
      </w:pPr>
      <w:ins w:id="9862" w:author="מספור קטעי משנה" w:date="2026-10-06T06:45:12Z">
        <w:r>
          <w:rPr>
            <w:rStyle w:val="MisparKeta"/>
          </w:rPr>
          <w:t xml:space="preserve">ב. </w:t>
        </w:r>
      </w:ins>
      <w:r w:rsidRPr="00C4622C">
        <w:rPr>
          <w:rFonts w:hint="cs"/>
          <w:rtl/>
          <w:rPrChange w:id="40083" w:author="Claude" w:date="2026-10-06T13:34:26Z">
            <w:rPr>
              <w:rFonts w:hint="cs"/>
              <w:sz w:val="18"/>
              <w:rtl/>
            </w:rPr>
          </w:rPrChange>
        </w:rPr>
        <w:t>אין בין יו''ט לשבת אלא אוכל נפש</w:t>
      </w:r>
      <w:r w:rsidR="00183BFF" w:rsidRPr="00C4622C">
        <w:rPr>
          <w:rtl/>
          <w:rPrChange w:id="40084" w:author="Claude" w:date="2026-10-06T13:34:26Z">
            <w:rPr>
              <w:sz w:val="18"/>
              <w:rtl/>
            </w:rPr>
          </w:rPrChange>
        </w:rPr>
        <w:t>.</w:t>
      </w:r>
    </w:p>
    <w:p w14:paraId="07425358" w14:textId="77777777" w:rsidR="00AF1AB3" w:rsidRPr="00AF1AB3" w:rsidRDefault="00183BFF" w:rsidP="00AF1AB3">
      <w:pPr>
        <w:pStyle w:val="36"/>
        <w:framePr w:wrap="notBeside"/>
        <w:rPr>
          <w:rtl/>
        </w:rPr>
      </w:pPr>
      <w:r w:rsidRPr="00AF1AB3">
        <w:rPr>
          <w:rtl/>
        </w:rPr>
        <w:t>וה</w:t>
      </w:r>
      <w:r w:rsidRPr="00AF1AB3">
        <w:rPr>
          <w:rFonts w:hint="cs"/>
          <w:rtl/>
        </w:rPr>
        <w:t>ך</w:t>
      </w:r>
    </w:p>
    <w:p w14:paraId="4159C33A" w14:textId="2B5C449F" w:rsidR="00183BFF" w:rsidRDefault="00183BFF" w:rsidP="00183BFF">
      <w:pPr>
        <w:rPr>
          <w:rtl/>
        </w:rPr>
      </w:pPr>
      <w:r w:rsidRPr="006F178A">
        <w:rPr>
          <w:rtl/>
        </w:rPr>
        <w:t>דמשילין דרך ארובה ביו"ט ולא בשבת</w:t>
      </w:r>
      <w:r>
        <w:rPr>
          <w:rFonts w:hint="cs"/>
          <w:rtl/>
        </w:rPr>
        <w:t>,</w:t>
      </w:r>
      <w:r w:rsidRPr="006F178A">
        <w:rPr>
          <w:rtl/>
        </w:rPr>
        <w:t xml:space="preserve"> </w:t>
      </w:r>
    </w:p>
    <w:p w14:paraId="0B3082AF" w14:textId="77777777" w:rsidR="00323D01" w:rsidRPr="00323D01" w:rsidRDefault="00B94012" w:rsidP="00323D01">
      <w:pPr>
        <w:pStyle w:val="36"/>
        <w:framePr w:wrap="notBeside"/>
        <w:rPr>
          <w:rtl/>
        </w:rPr>
      </w:pPr>
      <w:r w:rsidRPr="00323D01">
        <w:rPr>
          <w:rFonts w:hint="cs"/>
          <w:rtl/>
        </w:rPr>
        <w:t>א.</w:t>
      </w:r>
    </w:p>
    <w:p w14:paraId="2BA36B21" w14:textId="1EA6BBCF" w:rsidR="00183BFF" w:rsidRDefault="00183BFF" w:rsidP="00183BFF">
      <w:pPr>
        <w:rPr>
          <w:rtl/>
        </w:rPr>
      </w:pPr>
      <w:r w:rsidRPr="006F178A">
        <w:rPr>
          <w:rtl/>
        </w:rPr>
        <w:t xml:space="preserve">הא </w:t>
      </w:r>
      <w:r w:rsidRPr="00C246F9">
        <w:rPr>
          <w:rStyle w:val="afffff3"/>
          <w:rtl/>
        </w:rPr>
        <w:t xml:space="preserve">ר"א </w:t>
      </w:r>
      <w:r w:rsidRPr="006F178A">
        <w:rPr>
          <w:rtl/>
        </w:rPr>
        <w:t xml:space="preserve">והא </w:t>
      </w:r>
      <w:r w:rsidRPr="00C246F9">
        <w:rPr>
          <w:rStyle w:val="afffff3"/>
          <w:rtl/>
        </w:rPr>
        <w:t>ר"יה</w:t>
      </w:r>
      <w:r>
        <w:rPr>
          <w:rStyle w:val="afffff3"/>
          <w:rFonts w:hint="cs"/>
          <w:rtl/>
        </w:rPr>
        <w:t>,</w:t>
      </w:r>
      <w:r>
        <w:rPr>
          <w:rFonts w:hint="cs"/>
          <w:rtl/>
        </w:rPr>
        <w:t xml:space="preserve"> </w:t>
      </w:r>
      <w:r w:rsidRPr="006F178A">
        <w:rPr>
          <w:rtl/>
        </w:rPr>
        <w:t xml:space="preserve">דתניא: אותו ואת בנו שנפלו לבור, </w:t>
      </w:r>
    </w:p>
    <w:p w14:paraId="37518969" w14:textId="77777777" w:rsidR="00183BFF" w:rsidRPr="001F19F5" w:rsidRDefault="00183BFF" w:rsidP="00323D01">
      <w:pPr>
        <w:rPr>
          <w:rFonts w:cs="Guttman Vilna"/>
          <w:b/>
          <w:bCs/>
          <w:rtl/>
        </w:rPr>
      </w:pPr>
      <w:r w:rsidRPr="001F19F5">
        <w:rPr>
          <w:rStyle w:val="afffff3"/>
          <w:rtl/>
        </w:rPr>
        <w:t>ר"א:</w:t>
      </w:r>
      <w:r w:rsidRPr="001F19F5">
        <w:rPr>
          <w:rtl/>
        </w:rPr>
        <w:t xml:space="preserve"> מעלה הראשון לשוחטו, </w:t>
      </w:r>
      <w:r w:rsidRPr="001F19F5">
        <w:rPr>
          <w:rFonts w:hint="cs"/>
          <w:rtl/>
        </w:rPr>
        <w:t>ו</w:t>
      </w:r>
      <w:r w:rsidRPr="001F19F5">
        <w:rPr>
          <w:rtl/>
        </w:rPr>
        <w:t>שני עושה לו פרנסה</w:t>
      </w:r>
      <w:r w:rsidR="00B94012">
        <w:rPr>
          <w:rFonts w:hint="cs"/>
          <w:rtl/>
        </w:rPr>
        <w:t>,</w:t>
      </w:r>
      <w:r w:rsidRPr="001F19F5">
        <w:rPr>
          <w:rtl/>
        </w:rPr>
        <w:t xml:space="preserve"> </w:t>
      </w:r>
    </w:p>
    <w:p w14:paraId="4E11525E" w14:textId="77777777" w:rsidR="00183BFF" w:rsidRPr="00B94012" w:rsidRDefault="00183BFF" w:rsidP="00B94012">
      <w:pPr>
        <w:rPr>
          <w:rFonts w:cs="Guttman Vilna"/>
          <w:b/>
          <w:bCs/>
          <w:spacing w:val="-4"/>
          <w:rtl/>
        </w:rPr>
      </w:pPr>
      <w:r w:rsidRPr="00B94012">
        <w:rPr>
          <w:rStyle w:val="afffff3"/>
          <w:rtl/>
        </w:rPr>
        <w:t>לר"יה:</w:t>
      </w:r>
      <w:r w:rsidRPr="00B94012">
        <w:rPr>
          <w:spacing w:val="-4"/>
          <w:rtl/>
        </w:rPr>
        <w:t xml:space="preserve"> מעלה הראשון</w:t>
      </w:r>
      <w:r w:rsidR="00B94012" w:rsidRPr="00B94012">
        <w:rPr>
          <w:rFonts w:hint="cs"/>
          <w:spacing w:val="-4"/>
          <w:rtl/>
        </w:rPr>
        <w:t>, ו</w:t>
      </w:r>
      <w:r w:rsidRPr="00B94012">
        <w:rPr>
          <w:spacing w:val="-4"/>
          <w:rtl/>
        </w:rPr>
        <w:t>מערים ומעלה השני. ושוחט איזה שירצה.</w:t>
      </w:r>
    </w:p>
    <w:p w14:paraId="5B5FB550" w14:textId="77777777" w:rsidR="00212259" w:rsidRPr="00212259" w:rsidRDefault="00183BFF" w:rsidP="00212259">
      <w:pPr>
        <w:pStyle w:val="36"/>
        <w:framePr w:wrap="notBeside"/>
        <w:rPr>
          <w:rtl/>
        </w:rPr>
      </w:pPr>
      <w:r w:rsidRPr="00212259">
        <w:rPr>
          <w:rtl/>
        </w:rPr>
        <w:t xml:space="preserve">ודחאו אביי </w:t>
      </w:r>
    </w:p>
    <w:p w14:paraId="5466698E" w14:textId="5A6D88D3" w:rsidR="00212259" w:rsidRPr="00212259" w:rsidRDefault="00212259" w:rsidP="00212259">
      <w:pPr>
        <w:rPr>
          <w:rStyle w:val="afffff3"/>
          <w:rFonts w:cs="FrankRuehl"/>
          <w:szCs w:val="18"/>
          <w:rtl/>
        </w:rPr>
      </w:pPr>
      <w:r>
        <w:rPr>
          <w:rFonts w:ascii="Fb Fontext" w:hAnsi="Fb Fontext" w:hint="cs"/>
          <w:sz w:val="20"/>
          <w:rtl/>
        </w:rPr>
        <w:t>ד</w:t>
      </w:r>
      <w:r w:rsidR="00183BFF" w:rsidRPr="00F83D83">
        <w:rPr>
          <w:rFonts w:ascii="Fb Fontext" w:hAnsi="Fb Fontext" w:hint="cs"/>
          <w:sz w:val="20"/>
          <w:rtl/>
        </w:rPr>
        <w:t xml:space="preserve">ווקא שם </w:t>
      </w:r>
      <w:r w:rsidR="00183BFF" w:rsidRPr="00F83D83">
        <w:rPr>
          <w:rStyle w:val="afffff3"/>
          <w:rtl/>
        </w:rPr>
        <w:t xml:space="preserve">לר"א </w:t>
      </w:r>
      <w:r w:rsidR="00183BFF" w:rsidRPr="00F83D83">
        <w:rPr>
          <w:rFonts w:ascii="Fb Fontext" w:hAnsi="Fb Fontext"/>
          <w:sz w:val="20"/>
          <w:rtl/>
        </w:rPr>
        <w:t>דאפשר בפרנסה</w:t>
      </w:r>
      <w:r w:rsidR="00F83D83">
        <w:rPr>
          <w:rFonts w:ascii="Fb Fontext" w:hAnsi="Fb Fontext" w:hint="cs"/>
          <w:sz w:val="20"/>
          <w:rtl/>
        </w:rPr>
        <w:t>,</w:t>
      </w:r>
      <w:r w:rsidR="00183BFF" w:rsidRPr="00F83D83">
        <w:rPr>
          <w:rFonts w:ascii="Fb Fontext" w:hAnsi="Fb Fontext"/>
          <w:sz w:val="20"/>
          <w:rtl/>
        </w:rPr>
        <w:t xml:space="preserve"> </w:t>
      </w:r>
      <w:r w:rsidR="00183BFF" w:rsidRPr="00F83D83">
        <w:rPr>
          <w:rStyle w:val="afffff3"/>
          <w:rtl/>
        </w:rPr>
        <w:t>ולר"י</w:t>
      </w:r>
      <w:r w:rsidR="00183BFF" w:rsidRPr="00F83D83">
        <w:rPr>
          <w:rStyle w:val="afffff3"/>
          <w:rFonts w:hint="cs"/>
          <w:rtl/>
        </w:rPr>
        <w:t>:</w:t>
      </w:r>
      <w:r w:rsidR="00183BFF" w:rsidRPr="00F83D83">
        <w:rPr>
          <w:rFonts w:ascii="Fb Fontext" w:hAnsi="Fb Fontext"/>
          <w:sz w:val="20"/>
          <w:rtl/>
        </w:rPr>
        <w:t xml:space="preserve"> דאפשר ל</w:t>
      </w:r>
      <w:r w:rsidR="00183BFF" w:rsidRPr="00F83D83">
        <w:rPr>
          <w:rFonts w:ascii="Fb Fontext" w:hAnsi="Fb Fontext" w:hint="cs"/>
          <w:sz w:val="20"/>
          <w:rtl/>
        </w:rPr>
        <w:t>הערים</w:t>
      </w:r>
    </w:p>
    <w:p w14:paraId="1A0808DD" w14:textId="77777777" w:rsidR="00212259" w:rsidRPr="00212259" w:rsidRDefault="00183BFF" w:rsidP="00212259">
      <w:pPr>
        <w:pStyle w:val="36"/>
        <w:framePr w:wrap="notBeside"/>
        <w:rPr>
          <w:rtl/>
        </w:rPr>
      </w:pPr>
      <w:r w:rsidRPr="00212259">
        <w:rPr>
          <w:rtl/>
        </w:rPr>
        <w:t xml:space="preserve">ב. </w:t>
      </w:r>
    </w:p>
    <w:p w14:paraId="3603774F" w14:textId="60E86B66" w:rsidR="00183BFF" w:rsidRPr="006F178A" w:rsidRDefault="00212259" w:rsidP="00F83D83">
      <w:pPr>
        <w:rPr>
          <w:rtl/>
        </w:rPr>
      </w:pPr>
      <w:r>
        <w:rPr>
          <w:rStyle w:val="afffff3"/>
          <w:rFonts w:hint="cs"/>
          <w:spacing w:val="-4"/>
          <w:rtl/>
        </w:rPr>
        <w:t>ר</w:t>
      </w:r>
      <w:r w:rsidR="00183BFF" w:rsidRPr="00F83D83">
        <w:rPr>
          <w:rStyle w:val="afffff3"/>
          <w:spacing w:val="-4"/>
          <w:rtl/>
        </w:rPr>
        <w:t>"פ:</w:t>
      </w:r>
      <w:r w:rsidR="00183BFF" w:rsidRPr="00F83D83">
        <w:rPr>
          <w:rFonts w:ascii="Fb Fontext" w:hAnsi="Fb Fontext"/>
          <w:spacing w:val="-4"/>
          <w:rtl/>
        </w:rPr>
        <w:t xml:space="preserve"> </w:t>
      </w:r>
      <w:r w:rsidR="00183BFF" w:rsidRPr="00F83D83">
        <w:rPr>
          <w:rStyle w:val="afffff3"/>
          <w:spacing w:val="-4"/>
          <w:rtl/>
        </w:rPr>
        <w:t xml:space="preserve">הא ב"ש </w:t>
      </w:r>
      <w:r w:rsidR="00183BFF" w:rsidRPr="0087642C">
        <w:rPr>
          <w:rFonts w:hint="cs"/>
          <w:spacing w:val="-6"/>
          <w:rtl/>
        </w:rPr>
        <w:t>ד</w:t>
      </w:r>
      <w:r w:rsidR="00183BFF" w:rsidRPr="0087642C">
        <w:rPr>
          <w:spacing w:val="-6"/>
          <w:rtl/>
        </w:rPr>
        <w:t>אין מוציאין</w:t>
      </w:r>
      <w:r w:rsidR="00183BFF" w:rsidRPr="0087642C">
        <w:rPr>
          <w:rFonts w:hint="cs"/>
          <w:spacing w:val="-6"/>
          <w:rtl/>
        </w:rPr>
        <w:t xml:space="preserve"> </w:t>
      </w:r>
      <w:r w:rsidR="00183BFF" w:rsidRPr="0087642C">
        <w:rPr>
          <w:spacing w:val="-6"/>
          <w:rtl/>
        </w:rPr>
        <w:t>קטן</w:t>
      </w:r>
      <w:r w:rsidR="00183BFF" w:rsidRPr="0087642C">
        <w:rPr>
          <w:rFonts w:hint="cs"/>
          <w:spacing w:val="-6"/>
          <w:rtl/>
        </w:rPr>
        <w:t>,</w:t>
      </w:r>
      <w:r w:rsidR="00183BFF" w:rsidRPr="0087642C">
        <w:rPr>
          <w:spacing w:val="-6"/>
          <w:rtl/>
        </w:rPr>
        <w:t xml:space="preserve"> לולב</w:t>
      </w:r>
      <w:r w:rsidR="00183BFF" w:rsidRPr="0087642C">
        <w:rPr>
          <w:rFonts w:hint="cs"/>
          <w:spacing w:val="-6"/>
          <w:rtl/>
        </w:rPr>
        <w:t>,</w:t>
      </w:r>
      <w:r w:rsidR="00183BFF" w:rsidRPr="0087642C">
        <w:rPr>
          <w:spacing w:val="-6"/>
          <w:rtl/>
        </w:rPr>
        <w:t xml:space="preserve"> </w:t>
      </w:r>
      <w:r w:rsidR="00183BFF" w:rsidRPr="0087642C">
        <w:rPr>
          <w:rFonts w:hint="cs"/>
          <w:spacing w:val="-6"/>
          <w:rtl/>
        </w:rPr>
        <w:t>ו</w:t>
      </w:r>
      <w:r>
        <w:rPr>
          <w:spacing w:val="-6"/>
          <w:rtl/>
        </w:rPr>
        <w:t xml:space="preserve">ס"ת </w:t>
      </w:r>
      <w:r>
        <w:rPr>
          <w:rStyle w:val="afffff3"/>
          <w:spacing w:val="-6"/>
          <w:rtl/>
          <w:rPrChange w:id="9099" w:author="מנוע אמוראים" w:date="2026-10-05T16:41:24Z">
            <w:rPr>
              <w:spacing w:val="-6"/>
              <w:rtl/>
            </w:rPr>
          </w:rPrChange>
        </w:rPr>
        <w:t xml:space="preserve">לרה"ר</w:t>
      </w:r>
      <w:r>
        <w:rPr>
          <w:spacing w:val="-6"/>
          <w:rtl/>
        </w:rPr>
        <w:t xml:space="preserve">, </w:t>
      </w:r>
      <w:r w:rsidR="00183BFF" w:rsidRPr="00F83D83">
        <w:rPr>
          <w:rStyle w:val="afffff3"/>
          <w:rtl/>
        </w:rPr>
        <w:t>ו</w:t>
      </w:r>
      <w:r w:rsidR="00183BFF" w:rsidRPr="00F83D83">
        <w:rPr>
          <w:rStyle w:val="afffff3"/>
          <w:rFonts w:hint="cs"/>
          <w:rtl/>
        </w:rPr>
        <w:t>הא כ</w:t>
      </w:r>
      <w:r w:rsidR="00183BFF" w:rsidRPr="00F83D83">
        <w:rPr>
          <w:rStyle w:val="afffff3"/>
          <w:rtl/>
        </w:rPr>
        <w:t>ב"ה</w:t>
      </w:r>
      <w:r w:rsidR="00183BFF" w:rsidRPr="0087642C">
        <w:rPr>
          <w:rStyle w:val="afffff3"/>
          <w:spacing w:val="-6"/>
          <w:rtl/>
        </w:rPr>
        <w:t xml:space="preserve"> </w:t>
      </w:r>
      <w:r w:rsidR="00183BFF" w:rsidRPr="0087642C">
        <w:rPr>
          <w:rFonts w:hint="cs"/>
          <w:spacing w:val="-6"/>
          <w:rtl/>
        </w:rPr>
        <w:t>ד</w:t>
      </w:r>
      <w:r w:rsidR="00183BFF" w:rsidRPr="0087642C">
        <w:rPr>
          <w:spacing w:val="-6"/>
          <w:rtl/>
        </w:rPr>
        <w:t>מתירין</w:t>
      </w:r>
      <w:r w:rsidR="00183BFF">
        <w:rPr>
          <w:rFonts w:hint="cs"/>
          <w:rtl/>
        </w:rPr>
        <w:t xml:space="preserve"> </w:t>
      </w:r>
      <w:r w:rsidR="00183BFF" w:rsidRPr="00F83D83">
        <w:rPr>
          <w:spacing w:val="-2"/>
          <w:rtl/>
        </w:rPr>
        <w:t>ואין לחלק בין טלטול להוצאה</w:t>
      </w:r>
      <w:r w:rsidR="00F83D83" w:rsidRPr="00F83D83">
        <w:rPr>
          <w:rFonts w:hint="cs"/>
          <w:spacing w:val="-2"/>
          <w:rtl/>
        </w:rPr>
        <w:t xml:space="preserve">, </w:t>
      </w:r>
      <w:r w:rsidR="00183BFF" w:rsidRPr="00F83D83">
        <w:rPr>
          <w:spacing w:val="-2"/>
          <w:rtl/>
        </w:rPr>
        <w:t>כיוון דטלטול צורך הוצאה הוא</w:t>
      </w:r>
      <w:r w:rsidR="00183BFF" w:rsidRPr="006F178A">
        <w:rPr>
          <w:rtl/>
        </w:rPr>
        <w:t>.</w:t>
      </w:r>
    </w:p>
    <w:p>
      <w:pPr>
        <w:pStyle w:val="MishnaBatzad"/>
        <w:rPr>
          <w:ins w:id="20091" w:author="קלוד" w:date="2026-10-06T10:08:13Z"/>
        </w:rPr>
      </w:pPr>
      <w:ins w:id="20090" w:author="קלוד" w:date="2026-10-06T10:08:13Z">
        <w:r>
          <w:t xml:space="preserve">משנה ג</w:t>
        </w:r>
      </w:ins>
    </w:p>
    <w:p w14:paraId="5B5A3AFF" w14:textId="77777777" w:rsidR="00183BFF" w:rsidRPr="00C139DF" w:rsidRDefault="00183BFF" w:rsidP="00C139DF">
      <w:pPr>
        <w:pStyle w:val="afff8"/>
        <w:spacing w:before="120"/>
        <w:rPr>
          <w:rtl/>
        </w:rPr>
        <w:pPrChange w:id="90044" w:author="קלוד" w:date="2026-10-08T12:08:16Z">
          <w:pPr>
            <w:pStyle w:val="afff8"/>
          </w:pPr>
        </w:pPrChange>
      </w:pPr>
      <w:r w:rsidRPr="00C139DF">
        <w:rPr>
          <w:rtl/>
        </w:rPr>
        <w:lastRenderedPageBreak/>
        <w:t>הבהמה והכלים - כרגלי הבעלים.</w:t>
      </w:r>
    </w:p>
    <w:p w14:paraId="2F963210" w14:textId="77777777" w:rsidR="00183BFF" w:rsidRPr="00C139DF" w:rsidRDefault="00183BFF" w:rsidP="00C139DF">
      <w:pPr>
        <w:pStyle w:val="afff8"/>
        <w:rPr>
          <w:rtl/>
        </w:rPr>
      </w:pPr>
      <w:r w:rsidRPr="00C139DF">
        <w:rPr>
          <w:rtl/>
        </w:rPr>
        <w:t>המוסר בהמתו לבנו או לרועה - הרי אלו כרגלי הבעלים.</w:t>
      </w:r>
    </w:p>
    <w:p w14:paraId="300B5918" w14:textId="77777777" w:rsidR="00183BFF" w:rsidRPr="00C139DF" w:rsidRDefault="00183BFF" w:rsidP="00C139DF">
      <w:pPr>
        <w:pStyle w:val="afff8"/>
        <w:rPr>
          <w:rtl/>
        </w:rPr>
      </w:pPr>
      <w:r w:rsidRPr="00C139DF">
        <w:rPr>
          <w:rtl/>
        </w:rPr>
        <w:t>כלים המיוחדין לאחד מן האחין שבבית - הרי אלו כרגליו.</w:t>
      </w:r>
    </w:p>
    <w:p w14:paraId="3E65B9EC" w14:textId="77777777" w:rsidR="00183BFF" w:rsidRPr="00C139DF" w:rsidRDefault="00183BFF" w:rsidP="00C139DF">
      <w:pPr>
        <w:pStyle w:val="afff8"/>
        <w:rPr>
          <w:rtl/>
        </w:rPr>
      </w:pPr>
      <w:r w:rsidRPr="00C139DF">
        <w:rPr>
          <w:rtl/>
        </w:rPr>
        <w:t>ושאין מיוחדין - הרי אלו כמקום שהולכין.</w:t>
      </w:r>
    </w:p>
    <w:p w14:paraId="5F9A6228" w14:textId="77777777" w:rsidR="00183BFF" w:rsidRPr="00F83D83" w:rsidRDefault="00183BFF" w:rsidP="00F83D83">
      <w:pPr>
        <w:pStyle w:val="afff8"/>
        <w:rPr>
          <w:spacing w:val="0"/>
          <w:rtl/>
        </w:rPr>
      </w:pPr>
      <w:r w:rsidRPr="00F83D83">
        <w:rPr>
          <w:spacing w:val="0"/>
          <w:rtl/>
        </w:rPr>
        <w:t>השואל כלי מחבירו מעיו"ט - כרגלי השואל, ביו"ט כרגלי המשאיל.</w:t>
      </w:r>
    </w:p>
    <w:p w14:paraId="40B4870D" w14:textId="77777777" w:rsidR="00183BFF" w:rsidRPr="00F83D83" w:rsidRDefault="00183BFF" w:rsidP="00F83D83">
      <w:pPr>
        <w:pStyle w:val="afff8"/>
        <w:rPr>
          <w:spacing w:val="-4"/>
          <w:rtl/>
        </w:rPr>
      </w:pPr>
      <w:r w:rsidRPr="00F83D83">
        <w:rPr>
          <w:spacing w:val="-4"/>
          <w:rtl/>
        </w:rPr>
        <w:t>וכן האשה ששאלה מחברתה תבלין ומים ומלח לעיסתה כרגלי שתיהן.</w:t>
      </w:r>
    </w:p>
    <w:p w14:paraId="68ADD47D" w14:textId="77777777" w:rsidR="00183BFF" w:rsidRPr="00C139DF" w:rsidRDefault="00183BFF" w:rsidP="00C139DF">
      <w:pPr>
        <w:pStyle w:val="afff8"/>
        <w:rPr>
          <w:rtl/>
        </w:rPr>
      </w:pPr>
      <w:r w:rsidRPr="00F83D83">
        <w:rPr>
          <w:rStyle w:val="afffff1"/>
          <w:rtl/>
        </w:rPr>
        <w:t>רבי יהודה</w:t>
      </w:r>
      <w:r w:rsidR="00F83D83">
        <w:rPr>
          <w:rStyle w:val="afffff1"/>
          <w:rFonts w:hint="cs"/>
          <w:rtl/>
        </w:rPr>
        <w:t>:</w:t>
      </w:r>
      <w:r w:rsidRPr="00C139DF">
        <w:rPr>
          <w:rtl/>
        </w:rPr>
        <w:t xml:space="preserve"> פוטר במים, מפני שאין בהם ממש.</w:t>
      </w:r>
    </w:p>
    <w:p w14:paraId="6FBDA649" w14:textId="77777777" w:rsidR="00183BFF" w:rsidRPr="006F178A" w:rsidRDefault="00183BFF" w:rsidP="00183BFF">
      <w:pPr>
        <w:pStyle w:val="afff2"/>
        <w:framePr w:wrap="around"/>
        <w:rPr>
          <w:rtl/>
        </w:rPr>
      </w:pPr>
      <w:r w:rsidRPr="006F178A">
        <w:rPr>
          <w:rtl/>
        </w:rPr>
        <w:t>לז:</w:t>
      </w:r>
    </w:p>
    <w:p w14:paraId="59A1276B" w14:textId="77777777" w:rsidR="00183BFF" w:rsidRPr="006F178A" w:rsidRDefault="00183BFF" w:rsidP="00E20083">
      <w:pPr>
        <w:pStyle w:val="afffffe"/>
        <w:rPr>
          <w:rtl/>
        </w:rPr>
      </w:pPr>
      <w:r w:rsidRPr="006F178A">
        <w:rPr>
          <w:rtl/>
        </w:rPr>
        <w:t xml:space="preserve">מתני' דכרגלי הבעלים </w:t>
      </w:r>
      <w:r>
        <w:rPr>
          <w:rFonts w:hint="cs"/>
          <w:rtl/>
        </w:rPr>
        <w:t xml:space="preserve">- </w:t>
      </w:r>
      <w:r w:rsidRPr="006F178A">
        <w:rPr>
          <w:rtl/>
        </w:rPr>
        <w:t>מיירי בשני רועים.</w:t>
      </w:r>
    </w:p>
    <w:p w14:paraId="18927D00" w14:textId="77777777" w:rsidR="00212259" w:rsidRPr="00212259" w:rsidRDefault="00183BFF" w:rsidP="00212259">
      <w:pPr>
        <w:pStyle w:val="36"/>
        <w:framePr w:wrap="notBeside"/>
        <w:rPr>
          <w:rtl/>
        </w:rPr>
      </w:pPr>
      <w:r w:rsidRPr="00212259">
        <w:rPr>
          <w:rtl/>
        </w:rPr>
        <w:t xml:space="preserve">והך </w:t>
      </w:r>
      <w:r w:rsidRPr="00212259">
        <w:rPr>
          <w:rFonts w:hint="cs"/>
          <w:rtl/>
        </w:rPr>
        <w:t>דר"ד</w:t>
      </w:r>
    </w:p>
    <w:p w14:paraId="1672191A" w14:textId="206CFB0D" w:rsidR="00183BFF" w:rsidRDefault="00B94012" w:rsidP="00B94012">
      <w:pPr>
        <w:rPr>
          <w:rtl/>
        </w:rPr>
      </w:pPr>
      <w:r>
        <w:rPr>
          <w:rFonts w:hint="cs"/>
          <w:rtl/>
        </w:rPr>
        <w:t>ד</w:t>
      </w:r>
      <w:r w:rsidR="00183BFF" w:rsidRPr="003772EC">
        <w:rPr>
          <w:rtl/>
        </w:rPr>
        <w:t xml:space="preserve">המוסר בהמה לרועה, </w:t>
      </w:r>
      <w:r w:rsidR="00183BFF">
        <w:rPr>
          <w:rFonts w:hint="cs"/>
          <w:rtl/>
        </w:rPr>
        <w:t>ביו</w:t>
      </w:r>
      <w:r w:rsidR="0001190A">
        <w:rPr>
          <w:rtl/>
        </w:rPr>
        <w:t>"</w:t>
      </w:r>
      <w:r w:rsidR="00183BFF">
        <w:rPr>
          <w:rFonts w:hint="cs"/>
          <w:rtl/>
        </w:rPr>
        <w:t xml:space="preserve">ט </w:t>
      </w:r>
      <w:r w:rsidR="00183BFF">
        <w:rPr>
          <w:rtl/>
        </w:rPr>
        <w:t>–</w:t>
      </w:r>
      <w:r w:rsidR="00183BFF">
        <w:rPr>
          <w:rFonts w:hint="cs"/>
          <w:rtl/>
        </w:rPr>
        <w:t xml:space="preserve"> כרגלי הרועה, </w:t>
      </w:r>
    </w:p>
    <w:p w14:paraId="3239BD22" w14:textId="77777777" w:rsidR="00183BFF" w:rsidRPr="006F178A" w:rsidRDefault="00183BFF" w:rsidP="00212259">
      <w:pPr>
        <w:rPr>
          <w:rtl/>
        </w:rPr>
      </w:pPr>
      <w:r>
        <w:rPr>
          <w:rFonts w:hint="cs"/>
          <w:rtl/>
        </w:rPr>
        <w:t xml:space="preserve">- </w:t>
      </w:r>
      <w:r w:rsidRPr="003772EC">
        <w:rPr>
          <w:rtl/>
        </w:rPr>
        <w:t>היינו ברועה אחד.</w:t>
      </w:r>
      <w:r>
        <w:rPr>
          <w:rFonts w:hint="cs"/>
          <w:rtl/>
        </w:rPr>
        <w:t xml:space="preserve"> </w:t>
      </w:r>
      <w:r w:rsidRPr="006F178A">
        <w:rPr>
          <w:rFonts w:ascii="Fb Fontext" w:hAnsi="Fb Fontext"/>
          <w:sz w:val="20"/>
          <w:rtl/>
        </w:rPr>
        <w:t xml:space="preserve">דיקא </w:t>
      </w:r>
      <w:r w:rsidR="00B94012">
        <w:rPr>
          <w:rFonts w:ascii="Fb Fontext" w:hAnsi="Fb Fontext" w:hint="cs"/>
          <w:sz w:val="20"/>
          <w:rtl/>
        </w:rPr>
        <w:t>מתני'-</w:t>
      </w:r>
      <w:r w:rsidRPr="006F178A">
        <w:rPr>
          <w:rFonts w:ascii="Fb Fontext" w:hAnsi="Fb Fontext"/>
          <w:sz w:val="20"/>
          <w:rtl/>
        </w:rPr>
        <w:t xml:space="preserve"> לבנו או לרועה</w:t>
      </w:r>
      <w:r w:rsidR="00F83D83">
        <w:rPr>
          <w:rFonts w:ascii="Fb Fontext" w:hAnsi="Fb Fontext" w:hint="cs"/>
          <w:sz w:val="20"/>
          <w:rtl/>
        </w:rPr>
        <w:t>.</w:t>
      </w:r>
    </w:p>
    <w:p w14:paraId="06F1794A" w14:textId="77777777" w:rsidR="00212259" w:rsidRPr="00212259" w:rsidRDefault="00183BFF" w:rsidP="00212259">
      <w:pPr>
        <w:pStyle w:val="36"/>
        <w:framePr w:wrap="notBeside"/>
        <w:rPr>
          <w:rtl/>
        </w:rPr>
      </w:pPr>
      <w:r w:rsidRPr="00212259">
        <w:rPr>
          <w:rtl/>
        </w:rPr>
        <w:t>רי"ו:</w:t>
      </w:r>
    </w:p>
    <w:p w14:paraId="6C198E27" w14:textId="0CA6D548" w:rsidR="00183BFF" w:rsidRPr="006F178A" w:rsidRDefault="00183BFF" w:rsidP="00183BFF">
      <w:pPr>
        <w:rPr>
          <w:rtl/>
        </w:rPr>
      </w:pPr>
      <w:r w:rsidRPr="00BF5D1E">
        <w:rPr>
          <w:rFonts w:ascii="Fb Fontext" w:hAnsi="Fb Fontext" w:cs="PFT_Frank"/>
          <w:b/>
          <w:bCs/>
          <w:szCs w:val="14"/>
          <w:rtl/>
        </w:rPr>
        <w:t>הלכה</w:t>
      </w:r>
      <w:r w:rsidRPr="00F83D83">
        <w:rPr>
          <w:rFonts w:ascii="Fb Fontext" w:hAnsi="Fb Fontext"/>
          <w:b/>
          <w:rtl/>
        </w:rPr>
        <w:t xml:space="preserve"> </w:t>
      </w:r>
      <w:r w:rsidRPr="00BF5D1E">
        <w:rPr>
          <w:rFonts w:ascii="Fb Fontext" w:hAnsi="Fb Fontext" w:cs="PFT_Frank"/>
          <w:b/>
          <w:bCs/>
          <w:szCs w:val="14"/>
          <w:rtl/>
        </w:rPr>
        <w:t>כרבי דוסא</w:t>
      </w:r>
      <w:r w:rsidRPr="00F83D83">
        <w:rPr>
          <w:rFonts w:ascii="Fb Fontext" w:hAnsi="Fb Fontext"/>
          <w:b/>
          <w:rtl/>
        </w:rPr>
        <w:t>.</w:t>
      </w:r>
      <w:r w:rsidR="00B94012">
        <w:rPr>
          <w:rFonts w:hint="cs"/>
          <w:rtl/>
        </w:rPr>
        <w:t xml:space="preserve"> וכנ''ל ברועה אחד. </w:t>
      </w:r>
    </w:p>
    <w:p w14:paraId="2B6F4EFA" w14:textId="77777777" w:rsidR="00183BFF" w:rsidRPr="00B94012" w:rsidRDefault="00183BFF" w:rsidP="00183BFF">
      <w:pPr>
        <w:rPr>
          <w:spacing w:val="-4"/>
          <w:rtl/>
        </w:rPr>
      </w:pPr>
      <w:r w:rsidRPr="00B94012">
        <w:rPr>
          <w:spacing w:val="-4"/>
          <w:rtl/>
        </w:rPr>
        <w:t xml:space="preserve">ואפי' דהלכה כסתם משנה, </w:t>
      </w:r>
      <w:r w:rsidRPr="00B94012">
        <w:rPr>
          <w:rFonts w:hint="cs"/>
          <w:spacing w:val="-4"/>
          <w:rtl/>
        </w:rPr>
        <w:t>ה</w:t>
      </w:r>
      <w:r w:rsidRPr="00B94012">
        <w:rPr>
          <w:spacing w:val="-4"/>
          <w:rtl/>
        </w:rPr>
        <w:t>ך דכרגלי הבעלים היינו בשני רועים.</w:t>
      </w:r>
    </w:p>
    <w:p w14:paraId="68359A5E" w14:textId="7B467B4D" w:rsidR="00183BFF" w:rsidRPr="006F178A" w:rsidRDefault="00B35974" w:rsidP="00B35974">
      <w:pPr>
        <w:pStyle w:val="afff0"/>
        <w:rPr>
          <w:del w:id="90109" w:author="מנוע עיצוב" w:date="2026-10-08T11:01:28Z"/>
          <w:rtl/>
        </w:rPr>
      </w:pPr>
      <w:del w:id="90108" w:author="מנוע עיצוב" w:date="2026-10-08T11:01:28Z">
        <w:r>
          <w:rPr>
            <w:rFonts w:ascii="BA TM • Vilna Extra-Bold" w:hAnsi="BA TM • Vilna Extra-Bold" w:hint="cs"/>
            <w:rtl/>
          </w:rPr>
          <w:delText xml:space="preserve">****</w:delText>
        </w:r>
      </w:del>
    </w:p>
    <w:p w14:paraId="6B700846" w14:textId="77777777" w:rsidR="003951D2" w:rsidRDefault="00183BFF" w:rsidP="003951D2">
      <w:pPr>
        <w:pStyle w:val="afffff8"/>
        <w:rPr>
          <w:rFonts w:ascii="Fb Fontext" w:hAnsi="Fb Fontext"/>
          <w:rtl/>
        </w:rPr>
      </w:pPr>
      <w:r w:rsidRPr="003951D2">
        <w:rPr>
          <w:rtl/>
        </w:rPr>
        <w:t>שנים ששאלו חלוק אחד בשותפות,</w:t>
      </w:r>
      <w:r w:rsidRPr="006F178A">
        <w:rPr>
          <w:rFonts w:ascii="Fb Fontext" w:hAnsi="Fb Fontext"/>
          <w:rtl/>
        </w:rPr>
        <w:t xml:space="preserve"> </w:t>
      </w:r>
    </w:p>
    <w:p w14:paraId="43FA567F" w14:textId="77777777" w:rsidR="00183BFF" w:rsidRPr="006F178A" w:rsidRDefault="003951D2" w:rsidP="00183BFF">
      <w:pPr>
        <w:rPr>
          <w:rtl/>
        </w:rPr>
      </w:pPr>
      <w:r>
        <w:rPr>
          <w:rFonts w:ascii="Fb Fontext" w:hAnsi="Fb Fontext"/>
          <w:rtl/>
        </w:rPr>
        <w:t>זה לילך ב</w:t>
      </w:r>
      <w:r w:rsidR="00183BFF" w:rsidRPr="006F178A">
        <w:rPr>
          <w:rFonts w:ascii="Fb Fontext" w:hAnsi="Fb Fontext"/>
          <w:rtl/>
        </w:rPr>
        <w:t>שחרית לבי</w:t>
      </w:r>
      <w:r w:rsidR="00183BFF">
        <w:rPr>
          <w:rFonts w:ascii="Fb Fontext" w:hAnsi="Fb Fontext" w:hint="cs"/>
          <w:rtl/>
        </w:rPr>
        <w:t>המ"ד</w:t>
      </w:r>
      <w:r>
        <w:rPr>
          <w:rFonts w:ascii="Fb Fontext" w:hAnsi="Fb Fontext"/>
          <w:rtl/>
        </w:rPr>
        <w:t xml:space="preserve"> וזה ליכנס ב</w:t>
      </w:r>
      <w:r w:rsidR="00183BFF" w:rsidRPr="006F178A">
        <w:rPr>
          <w:rFonts w:ascii="Fb Fontext" w:hAnsi="Fb Fontext"/>
          <w:rtl/>
        </w:rPr>
        <w:t>ערבית לבית המשתה,</w:t>
      </w:r>
    </w:p>
    <w:p w14:paraId="75D523B8" w14:textId="77777777" w:rsidR="00183BFF" w:rsidRPr="001F19F5" w:rsidRDefault="00183BFF" w:rsidP="00B94012">
      <w:pPr>
        <w:rPr>
          <w:rtl/>
        </w:rPr>
      </w:pPr>
      <w:r w:rsidRPr="001F19F5">
        <w:rPr>
          <w:rtl/>
        </w:rPr>
        <w:t xml:space="preserve">זה שערב עליו לצפון מהלך לצפון כרגלי </w:t>
      </w:r>
      <w:r w:rsidR="00B94012">
        <w:rPr>
          <w:rFonts w:hint="cs"/>
          <w:rtl/>
        </w:rPr>
        <w:t>המערב</w:t>
      </w:r>
      <w:r w:rsidRPr="001F19F5">
        <w:rPr>
          <w:rtl/>
        </w:rPr>
        <w:t xml:space="preserve"> לדרום.</w:t>
      </w:r>
    </w:p>
    <w:p w14:paraId="0CC84508" w14:textId="77777777" w:rsidR="00183BFF" w:rsidRPr="001F19F5" w:rsidRDefault="00183BFF" w:rsidP="00B94012">
      <w:pPr>
        <w:rPr>
          <w:rtl/>
        </w:rPr>
      </w:pPr>
      <w:r w:rsidRPr="001F19F5">
        <w:rPr>
          <w:rtl/>
        </w:rPr>
        <w:t>וזה שערב לדרום מהלך לדרום</w:t>
      </w:r>
      <w:r w:rsidR="00F83D83">
        <w:rPr>
          <w:rFonts w:hint="cs"/>
          <w:rtl/>
        </w:rPr>
        <w:t>,</w:t>
      </w:r>
      <w:r w:rsidRPr="001F19F5">
        <w:rPr>
          <w:rtl/>
        </w:rPr>
        <w:t xml:space="preserve"> כרגלי </w:t>
      </w:r>
      <w:r w:rsidR="00B94012">
        <w:rPr>
          <w:rFonts w:hint="cs"/>
          <w:rtl/>
        </w:rPr>
        <w:t>המערב</w:t>
      </w:r>
      <w:r w:rsidRPr="001F19F5">
        <w:rPr>
          <w:rtl/>
        </w:rPr>
        <w:t xml:space="preserve"> לצפון.</w:t>
      </w:r>
    </w:p>
    <w:p w14:paraId="7A0CE8B1" w14:textId="77777777" w:rsidR="00183BFF" w:rsidRPr="006F178A" w:rsidRDefault="001B5E2F" w:rsidP="00183BFF">
      <w:pPr>
        <w:rPr>
          <w:rtl/>
        </w:rPr>
      </w:pPr>
      <w:r>
        <w:rPr>
          <w:rtl/>
        </w:rPr>
        <w:t xml:space="preserve">ואם מצעו את התחום - </w:t>
      </w:r>
      <w:r w:rsidR="00183BFF" w:rsidRPr="006F178A">
        <w:rPr>
          <w:rtl/>
        </w:rPr>
        <w:t>לא יזיזנה ממקומה.</w:t>
      </w:r>
    </w:p>
    <w:p w14:paraId="5C47D59F" w14:textId="2C43CBB1" w:rsidR="00F83D83" w:rsidRDefault="00B35974" w:rsidP="00B35974">
      <w:pPr>
        <w:pStyle w:val="afff0"/>
        <w:rPr>
          <w:del w:id="90111" w:author="מנוע עיצוב" w:date="2026-10-08T11:01:28Z"/>
          <w:rFonts w:ascii="BA Esthetic Regular" w:hAnsi="BA Esthetic Regular" w:cs="PFT_Frank"/>
          <w:szCs w:val="14"/>
        </w:rPr>
      </w:pPr>
      <w:del w:id="90110" w:author="מנוע עיצוב" w:date="2026-10-08T11:01:28Z">
        <w:r>
          <w:rPr>
            <w:rFonts w:ascii="BA TM • Vilna Extra-Bold" w:hAnsi="BA TM • Vilna Extra-Bold" w:hint="cs"/>
            <w:rtl/>
          </w:rPr>
          <w:delText xml:space="preserve">****</w:delText>
        </w:r>
      </w:del>
    </w:p>
    <w:p w14:paraId="4ADB1066" w14:textId="77777777" w:rsidR="00183BFF" w:rsidRPr="006F178A" w:rsidRDefault="00183BFF" w:rsidP="00183BFF">
      <w:pPr>
        <w:pStyle w:val="afffff8"/>
        <w:rPr>
          <w:rtl/>
        </w:rPr>
      </w:pPr>
      <w:r w:rsidRPr="006F178A">
        <w:rPr>
          <w:rtl/>
        </w:rPr>
        <w:t>שנים שלקחו חבית ובהמה בשותפות.</w:t>
      </w:r>
    </w:p>
    <w:p w14:paraId="5110F883" w14:textId="77777777" w:rsidR="00183BFF" w:rsidRPr="006F178A" w:rsidRDefault="00183BFF" w:rsidP="00F83D83">
      <w:pPr>
        <w:rPr>
          <w:rFonts w:cs="Guttman Vilna"/>
          <w:b/>
          <w:bCs/>
          <w:rtl/>
        </w:rPr>
      </w:pPr>
      <w:r w:rsidRPr="00C246F9">
        <w:rPr>
          <w:rStyle w:val="afffff3"/>
          <w:rtl/>
        </w:rPr>
        <w:t xml:space="preserve">לרב: </w:t>
      </w:r>
      <w:r w:rsidRPr="006F178A">
        <w:rPr>
          <w:rtl/>
        </w:rPr>
        <w:t>חבית מותרת ובהמה אסורה.</w:t>
      </w:r>
      <w:r w:rsidR="00F83D83">
        <w:rPr>
          <w:rFonts w:hint="cs"/>
          <w:rtl/>
        </w:rPr>
        <w:t xml:space="preserve"> </w:t>
      </w:r>
      <w:r w:rsidR="00F83D83">
        <w:rPr>
          <w:rStyle w:val="afffff3"/>
          <w:rtl/>
        </w:rPr>
        <w:tab/>
      </w:r>
      <w:r w:rsidRPr="00045643">
        <w:rPr>
          <w:rStyle w:val="afffff3"/>
          <w:rtl/>
        </w:rPr>
        <w:t xml:space="preserve">ולשמואל: </w:t>
      </w:r>
      <w:r w:rsidRPr="006F178A">
        <w:rPr>
          <w:rtl/>
        </w:rPr>
        <w:t>חבית נמי אסורה.</w:t>
      </w:r>
    </w:p>
    <w:p w14:paraId="309352B0" w14:textId="77777777" w:rsidR="00612A40" w:rsidRPr="00612A40" w:rsidRDefault="00183BFF" w:rsidP="00612A40">
      <w:pPr>
        <w:pStyle w:val="36"/>
        <w:framePr w:wrap="notBeside"/>
        <w:rPr>
          <w:rtl/>
        </w:rPr>
      </w:pPr>
      <w:r w:rsidRPr="00612A40">
        <w:rPr>
          <w:rtl/>
        </w:rPr>
        <w:t>לרב</w:t>
      </w:r>
      <w:r w:rsidR="003951D2" w:rsidRPr="00612A40">
        <w:rPr>
          <w:rFonts w:hint="cs"/>
          <w:rtl/>
        </w:rPr>
        <w:t>:</w:t>
      </w:r>
    </w:p>
    <w:p w14:paraId="131AA32B" w14:textId="305C6FCF" w:rsidR="00183BFF" w:rsidRPr="001F19F5" w:rsidRDefault="001B5E2F" w:rsidP="00183BFF">
      <w:pPr>
        <w:rPr>
          <w:spacing w:val="-2"/>
          <w:rtl/>
        </w:rPr>
      </w:pPr>
      <w:r>
        <w:rPr>
          <w:rFonts w:hint="cs"/>
          <w:spacing w:val="-2"/>
          <w:rtl/>
        </w:rPr>
        <w:t xml:space="preserve">יש </w:t>
      </w:r>
      <w:r w:rsidR="00183BFF" w:rsidRPr="001F19F5">
        <w:rPr>
          <w:spacing w:val="-2"/>
          <w:rtl/>
        </w:rPr>
        <w:t xml:space="preserve">ברירה </w:t>
      </w:r>
      <w:r w:rsidR="00183BFF" w:rsidRPr="00EE6043">
        <w:rPr>
          <w:rFonts w:cs="PFT_Frank"/>
          <w:b/>
          <w:bCs/>
          <w:spacing w:val="-2"/>
          <w:szCs w:val="14"/>
          <w:rtl/>
        </w:rPr>
        <w:t>והך</w:t>
      </w:r>
      <w:r w:rsidR="00183BFF" w:rsidRPr="001F19F5">
        <w:rPr>
          <w:spacing w:val="-2"/>
          <w:rtl/>
        </w:rPr>
        <w:t xml:space="preserve"> דבהמה אסורה דינקי תחומין מהדדי.</w:t>
      </w:r>
    </w:p>
    <w:p w14:paraId="7B06FB55" w14:textId="384E7F29" w:rsidR="00612A40" w:rsidRPr="00612A40" w:rsidRDefault="00183BFF" w:rsidP="00612A40">
      <w:pPr>
        <w:pStyle w:val="36"/>
        <w:framePr w:wrap="notBeside"/>
        <w:rPr>
          <w:rtl/>
        </w:rPr>
      </w:pPr>
      <w:r>
        <w:rPr>
          <w:rtl/>
        </w:rPr>
        <w:t xml:space="preserve">והקשה ר"כ</w:t>
      </w:r>
      <w:del w:id="41096" w:author="Claude" w:date="2026-10-07T09:24:44Z">
        <w:r>
          <w:rPr>
            <w:rtl/>
          </w:rPr>
          <w:delText xml:space="preserve"> </w:delText>
        </w:r>
      </w:del>
      <w:r w:rsidR="00612A40">
        <w:rPr>
          <w:rFonts w:hint="cs"/>
          <w:rtl/>
        </w:rPr>
        <w:t>:</w:t>
      </w:r>
    </w:p>
    <w:p w14:paraId="37FA81F3" w14:textId="208ADFAF" w:rsidR="00612A40" w:rsidRPr="00585F0F" w:rsidRDefault="001B5E2F" w:rsidP="00585F0F">
      <w:pPr>
        <w:rPr>
          <w:rStyle w:val="afffd"/>
          <w:bCs w:val="0"/>
          <w:rtl/>
        </w:rPr>
      </w:pPr>
      <w:r>
        <w:rPr>
          <w:rFonts w:hint="cs"/>
          <w:rtl/>
        </w:rPr>
        <w:t>דחוששין</w:t>
      </w:r>
      <w:r w:rsidR="00183BFF">
        <w:rPr>
          <w:rtl/>
        </w:rPr>
        <w:t xml:space="preserve"> </w:t>
      </w:r>
      <w:r>
        <w:rPr>
          <w:rFonts w:hint="cs"/>
          <w:rtl/>
        </w:rPr>
        <w:t>ל</w:t>
      </w:r>
      <w:r w:rsidR="00183BFF">
        <w:rPr>
          <w:rtl/>
        </w:rPr>
        <w:t>תחומין ולא ל</w:t>
      </w:r>
      <w:r w:rsidR="00183BFF" w:rsidRPr="006F178A">
        <w:rPr>
          <w:rtl/>
        </w:rPr>
        <w:t xml:space="preserve">מוקצה  - </w:t>
      </w:r>
      <w:r w:rsidRPr="00D159D1">
        <w:rPr>
          <w:rFonts w:cs="PFT_Frank" w:hint="cs"/>
          <w:b/>
          <w:bCs/>
          <w:szCs w:val="14"/>
          <w:rtl/>
        </w:rPr>
        <w:t>ו</w:t>
      </w:r>
      <w:r w:rsidR="00183BFF" w:rsidRPr="00D159D1">
        <w:rPr>
          <w:rFonts w:cs="PFT_Frank"/>
          <w:b/>
          <w:bCs/>
          <w:szCs w:val="14"/>
          <w:rtl/>
        </w:rPr>
        <w:t>שתק רב</w:t>
      </w:r>
    </w:p>
    <w:p w14:paraId="6824308B" w14:textId="77777777" w:rsidR="00612A40" w:rsidRPr="00612A40" w:rsidRDefault="00183BFF" w:rsidP="00612A40">
      <w:pPr>
        <w:pStyle w:val="36"/>
        <w:framePr w:wrap="notBeside"/>
        <w:rPr>
          <w:rtl/>
        </w:rPr>
      </w:pPr>
      <w:r w:rsidRPr="00612A40">
        <w:rPr>
          <w:rtl/>
        </w:rPr>
        <w:t>למעשה:</w:t>
      </w:r>
    </w:p>
    <w:p w14:paraId="0F5F6149" w14:textId="7AD0AB6F" w:rsidR="00183BFF" w:rsidRDefault="00183BFF" w:rsidP="00F83D83">
      <w:pPr>
        <w:rPr>
          <w:rFonts w:ascii="Fb Fontext" w:hAnsi="Fb Fontext"/>
          <w:rtl/>
        </w:rPr>
      </w:pPr>
      <w:r w:rsidRPr="00045643">
        <w:rPr>
          <w:rStyle w:val="afffff3"/>
          <w:rtl/>
        </w:rPr>
        <w:t>לרבי הושעיא:</w:t>
      </w:r>
      <w:r>
        <w:rPr>
          <w:rFonts w:ascii="Fb Fontext" w:hAnsi="Fb Fontext"/>
          <w:rtl/>
        </w:rPr>
        <w:t xml:space="preserve"> </w:t>
      </w:r>
      <w:r w:rsidR="001B5E2F">
        <w:rPr>
          <w:rFonts w:ascii="Fb Fontext" w:hAnsi="Fb Fontext" w:hint="cs"/>
          <w:rtl/>
        </w:rPr>
        <w:t>יש ברירה</w:t>
      </w:r>
      <w:r w:rsidR="00F83D83">
        <w:rPr>
          <w:rFonts w:ascii="Fb Fontext" w:hAnsi="Fb Fontext" w:hint="cs"/>
          <w:rtl/>
        </w:rPr>
        <w:t xml:space="preserve">, </w:t>
      </w:r>
      <w:r w:rsidR="00F83D83">
        <w:rPr>
          <w:rStyle w:val="afffff3"/>
          <w:rtl/>
        </w:rPr>
        <w:tab/>
      </w:r>
      <w:r w:rsidR="00F83D83">
        <w:rPr>
          <w:rStyle w:val="afffff3"/>
          <w:rtl/>
        </w:rPr>
        <w:tab/>
      </w:r>
      <w:r>
        <w:rPr>
          <w:rStyle w:val="afffff3"/>
          <w:rFonts w:hint="cs"/>
          <w:rtl/>
        </w:rPr>
        <w:t xml:space="preserve">   </w:t>
      </w:r>
      <w:r w:rsidRPr="00045643">
        <w:rPr>
          <w:rStyle w:val="afffff3"/>
          <w:rtl/>
        </w:rPr>
        <w:t xml:space="preserve">ולרבי יוחנן: </w:t>
      </w:r>
      <w:r w:rsidRPr="006F178A">
        <w:rPr>
          <w:rFonts w:ascii="Fb Fontext" w:hAnsi="Fb Fontext" w:hint="cs"/>
          <w:rtl/>
        </w:rPr>
        <w:t>אין</w:t>
      </w:r>
      <w:r w:rsidRPr="006F178A">
        <w:rPr>
          <w:rFonts w:ascii="Fb Fontext" w:hAnsi="Fb Fontext"/>
          <w:rtl/>
        </w:rPr>
        <w:t xml:space="preserve"> ברירה.</w:t>
      </w:r>
    </w:p>
    <w:p w14:paraId="5923D767" w14:textId="77777777" w:rsidR="001B5E2F" w:rsidRPr="001B5E2F" w:rsidRDefault="001B5E2F" w:rsidP="00612A40">
      <w:pPr>
        <w:rPr>
          <w:rtl/>
        </w:rPr>
      </w:pPr>
      <w:r w:rsidRPr="001B5E2F">
        <w:rPr>
          <w:rFonts w:hint="cs"/>
          <w:rtl/>
        </w:rPr>
        <w:t>ודווקא בדרבנן</w:t>
      </w:r>
      <w:r w:rsidR="00F83D83">
        <w:rPr>
          <w:rFonts w:hint="cs"/>
          <w:rtl/>
        </w:rPr>
        <w:t>,</w:t>
      </w:r>
      <w:r w:rsidRPr="001B5E2F">
        <w:rPr>
          <w:rFonts w:hint="cs"/>
          <w:rtl/>
        </w:rPr>
        <w:t xml:space="preserve"> אבל בדאורי</w:t>
      </w:r>
      <w:r>
        <w:rPr>
          <w:rFonts w:hint="cs"/>
          <w:rtl/>
        </w:rPr>
        <w:t>תא</w:t>
      </w:r>
      <w:r w:rsidRPr="001B5E2F">
        <w:rPr>
          <w:rFonts w:hint="cs"/>
          <w:rtl/>
        </w:rPr>
        <w:t xml:space="preserve"> </w:t>
      </w:r>
      <w:r w:rsidRPr="00F83D83">
        <w:rPr>
          <w:rStyle w:val="afffff3"/>
          <w:rFonts w:hint="cs"/>
          <w:rtl/>
        </w:rPr>
        <w:t xml:space="preserve">גם לר''ה </w:t>
      </w:r>
      <w:r w:rsidRPr="001B5E2F">
        <w:rPr>
          <w:rFonts w:hint="cs"/>
          <w:rtl/>
        </w:rPr>
        <w:t>אין ברירה</w:t>
      </w:r>
    </w:p>
    <w:p w14:paraId="4F0B78DD" w14:textId="77777777" w:rsidR="00183BFF" w:rsidRPr="001F19F5" w:rsidRDefault="00183BFF" w:rsidP="00612A40">
      <w:pPr>
        <w:rPr>
          <w:rtl/>
        </w:rPr>
      </w:pPr>
      <w:r w:rsidRPr="001F19F5">
        <w:rPr>
          <w:rFonts w:hint="cs"/>
          <w:rtl/>
        </w:rPr>
        <w:t>ד</w:t>
      </w:r>
      <w:r w:rsidRPr="001F19F5">
        <w:rPr>
          <w:rtl/>
        </w:rPr>
        <w:t>מת בבית</w:t>
      </w:r>
      <w:r w:rsidRPr="001F19F5">
        <w:rPr>
          <w:rFonts w:hint="cs"/>
          <w:rtl/>
        </w:rPr>
        <w:t xml:space="preserve"> </w:t>
      </w:r>
      <w:r w:rsidRPr="001F19F5">
        <w:rPr>
          <w:rtl/>
        </w:rPr>
        <w:t xml:space="preserve">נפתח אחד </w:t>
      </w:r>
      <w:r w:rsidR="00F83D83">
        <w:rPr>
          <w:rFonts w:hint="cs"/>
          <w:rtl/>
        </w:rPr>
        <w:t xml:space="preserve">מהפתחים </w:t>
      </w:r>
      <w:r w:rsidRPr="001F19F5">
        <w:rPr>
          <w:rtl/>
        </w:rPr>
        <w:t>הוא טמא וכולן טהורים.</w:t>
      </w:r>
    </w:p>
    <w:p w14:paraId="06288616" w14:textId="77777777" w:rsidR="00183BFF" w:rsidRPr="006F178A" w:rsidRDefault="00183BFF" w:rsidP="00612A40">
      <w:pPr>
        <w:rPr>
          <w:rtl/>
        </w:rPr>
      </w:pPr>
      <w:r w:rsidRPr="006F178A">
        <w:rPr>
          <w:rtl/>
        </w:rPr>
        <w:t>חשב להוציאו באחד</w:t>
      </w:r>
      <w:r>
        <w:rPr>
          <w:rFonts w:hint="cs"/>
          <w:rtl/>
        </w:rPr>
        <w:t xml:space="preserve"> הפתחים</w:t>
      </w:r>
      <w:r w:rsidR="001B5E2F">
        <w:rPr>
          <w:rFonts w:hint="cs"/>
          <w:rtl/>
        </w:rPr>
        <w:t>, הוא טמא וכולן טהורים.</w:t>
      </w:r>
    </w:p>
    <w:p w14:paraId="5BACBEA0" w14:textId="77777777" w:rsidR="00183BFF" w:rsidRPr="006F178A" w:rsidRDefault="00183BFF" w:rsidP="00F83D83">
      <w:pPr>
        <w:ind w:left="170"/>
        <w:rPr>
          <w:rtl/>
        </w:rPr>
      </w:pPr>
      <w:r w:rsidRPr="00045643">
        <w:rPr>
          <w:rStyle w:val="afffff3"/>
          <w:rtl/>
        </w:rPr>
        <w:lastRenderedPageBreak/>
        <w:t xml:space="preserve">ב"ש: </w:t>
      </w:r>
      <w:r>
        <w:rPr>
          <w:rFonts w:hint="cs"/>
          <w:rtl/>
        </w:rPr>
        <w:t>רק בחשב קודם שמת,</w:t>
      </w:r>
      <w:r w:rsidRPr="006F178A">
        <w:rPr>
          <w:rtl/>
        </w:rPr>
        <w:t xml:space="preserve"> </w:t>
      </w:r>
      <w:r w:rsidRPr="00045643">
        <w:rPr>
          <w:rStyle w:val="afffff3"/>
          <w:rtl/>
        </w:rPr>
        <w:t>ו</w:t>
      </w:r>
      <w:r>
        <w:rPr>
          <w:rStyle w:val="afffff3"/>
          <w:rFonts w:hint="cs"/>
          <w:rtl/>
        </w:rPr>
        <w:t>ל</w:t>
      </w:r>
      <w:r w:rsidRPr="00045643">
        <w:rPr>
          <w:rStyle w:val="afffff3"/>
          <w:rtl/>
        </w:rPr>
        <w:t xml:space="preserve">ב"ה: </w:t>
      </w:r>
      <w:r>
        <w:rPr>
          <w:rtl/>
        </w:rPr>
        <w:t>אף משימות</w:t>
      </w:r>
      <w:r>
        <w:rPr>
          <w:rFonts w:hint="cs"/>
          <w:rtl/>
        </w:rPr>
        <w:t>,</w:t>
      </w:r>
    </w:p>
    <w:p w14:paraId="7BD988A8" w14:textId="77777777" w:rsidR="00612A40" w:rsidRPr="00612A40" w:rsidRDefault="00183BFF" w:rsidP="00612A40">
      <w:pPr>
        <w:pStyle w:val="36"/>
        <w:framePr w:wrap="notBeside"/>
        <w:rPr>
          <w:rtl/>
        </w:rPr>
      </w:pPr>
      <w:r w:rsidRPr="00612A40">
        <w:rPr>
          <w:rtl/>
        </w:rPr>
        <w:t xml:space="preserve">ואהך </w:t>
      </w:r>
      <w:r w:rsidRPr="00612A40">
        <w:rPr>
          <w:rFonts w:hint="cs"/>
          <w:rtl/>
        </w:rPr>
        <w:t>אר</w:t>
      </w:r>
      <w:r w:rsidR="0001190A" w:rsidRPr="00612A40">
        <w:rPr>
          <w:rtl/>
        </w:rPr>
        <w:t>"</w:t>
      </w:r>
      <w:r w:rsidRPr="00612A40">
        <w:rPr>
          <w:rFonts w:hint="cs"/>
          <w:rtl/>
        </w:rPr>
        <w:t>ה</w:t>
      </w:r>
      <w:r w:rsidRPr="00612A40">
        <w:rPr>
          <w:rtl/>
        </w:rPr>
        <w:t>:</w:t>
      </w:r>
    </w:p>
    <w:p w14:paraId="0D19E8A7" w14:textId="0BBCBB3D" w:rsidR="00183BFF" w:rsidRPr="001F19F5" w:rsidRDefault="00183BFF" w:rsidP="00612A40">
      <w:pPr>
        <w:rPr>
          <w:spacing w:val="-2"/>
          <w:rtl/>
        </w:rPr>
      </w:pPr>
      <w:r w:rsidRPr="001F19F5">
        <w:rPr>
          <w:rFonts w:ascii="Fb Fontext" w:hAnsi="Fb Fontext"/>
          <w:spacing w:val="-2"/>
          <w:sz w:val="20"/>
          <w:rtl/>
        </w:rPr>
        <w:t>לטהר את הפתחים מכאן ולהבא. ו</w:t>
      </w:r>
      <w:r w:rsidRPr="001F19F5">
        <w:rPr>
          <w:rFonts w:ascii="Fb Fontext" w:hAnsi="Fb Fontext" w:hint="cs"/>
          <w:spacing w:val="-2"/>
          <w:sz w:val="20"/>
          <w:rtl/>
        </w:rPr>
        <w:t>לא למפרע</w:t>
      </w:r>
      <w:r w:rsidRPr="001F19F5">
        <w:rPr>
          <w:rFonts w:ascii="Fb Fontext" w:hAnsi="Fb Fontext"/>
          <w:spacing w:val="-2"/>
          <w:sz w:val="20"/>
          <w:rtl/>
        </w:rPr>
        <w:t>.</w:t>
      </w:r>
    </w:p>
    <w:p w14:paraId="1F61F07C" w14:textId="77777777" w:rsidR="00612A40" w:rsidRPr="00612A40" w:rsidRDefault="00183BFF" w:rsidP="00612A40">
      <w:pPr>
        <w:pStyle w:val="36"/>
        <w:framePr w:wrap="notBeside"/>
        <w:rPr>
          <w:rtl/>
        </w:rPr>
      </w:pPr>
      <w:r w:rsidRPr="00612A40">
        <w:rPr>
          <w:rtl/>
        </w:rPr>
        <w:t>ולר</w:t>
      </w:r>
      <w:r w:rsidR="00F83D83" w:rsidRPr="00612A40">
        <w:rPr>
          <w:rFonts w:hint="cs"/>
          <w:rtl/>
        </w:rPr>
        <w:t>י"ו</w:t>
      </w:r>
    </w:p>
    <w:p w14:paraId="35FF110E" w14:textId="4D9B6C31" w:rsidR="00183BFF" w:rsidRPr="00612A40" w:rsidRDefault="00183BFF" w:rsidP="00612A40">
      <w:pPr>
        <w:spacing w:after="60"/>
        <w:rPr>
          <w:rtl/>
        </w:rPr>
      </w:pPr>
      <w:r w:rsidRPr="00BF5D1E">
        <w:rPr>
          <w:rFonts w:cs="PFT_Frank" w:hint="cs"/>
          <w:b/>
          <w:bCs/>
          <w:szCs w:val="14"/>
          <w:rtl/>
        </w:rPr>
        <w:t xml:space="preserve">אין </w:t>
      </w:r>
      <w:r w:rsidRPr="00BF5D1E">
        <w:rPr>
          <w:rFonts w:cs="PFT_Frank"/>
          <w:b/>
          <w:bCs/>
          <w:szCs w:val="14"/>
          <w:rtl/>
        </w:rPr>
        <w:t>ברירה</w:t>
      </w:r>
      <w:r w:rsidRPr="00612A40">
        <w:rPr>
          <w:rFonts w:hint="cs"/>
          <w:rtl/>
        </w:rPr>
        <w:t xml:space="preserve"> ד</w:t>
      </w:r>
      <w:r w:rsidRPr="00612A40">
        <w:rPr>
          <w:rtl/>
        </w:rPr>
        <w:t xml:space="preserve">אחין שחלקו לקוחות הן, </w:t>
      </w:r>
      <w:r w:rsidR="00F83D83" w:rsidRPr="00612A40">
        <w:rPr>
          <w:rFonts w:hint="cs"/>
          <w:rtl/>
        </w:rPr>
        <w:t>ומחזירין זל''ז ביובל</w:t>
      </w:r>
    </w:p>
    <w:p w14:paraId="1F6FD659" w14:textId="77777777" w:rsidR="00612A40" w:rsidRPr="00612A40" w:rsidRDefault="00183BFF" w:rsidP="00612A40">
      <w:pPr>
        <w:pStyle w:val="36"/>
        <w:framePr w:wrap="notBeside"/>
        <w:rPr>
          <w:rtl/>
        </w:rPr>
      </w:pPr>
      <w:r w:rsidRPr="00612A40">
        <w:rPr>
          <w:rtl/>
        </w:rPr>
        <w:t>והא דלרי"ו</w:t>
      </w:r>
    </w:p>
    <w:p w14:paraId="153E1D61" w14:textId="3AE71382" w:rsidR="00183BFF" w:rsidRPr="00D159D1" w:rsidRDefault="00183BFF" w:rsidP="00612A40">
      <w:pPr>
        <w:pStyle w:val="afffffe"/>
        <w:spacing w:before="0"/>
        <w:rPr>
          <w:rStyle w:val="afffd"/>
          <w:rFonts w:cs="PFT_Frank"/>
          <w:szCs w:val="14"/>
          <w:rtl/>
        </w:rPr>
      </w:pPr>
      <w:r w:rsidRPr="00D159D1">
        <w:rPr>
          <w:rStyle w:val="afffd"/>
          <w:rFonts w:cs="PFT_Frank" w:hint="cs"/>
          <w:szCs w:val="14"/>
          <w:rtl/>
        </w:rPr>
        <w:t>אין ברירה בין</w:t>
      </w:r>
      <w:r w:rsidRPr="00D159D1">
        <w:rPr>
          <w:rStyle w:val="afffd"/>
          <w:rFonts w:cs="PFT_Frank"/>
          <w:szCs w:val="14"/>
          <w:rtl/>
        </w:rPr>
        <w:t xml:space="preserve"> בדאורייתא</w:t>
      </w:r>
      <w:r w:rsidRPr="00D159D1">
        <w:rPr>
          <w:rStyle w:val="afffd"/>
          <w:rFonts w:cs="PFT_Frank" w:hint="cs"/>
          <w:szCs w:val="14"/>
          <w:rtl/>
        </w:rPr>
        <w:t xml:space="preserve"> ובין בדרבנן</w:t>
      </w:r>
      <w:r w:rsidRPr="00D159D1">
        <w:rPr>
          <w:rStyle w:val="afffd"/>
          <w:rFonts w:cs="PFT_Frank"/>
          <w:szCs w:val="14"/>
          <w:rtl/>
        </w:rPr>
        <w:t>.</w:t>
      </w:r>
    </w:p>
    <w:p w14:paraId="468E314D" w14:textId="77777777" w:rsidR="00612A40" w:rsidRPr="00612A40" w:rsidRDefault="00183BFF" w:rsidP="00612A40">
      <w:pPr>
        <w:pStyle w:val="36"/>
        <w:framePr w:wrap="notBeside"/>
        <w:rPr>
          <w:rtl/>
        </w:rPr>
      </w:pPr>
      <w:r w:rsidRPr="00612A40">
        <w:rPr>
          <w:rtl/>
        </w:rPr>
        <w:t>כר"י:</w:t>
      </w:r>
    </w:p>
    <w:p w14:paraId="0AF9DD2C" w14:textId="5073B4EC" w:rsidR="00183BFF" w:rsidRPr="006F178A" w:rsidRDefault="00183BFF" w:rsidP="00183BFF">
      <w:pPr>
        <w:rPr>
          <w:rtl/>
        </w:rPr>
      </w:pPr>
      <w:r w:rsidRPr="006F178A">
        <w:rPr>
          <w:rtl/>
        </w:rPr>
        <w:t>אין אדם מתנה על שני דברים כאחד.</w:t>
      </w:r>
    </w:p>
    <w:p w14:paraId="2EA686AD" w14:textId="77777777" w:rsidR="001B5E2F" w:rsidRDefault="00183BFF" w:rsidP="00183BFF">
      <w:pPr>
        <w:rPr>
          <w:rtl/>
        </w:rPr>
      </w:pPr>
      <w:r>
        <w:rPr>
          <w:rFonts w:hint="cs"/>
          <w:rtl/>
        </w:rPr>
        <w:t>דא</w:t>
      </w:r>
      <w:r w:rsidR="0001190A">
        <w:rPr>
          <w:rtl/>
        </w:rPr>
        <w:t>"</w:t>
      </w:r>
      <w:r>
        <w:rPr>
          <w:rFonts w:hint="cs"/>
          <w:rtl/>
        </w:rPr>
        <w:t>א להתנות בערב לחכם שבא גם למזרח וגם למערב</w:t>
      </w:r>
    </w:p>
    <w:p w14:paraId="3795778D" w14:textId="77777777">
      <w:pPr>
        <w:pStyle w:val="afff2"/>
        <w:framePr w:wrap="around"/>
        <w:rPr>
          <w:ins w:id="92151" w:author="Claude" w:date="2026-10-12T12:00:00Z"/>
          <w:rtl/>
        </w:rPr>
      </w:pPr>
      <w:ins w:id="92152" w:author="Claude" w:date="2026-10-12T12:00:00Z">
        <w:r>
          <w:rPr>
            <w:rFonts w:hint="cs"/>
            <w:rtl/>
          </w:rPr>
          <w:t>לח.</w:t>
        </w:r>
      </w:ins>
    </w:p>
    <w:p w14:paraId="45895C56" w14:textId="77777777" w:rsidR="001B5E2F" w:rsidRPr="001B5E2F" w:rsidRDefault="00442E83" w:rsidP="00442E83">
      <w:r>
        <w:rPr>
          <w:rFonts w:hint="cs"/>
          <w:rtl/>
        </w:rPr>
        <w:t xml:space="preserve">אבל בבא </w:t>
      </w:r>
      <w:r w:rsidR="001B5E2F" w:rsidRPr="001B5E2F">
        <w:rPr>
          <w:rFonts w:hint="cs"/>
          <w:rtl/>
        </w:rPr>
        <w:t xml:space="preserve">לצד אחד אפשר </w:t>
      </w:r>
      <w:r w:rsidR="001B5E2F" w:rsidRPr="00442E83">
        <w:rPr>
          <w:rStyle w:val="afffff3"/>
          <w:rFonts w:hint="cs"/>
          <w:rtl/>
        </w:rPr>
        <w:t>והעמיד רי''ו</w:t>
      </w:r>
      <w:r w:rsidR="001B5E2F" w:rsidRPr="001B5E2F">
        <w:rPr>
          <w:rFonts w:hint="cs"/>
          <w:rtl/>
        </w:rPr>
        <w:t xml:space="preserve"> כשבא מע''ש דאין ברירה</w:t>
      </w:r>
    </w:p>
    <w:p w14:paraId="1881FB71" w14:textId="77777777" w:rsidR="00585F0F" w:rsidRPr="00585F0F" w:rsidRDefault="00183BFF" w:rsidP="00585F0F">
      <w:pPr>
        <w:pStyle w:val="36"/>
        <w:framePr w:wrap="notBeside"/>
        <w:rPr>
          <w:rtl/>
        </w:rPr>
      </w:pPr>
      <w:r w:rsidRPr="00585F0F">
        <w:rPr>
          <w:rtl/>
        </w:rPr>
        <w:t>דרש מר זוטרא:</w:t>
      </w:r>
    </w:p>
    <w:p w14:paraId="41A81FA4" w14:textId="52CD8552" w:rsidR="00183BFF" w:rsidRPr="006F178A" w:rsidRDefault="00183BFF" w:rsidP="00183BFF">
      <w:pPr>
        <w:rPr>
          <w:rtl/>
        </w:rPr>
      </w:pPr>
      <w:r w:rsidRPr="00EE6043">
        <w:rPr>
          <w:rFonts w:cs="PFT_Frank"/>
          <w:b/>
          <w:bCs/>
          <w:szCs w:val="14"/>
          <w:rtl/>
        </w:rPr>
        <w:t>הלכה כרבי אושעיא.</w:t>
      </w:r>
    </w:p>
    <w:p w14:paraId="69D2AC98" w14:textId="0E97D4DB" w:rsidR="00183BFF" w:rsidRPr="006F178A" w:rsidRDefault="00B35974" w:rsidP="00B35974">
      <w:pPr>
        <w:pStyle w:val="afff0"/>
        <w:rPr>
          <w:rtl/>
        </w:rPr>
      </w:pPr>
      <w:r>
        <w:rPr>
          <w:rFonts w:ascii="BA TM • Vilna Extra-Bold" w:hAnsi="BA TM • Vilna Extra-Bold" w:hint="cs"/>
          <w:rtl/>
        </w:rPr>
        <w:t>****</w:t>
      </w:r>
    </w:p>
    <w:p w14:paraId="5C871D6A" w14:textId="77777777" w:rsidR="00585F0F" w:rsidRPr="00585F0F" w:rsidRDefault="00183BFF" w:rsidP="00585F0F">
      <w:pPr>
        <w:pStyle w:val="36"/>
        <w:framePr w:wrap="notBeside"/>
        <w:rPr>
          <w:rtl/>
        </w:rPr>
      </w:pPr>
      <w:r w:rsidRPr="00585F0F">
        <w:rPr>
          <w:rtl/>
        </w:rPr>
        <w:t>שמואל:</w:t>
      </w:r>
    </w:p>
    <w:p w14:paraId="52343123" w14:textId="79AFCC1A" w:rsidR="00183BFF" w:rsidRPr="00442E83" w:rsidRDefault="00183BFF" w:rsidP="00585F0F">
      <w:pPr>
        <w:rPr>
          <w:spacing w:val="-2"/>
          <w:rtl/>
        </w:rPr>
      </w:pPr>
      <w:r w:rsidRPr="00442E83">
        <w:rPr>
          <w:rFonts w:ascii="Fb Fontext" w:hAnsi="Fb Fontext"/>
          <w:spacing w:val="-2"/>
          <w:rtl/>
        </w:rPr>
        <w:t xml:space="preserve">שור של </w:t>
      </w:r>
      <w:r w:rsidRPr="00D977D1">
        <w:rPr>
          <w:rFonts w:ascii="Fb Fontext" w:hAnsi="Fb Fontext" w:cs="PFT_Frank"/>
          <w:b/>
          <w:bCs/>
          <w:spacing w:val="-2"/>
          <w:szCs w:val="14"/>
          <w:rtl/>
        </w:rPr>
        <w:t>פטם</w:t>
      </w:r>
      <w:r w:rsidRPr="00442E83">
        <w:rPr>
          <w:rFonts w:ascii="Fb Fontext" w:hAnsi="Fb Fontext"/>
          <w:spacing w:val="-2"/>
          <w:rtl/>
        </w:rPr>
        <w:t xml:space="preserve"> כרגלי כל אדם, של </w:t>
      </w:r>
      <w:r w:rsidRPr="00D977D1">
        <w:rPr>
          <w:rFonts w:ascii="Fb Fontext" w:hAnsi="Fb Fontext" w:cs="PFT_Frank"/>
          <w:b/>
          <w:bCs/>
          <w:spacing w:val="-2"/>
          <w:szCs w:val="14"/>
          <w:rtl/>
        </w:rPr>
        <w:t>רועה</w:t>
      </w:r>
      <w:r w:rsidRPr="00442E83">
        <w:rPr>
          <w:rFonts w:ascii="Fb Fontext" w:hAnsi="Fb Fontext"/>
          <w:spacing w:val="-2"/>
          <w:rtl/>
        </w:rPr>
        <w:t xml:space="preserve"> כרגלי אותה העיר.</w:t>
      </w:r>
    </w:p>
    <w:p w14:paraId="374DF776" w14:textId="77777777" w:rsidR="00183BFF" w:rsidRPr="00045643" w:rsidRDefault="00183BFF" w:rsidP="00585F0F">
      <w:pPr>
        <w:rPr>
          <w:rtl/>
        </w:rPr>
      </w:pPr>
      <w:r w:rsidRPr="00EE6043">
        <w:rPr>
          <w:rFonts w:cs="PFT_Frank" w:hint="cs"/>
          <w:b/>
          <w:bCs/>
          <w:szCs w:val="14"/>
          <w:rtl/>
        </w:rPr>
        <w:t>וקמ</w:t>
      </w:r>
      <w:r w:rsidR="0001190A" w:rsidRPr="00EE6043">
        <w:rPr>
          <w:rFonts w:cs="PFT_Frank"/>
          <w:b/>
          <w:bCs/>
          <w:szCs w:val="14"/>
          <w:rtl/>
        </w:rPr>
        <w:t>"</w:t>
      </w:r>
      <w:r w:rsidRPr="00EE6043">
        <w:rPr>
          <w:rFonts w:cs="PFT_Frank" w:hint="cs"/>
          <w:b/>
          <w:bCs/>
          <w:szCs w:val="14"/>
          <w:rtl/>
        </w:rPr>
        <w:t>ל</w:t>
      </w:r>
      <w:r w:rsidRPr="00045643">
        <w:rPr>
          <w:rFonts w:hint="cs"/>
          <w:rtl/>
        </w:rPr>
        <w:t xml:space="preserve"> אפי' שמסרו ביו</w:t>
      </w:r>
      <w:r w:rsidR="0001190A">
        <w:rPr>
          <w:rtl/>
        </w:rPr>
        <w:t>"</w:t>
      </w:r>
      <w:r w:rsidRPr="00045643">
        <w:rPr>
          <w:rFonts w:hint="cs"/>
          <w:rtl/>
        </w:rPr>
        <w:t>ט</w:t>
      </w:r>
      <w:r>
        <w:rPr>
          <w:rFonts w:hint="cs"/>
          <w:rtl/>
        </w:rPr>
        <w:t xml:space="preserve"> ברשות המשאיל</w:t>
      </w:r>
      <w:r w:rsidRPr="00045643">
        <w:rPr>
          <w:rFonts w:hint="cs"/>
          <w:rtl/>
        </w:rPr>
        <w:t xml:space="preserve"> ומסייע </w:t>
      </w:r>
      <w:r w:rsidRPr="00045643">
        <w:rPr>
          <w:rStyle w:val="afffff3"/>
          <w:rFonts w:hint="cs"/>
          <w:rtl/>
        </w:rPr>
        <w:t>לרי</w:t>
      </w:r>
      <w:r w:rsidR="0001190A">
        <w:rPr>
          <w:rStyle w:val="afffff3"/>
          <w:rtl/>
        </w:rPr>
        <w:t>"</w:t>
      </w:r>
      <w:r w:rsidRPr="00045643">
        <w:rPr>
          <w:rStyle w:val="afffff3"/>
          <w:rFonts w:hint="cs"/>
          <w:rtl/>
        </w:rPr>
        <w:t>ו</w:t>
      </w:r>
      <w:r w:rsidRPr="00045643">
        <w:rPr>
          <w:rFonts w:hint="cs"/>
          <w:rtl/>
        </w:rPr>
        <w:t xml:space="preserve"> </w:t>
      </w:r>
      <w:r w:rsidR="00F83D83">
        <w:rPr>
          <w:rFonts w:hint="cs"/>
          <w:rtl/>
        </w:rPr>
        <w:t>-</w:t>
      </w:r>
    </w:p>
    <w:p w14:paraId="451B4B59" w14:textId="77777777" w:rsidR="00183BFF" w:rsidRPr="00ED0356" w:rsidRDefault="00183BFF" w:rsidP="00F83D83">
      <w:pPr>
        <w:rPr>
          <w:spacing w:val="-2"/>
          <w:rtl/>
        </w:rPr>
      </w:pPr>
      <w:r w:rsidRPr="00ED0356">
        <w:rPr>
          <w:spacing w:val="-2"/>
          <w:rtl/>
        </w:rPr>
        <w:t>דהשואל כלי מחבירו מע</w:t>
      </w:r>
      <w:r w:rsidRPr="00ED0356">
        <w:rPr>
          <w:rFonts w:hint="cs"/>
          <w:spacing w:val="-2"/>
          <w:rtl/>
        </w:rPr>
        <w:t>י</w:t>
      </w:r>
      <w:r w:rsidRPr="00ED0356">
        <w:rPr>
          <w:spacing w:val="-2"/>
          <w:rtl/>
        </w:rPr>
        <w:t>ו"ט, אפי שנתנו ביו"ט כרגלי השואל.</w:t>
      </w:r>
    </w:p>
    <w:p w14:paraId="43267B3C" w14:textId="77777777" w:rsidR="00183BFF" w:rsidRPr="006F178A" w:rsidRDefault="00183BFF" w:rsidP="00183BFF">
      <w:pPr>
        <w:rPr>
          <w:rtl/>
        </w:rPr>
      </w:pPr>
      <w:r w:rsidRPr="006F178A">
        <w:rPr>
          <w:rtl/>
        </w:rPr>
        <w:t xml:space="preserve">וביו"ט כרגלי המשאיל. </w:t>
      </w:r>
      <w:r w:rsidRPr="00D977D1">
        <w:rPr>
          <w:rFonts w:cs="PFT_Frank"/>
          <w:b/>
          <w:bCs/>
          <w:szCs w:val="14"/>
          <w:rtl/>
        </w:rPr>
        <w:t>וקמ"ל</w:t>
      </w:r>
      <w:r w:rsidRPr="006F178A">
        <w:rPr>
          <w:rtl/>
        </w:rPr>
        <w:t xml:space="preserve"> דאפי</w:t>
      </w:r>
      <w:r>
        <w:rPr>
          <w:rtl/>
        </w:rPr>
        <w:t>' ברגיל ושאיל לאו ברשות</w:t>
      </w:r>
      <w:r>
        <w:rPr>
          <w:rFonts w:hint="cs"/>
          <w:rtl/>
        </w:rPr>
        <w:t xml:space="preserve">ו, </w:t>
      </w:r>
      <w:r>
        <w:rPr>
          <w:rtl/>
        </w:rPr>
        <w:t>ד</w:t>
      </w:r>
      <w:r>
        <w:rPr>
          <w:rFonts w:hint="cs"/>
          <w:rtl/>
        </w:rPr>
        <w:t>שמא ימצא אדם אחר וישאל ממנו</w:t>
      </w:r>
      <w:r w:rsidRPr="006F178A">
        <w:rPr>
          <w:rtl/>
        </w:rPr>
        <w:t>.</w:t>
      </w:r>
    </w:p>
    <w:p w14:paraId="365287D6" w14:textId="7584CAA3" w:rsidR="00183BFF" w:rsidRPr="006F178A" w:rsidRDefault="00B35974" w:rsidP="00B35974">
      <w:pPr>
        <w:pStyle w:val="afff0"/>
        <w:rPr>
          <w:del w:id="90113" w:author="מנוע עיצוב" w:date="2026-10-08T11:01:28Z"/>
          <w:rtl/>
        </w:rPr>
      </w:pPr>
      <w:del w:id="90112" w:author="מנוע עיצוב" w:date="2026-10-08T11:01:28Z">
        <w:r>
          <w:rPr>
            <w:rFonts w:ascii="BA TM • Vilna Extra-Bold" w:hAnsi="BA TM • Vilna Extra-Bold" w:hint="cs"/>
            <w:rtl/>
          </w:rPr>
          <w:delText xml:space="preserve">****</w:delText>
        </w:r>
      </w:del>
    </w:p>
    <w:p w14:paraId="1731EAD2" w14:textId="77777777" w:rsidR="00183BFF" w:rsidRPr="00EE6043" w:rsidRDefault="00183BFF" w:rsidP="00183BFF">
      <w:pPr>
        <w:pStyle w:val="afff2"/>
        <w:framePr w:wrap="around"/>
        <w:rPr>
          <w:rStyle w:val="afffd"/>
          <w:rFonts w:cs="PFT_Frank"/>
          <w:bCs/>
          <w:szCs w:val="14"/>
          <w:rtl/>
        </w:rPr>
      </w:pPr>
      <w:r w:rsidRPr="006F178A">
        <w:rPr>
          <w:rtl/>
        </w:rPr>
        <w:t>לח:</w:t>
      </w:r>
    </w:p>
    <w:p w14:paraId="710A381A" w14:textId="77777777" w:rsidR="00183BFF" w:rsidRPr="00C4622C" w:rsidRDefault="00183BFF" w:rsidP="00183BFF">
      <w:pPr>
        <w:pStyle w:val="affff0"/>
        <w:rPr>
          <w:rStyle w:val="afffd"/>
          <w:rFonts w:ascii="Fb Fontext" w:hAnsi="Fb Fontext"/>
          <w:bCs w:val="0"/>
          <w:sz w:val="18"/>
          <w:rtl/>
        </w:rPr>
      </w:pPr>
      <w:ins w:id="9863" w:author="מספור קטעי משנה" w:date="2026-10-06T06:45:12Z">
        <w:r>
          <w:rPr>
            <w:rStyle w:val="MisparKeta"/>
          </w:rPr>
          <w:t xml:space="preserve">ג. </w:t>
        </w:r>
      </w:ins>
      <w:r w:rsidRPr="00C4622C">
        <w:rPr>
          <w:rtl/>
          <w:rPrChange w:id="40085" w:author="Claude" w:date="2026-10-06T13:34:26Z">
            <w:rPr>
              <w:sz w:val="18"/>
              <w:rtl/>
            </w:rPr>
          </w:rPrChange>
        </w:rPr>
        <w:t>וכן האשה ששאלה מחברתה.</w:t>
      </w:r>
    </w:p>
    <w:p w14:paraId="00765610" w14:textId="77777777" w:rsidR="00ED0356" w:rsidRPr="00ED0356" w:rsidRDefault="00183BFF" w:rsidP="00ED0356">
      <w:pPr>
        <w:pStyle w:val="36"/>
        <w:framePr w:wrap="notBeside"/>
        <w:rPr>
          <w:rtl/>
        </w:rPr>
      </w:pPr>
      <w:r w:rsidRPr="00ED0356">
        <w:rPr>
          <w:rFonts w:hint="cs"/>
          <w:rtl/>
        </w:rPr>
        <w:t>ר</w:t>
      </w:r>
      <w:r w:rsidR="0001190A" w:rsidRPr="00ED0356">
        <w:rPr>
          <w:rtl/>
        </w:rPr>
        <w:t>"</w:t>
      </w:r>
      <w:r w:rsidRPr="00ED0356">
        <w:rPr>
          <w:rFonts w:hint="cs"/>
          <w:rtl/>
        </w:rPr>
        <w:t>א</w:t>
      </w:r>
      <w:r w:rsidRPr="00ED0356">
        <w:rPr>
          <w:rtl/>
        </w:rPr>
        <w:t>:</w:t>
      </w:r>
    </w:p>
    <w:p w14:paraId="30173807" w14:textId="57D6C6F8" w:rsidR="001F19F5" w:rsidRPr="00A52B03" w:rsidRDefault="00183BFF" w:rsidP="001F19F5">
      <w:pPr>
        <w:rPr>
          <w:rStyle w:val="afffff3"/>
          <w:spacing w:val="-2"/>
          <w:rtl/>
        </w:rPr>
      </w:pPr>
      <w:r w:rsidRPr="00A52B03">
        <w:rPr>
          <w:spacing w:val="-2"/>
          <w:rtl/>
        </w:rPr>
        <w:t>י</w:t>
      </w:r>
      <w:r w:rsidRPr="00A52B03">
        <w:rPr>
          <w:rFonts w:hint="cs"/>
          <w:spacing w:val="-2"/>
          <w:rtl/>
        </w:rPr>
        <w:t>ה</w:t>
      </w:r>
      <w:r w:rsidR="0001190A">
        <w:rPr>
          <w:spacing w:val="-2"/>
          <w:rtl/>
        </w:rPr>
        <w:t>"</w:t>
      </w:r>
      <w:r w:rsidRPr="00A52B03">
        <w:rPr>
          <w:rFonts w:hint="cs"/>
          <w:spacing w:val="-2"/>
          <w:rtl/>
        </w:rPr>
        <w:t>ר שאומר דבר שיתקבל</w:t>
      </w:r>
      <w:r w:rsidR="003951D2">
        <w:rPr>
          <w:rFonts w:hint="cs"/>
          <w:spacing w:val="-2"/>
          <w:rtl/>
        </w:rPr>
        <w:t>,</w:t>
      </w:r>
      <w:r w:rsidRPr="00A52B03">
        <w:rPr>
          <w:rFonts w:hint="cs"/>
          <w:spacing w:val="-2"/>
          <w:rtl/>
        </w:rPr>
        <w:t xml:space="preserve"> </w:t>
      </w:r>
      <w:r w:rsidRPr="003951D2">
        <w:rPr>
          <w:rStyle w:val="afffff3"/>
          <w:rFonts w:hint="cs"/>
          <w:rtl/>
        </w:rPr>
        <w:t xml:space="preserve">כשעלה </w:t>
      </w:r>
      <w:r w:rsidRPr="00A52B03">
        <w:rPr>
          <w:rStyle w:val="afffff3"/>
          <w:rFonts w:hint="cs"/>
          <w:spacing w:val="-2"/>
          <w:rtl/>
        </w:rPr>
        <w:t>מצאו לרי</w:t>
      </w:r>
      <w:r w:rsidR="0001190A">
        <w:rPr>
          <w:rStyle w:val="afffff3"/>
          <w:spacing w:val="-2"/>
          <w:rtl/>
        </w:rPr>
        <w:t>"</w:t>
      </w:r>
      <w:r w:rsidRPr="00A52B03">
        <w:rPr>
          <w:rStyle w:val="afffff3"/>
          <w:rFonts w:hint="cs"/>
          <w:spacing w:val="-2"/>
          <w:rtl/>
        </w:rPr>
        <w:t>ו ודעימיה</w:t>
      </w:r>
    </w:p>
    <w:p w14:paraId="436AF25B" w14:textId="77777777" w:rsidR="00ED0356" w:rsidRPr="00ED0356" w:rsidRDefault="00183BFF" w:rsidP="00ED0356">
      <w:pPr>
        <w:pStyle w:val="36"/>
        <w:framePr w:wrap="notBeside"/>
        <w:rPr>
          <w:rtl/>
        </w:rPr>
      </w:pPr>
      <w:r w:rsidRPr="00ED0356">
        <w:rPr>
          <w:rtl/>
        </w:rPr>
        <w:t>והקשו</w:t>
      </w:r>
      <w:r w:rsidRPr="00ED0356">
        <w:rPr>
          <w:rFonts w:hint="cs"/>
          <w:rtl/>
        </w:rPr>
        <w:t>:</w:t>
      </w:r>
    </w:p>
    <w:p w14:paraId="05CD44AE" w14:textId="574F1A12" w:rsidR="00183BFF" w:rsidRPr="006F178A" w:rsidRDefault="00183BFF" w:rsidP="00183BFF">
      <w:pPr>
        <w:rPr>
          <w:rtl/>
        </w:rPr>
      </w:pPr>
      <w:r>
        <w:rPr>
          <w:rFonts w:hint="cs"/>
          <w:rtl/>
        </w:rPr>
        <w:t>שיבטלו</w:t>
      </w:r>
      <w:r w:rsidRPr="006F178A">
        <w:rPr>
          <w:rtl/>
        </w:rPr>
        <w:t xml:space="preserve"> מים ומלח לגבי עיסה.</w:t>
      </w:r>
    </w:p>
    <w:p w14:paraId="0D79E1E9" w14:textId="77777777" w:rsidR="00ED0356" w:rsidRPr="00ED0356" w:rsidRDefault="00183BFF" w:rsidP="00ED0356">
      <w:pPr>
        <w:pStyle w:val="36"/>
        <w:framePr w:wrap="notBeside"/>
        <w:rPr>
          <w:rtl/>
        </w:rPr>
      </w:pPr>
      <w:r w:rsidRPr="00ED0356">
        <w:rPr>
          <w:rtl/>
        </w:rPr>
        <w:t>וענה:</w:t>
      </w:r>
    </w:p>
    <w:p w14:paraId="2ED07C69" w14:textId="56D03EF5" w:rsidR="00183BFF" w:rsidRPr="001F19F5" w:rsidRDefault="00183BFF" w:rsidP="00183BFF">
      <w:pPr>
        <w:rPr>
          <w:spacing w:val="-2"/>
          <w:rtl/>
        </w:rPr>
      </w:pPr>
      <w:r w:rsidRPr="001F19F5">
        <w:rPr>
          <w:spacing w:val="-2"/>
          <w:rtl/>
        </w:rPr>
        <w:t xml:space="preserve">דוכי מי שנתערב לו קב של חטין בי' קבין של חבירו </w:t>
      </w:r>
    </w:p>
    <w:p w14:paraId="52B5DA88" w14:textId="77777777" w:rsidR="00ED0356" w:rsidRPr="00ED0356" w:rsidRDefault="00442E83" w:rsidP="00ED0356">
      <w:pPr>
        <w:pStyle w:val="36"/>
        <w:framePr w:wrap="notBeside"/>
        <w:rPr>
          <w:rtl/>
        </w:rPr>
      </w:pPr>
      <w:r w:rsidRPr="00ED0356">
        <w:rPr>
          <w:rFonts w:hint="cs"/>
          <w:rtl/>
        </w:rPr>
        <w:t xml:space="preserve">וחייכו </w:t>
      </w:r>
      <w:r w:rsidR="00183BFF" w:rsidRPr="00ED0356">
        <w:rPr>
          <w:rFonts w:hint="cs"/>
          <w:rtl/>
        </w:rPr>
        <w:t>עליו</w:t>
      </w:r>
      <w:r w:rsidRPr="00ED0356">
        <w:rPr>
          <w:rFonts w:hint="cs"/>
          <w:rtl/>
        </w:rPr>
        <w:t>:</w:t>
      </w:r>
    </w:p>
    <w:p w14:paraId="0F41A0A3" w14:textId="258369A6" w:rsidR="00183BFF" w:rsidRPr="00ED0356" w:rsidRDefault="00183BFF" w:rsidP="00442E83">
      <w:pPr>
        <w:rPr>
          <w:rtl/>
        </w:rPr>
      </w:pPr>
      <w:r w:rsidRPr="00ED0356">
        <w:rPr>
          <w:rtl/>
        </w:rPr>
        <w:t xml:space="preserve">דכמו </w:t>
      </w:r>
      <w:r w:rsidRPr="00ED0356">
        <w:rPr>
          <w:rFonts w:hint="cs"/>
          <w:rtl/>
        </w:rPr>
        <w:t>ש</w:t>
      </w:r>
      <w:r w:rsidRPr="00ED0356">
        <w:rPr>
          <w:rtl/>
        </w:rPr>
        <w:t>חטין בשעורין דמין בשאינו מינו בטיל.</w:t>
      </w:r>
    </w:p>
    <w:p w14:paraId="63BC548B" w14:textId="77777777" w:rsidR="00183BFF" w:rsidRPr="006F178A" w:rsidRDefault="00183BFF" w:rsidP="00ED0356">
      <w:pPr>
        <w:rPr>
          <w:rtl/>
        </w:rPr>
      </w:pPr>
      <w:r w:rsidRPr="006F178A">
        <w:rPr>
          <w:rFonts w:ascii="Fb Fontext" w:hAnsi="Fb Fontext"/>
          <w:sz w:val="20"/>
          <w:rtl/>
        </w:rPr>
        <w:t>ה"נ חטין בחטין דמין במינו לרבנן בטיל.</w:t>
      </w:r>
    </w:p>
    <w:p w14:paraId="3B39506E" w14:textId="77777777" w:rsidR="00ED0356" w:rsidRPr="00ED0356" w:rsidRDefault="00183BFF" w:rsidP="00ED0356">
      <w:pPr>
        <w:pStyle w:val="36"/>
        <w:framePr w:wrap="notBeside"/>
        <w:rPr>
          <w:rtl/>
        </w:rPr>
      </w:pPr>
      <w:r w:rsidRPr="00ED0356">
        <w:rPr>
          <w:rFonts w:hint="cs"/>
          <w:rtl/>
        </w:rPr>
        <w:t>דחאו</w:t>
      </w:r>
      <w:r w:rsidRPr="00ED0356">
        <w:rPr>
          <w:rtl/>
        </w:rPr>
        <w:t xml:space="preserve"> ר"ס:</w:t>
      </w:r>
    </w:p>
    <w:p w14:paraId="4B0455B3" w14:textId="704D2162" w:rsidR="00442E83" w:rsidRDefault="00183BFF" w:rsidP="00442E83">
      <w:pPr>
        <w:rPr>
          <w:rtl/>
        </w:rPr>
      </w:pPr>
      <w:r w:rsidRPr="00442E83">
        <w:rPr>
          <w:rStyle w:val="afffff3"/>
          <w:rtl/>
        </w:rPr>
        <w:t>דהם דברי רב</w:t>
      </w:r>
      <w:r w:rsidR="00442E83">
        <w:rPr>
          <w:rStyle w:val="afffff3"/>
          <w:rFonts w:hint="cs"/>
          <w:rtl/>
        </w:rPr>
        <w:t>:</w:t>
      </w:r>
      <w:r w:rsidRPr="00A03376">
        <w:rPr>
          <w:rStyle w:val="afffff3"/>
          <w:rtl/>
        </w:rPr>
        <w:t xml:space="preserve"> </w:t>
      </w:r>
      <w:r w:rsidRPr="006F178A">
        <w:rPr>
          <w:rFonts w:ascii="Fb Fontext" w:hAnsi="Fb Fontext"/>
          <w:rtl/>
        </w:rPr>
        <w:t>דבורר צרורות מג</w:t>
      </w:r>
      <w:r w:rsidR="00442E83">
        <w:rPr>
          <w:rFonts w:ascii="Fb Fontext" w:hAnsi="Fb Fontext" w:hint="cs"/>
          <w:rtl/>
        </w:rPr>
        <w:t>ו</w:t>
      </w:r>
      <w:r w:rsidRPr="006F178A">
        <w:rPr>
          <w:rFonts w:ascii="Fb Fontext" w:hAnsi="Fb Fontext"/>
          <w:rtl/>
        </w:rPr>
        <w:t>ר</w:t>
      </w:r>
      <w:r w:rsidR="00442E83">
        <w:rPr>
          <w:rFonts w:ascii="Fb Fontext" w:hAnsi="Fb Fontext" w:hint="cs"/>
          <w:rtl/>
        </w:rPr>
        <w:t>ן חבירו חייב דמי חיטים</w:t>
      </w:r>
      <w:r w:rsidRPr="001F19F5">
        <w:rPr>
          <w:rFonts w:ascii="Fb Fontext" w:hAnsi="Fb Fontext" w:hint="cs"/>
          <w:rtl/>
        </w:rPr>
        <w:t xml:space="preserve"> </w:t>
      </w:r>
    </w:p>
    <w:p w14:paraId="0058A1E0" w14:textId="77777777" w:rsidR="00183BFF" w:rsidRPr="001F19F5" w:rsidRDefault="00442E83" w:rsidP="00442E83">
      <w:pPr>
        <w:ind w:left="170" w:firstLine="170"/>
        <w:rPr>
          <w:rFonts w:cs="Guttman Vilna"/>
          <w:b/>
          <w:bCs/>
          <w:rtl/>
        </w:rPr>
      </w:pPr>
      <w:r>
        <w:rPr>
          <w:rFonts w:hint="cs"/>
          <w:rtl/>
        </w:rPr>
        <w:t xml:space="preserve"> </w:t>
      </w:r>
      <w:r>
        <w:rPr>
          <w:rFonts w:hint="cs"/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183BFF" w:rsidRPr="001F19F5">
        <w:rPr>
          <w:rtl/>
        </w:rPr>
        <w:t>מפני שחיסר מידתו ואפי' דלא שוו.</w:t>
      </w:r>
    </w:p>
    <w:p w14:paraId="274B4385" w14:textId="77777777" w:rsidR="00ED0356" w:rsidRPr="00ED0356" w:rsidRDefault="00183BFF" w:rsidP="00ED0356">
      <w:pPr>
        <w:pStyle w:val="36"/>
        <w:framePr w:wrap="notBeside"/>
        <w:rPr>
          <w:rtl/>
        </w:rPr>
      </w:pPr>
      <w:r w:rsidRPr="00ED0356">
        <w:rPr>
          <w:rtl/>
        </w:rPr>
        <w:t>א"ל אביי:</w:t>
      </w:r>
    </w:p>
    <w:p w14:paraId="6346CCCA" w14:textId="6B349786" w:rsidR="00183BFF" w:rsidRPr="00442E83" w:rsidRDefault="00183BFF" w:rsidP="00F92632">
      <w:pPr>
        <w:rPr>
          <w:rtl/>
        </w:rPr>
      </w:pPr>
      <w:r w:rsidRPr="00442E83">
        <w:rPr>
          <w:rtl/>
        </w:rPr>
        <w:t xml:space="preserve">יש לחלק </w:t>
      </w:r>
      <w:r w:rsidR="00F92632">
        <w:rPr>
          <w:rFonts w:hint="cs"/>
          <w:rtl/>
        </w:rPr>
        <w:t xml:space="preserve">דמתני ממון שאין לו תובעין. </w:t>
      </w:r>
    </w:p>
    <w:p w14:paraId="1703001C" w14:textId="72FBD813" w:rsidR="00ED0356" w:rsidRPr="00ED0356" w:rsidRDefault="00183BFF" w:rsidP="00ED0356">
      <w:pPr>
        <w:pStyle w:val="36"/>
        <w:framePr w:wrap="notBeside"/>
        <w:rPr>
          <w:rtl/>
        </w:rPr>
      </w:pPr>
      <w:r w:rsidRPr="00ED0356">
        <w:rPr>
          <w:rtl/>
        </w:rPr>
        <w:t>והקשה עליו</w:t>
      </w:r>
      <w:r w:rsidR="005A7582">
        <w:rPr>
          <w:rFonts w:hint="cs"/>
          <w:rtl/>
        </w:rPr>
        <w:t xml:space="preserve"> מר''ח</w:t>
      </w:r>
      <w:r w:rsidRPr="00ED0356">
        <w:rPr>
          <w:rtl/>
        </w:rPr>
        <w:t>:</w:t>
      </w:r>
    </w:p>
    <w:p w14:paraId="4D4F2576" w14:textId="3607DC94" w:rsidR="00183BFF" w:rsidRPr="006F178A" w:rsidRDefault="003951D2" w:rsidP="005A7582">
      <w:pPr>
        <w:rPr>
          <w:rFonts w:cs="Guttman Vilna"/>
          <w:b/>
          <w:bCs/>
          <w:rtl/>
        </w:rPr>
      </w:pPr>
      <w:r>
        <w:rPr>
          <w:rtl/>
        </w:rPr>
        <w:t>דנבלה בטלה בשחוטה</w:t>
      </w:r>
      <w:r>
        <w:rPr>
          <w:rFonts w:hint="cs"/>
          <w:rtl/>
        </w:rPr>
        <w:t xml:space="preserve">, </w:t>
      </w:r>
      <w:r w:rsidR="00183BFF" w:rsidRPr="006F178A">
        <w:rPr>
          <w:rtl/>
        </w:rPr>
        <w:t>לפי שא"א לשחוטה שתעשה נבלה</w:t>
      </w:r>
      <w:r w:rsidR="00183BFF" w:rsidRPr="006F178A">
        <w:rPr>
          <w:rFonts w:hint="cs"/>
          <w:rtl/>
        </w:rPr>
        <w:t xml:space="preserve">, </w:t>
      </w:r>
      <w:r w:rsidR="00183BFF" w:rsidRPr="00A03376">
        <w:rPr>
          <w:rFonts w:hint="cs"/>
          <w:sz w:val="16"/>
          <w:rtl/>
        </w:rPr>
        <w:t>ובטל ד</w:t>
      </w:r>
      <w:r w:rsidR="00183BFF" w:rsidRPr="00A03376">
        <w:rPr>
          <w:sz w:val="16"/>
          <w:rtl/>
        </w:rPr>
        <w:t>שאינו מינו</w:t>
      </w:r>
      <w:r w:rsidR="00183BFF" w:rsidRPr="00A03376">
        <w:rPr>
          <w:rFonts w:hint="cs"/>
          <w:sz w:val="16"/>
          <w:rtl/>
        </w:rPr>
        <w:t>,</w:t>
      </w:r>
      <w:r w:rsidR="00183BFF" w:rsidRPr="006F178A">
        <w:rPr>
          <w:rtl/>
        </w:rPr>
        <w:t xml:space="preserve"> </w:t>
      </w:r>
    </w:p>
    <w:p w14:paraId="705CF9A1" w14:textId="77777777" w:rsidR="00183BFF" w:rsidRPr="003951D2" w:rsidRDefault="00183BFF" w:rsidP="0056523E">
      <w:pPr>
        <w:rPr>
          <w:rFonts w:cs="Guttman Vilna"/>
          <w:b/>
          <w:bCs/>
          <w:rtl/>
        </w:rPr>
      </w:pPr>
      <w:r w:rsidRPr="003951D2">
        <w:rPr>
          <w:rtl/>
        </w:rPr>
        <w:lastRenderedPageBreak/>
        <w:t xml:space="preserve">משא"כ </w:t>
      </w:r>
      <w:r w:rsidR="00F92632">
        <w:rPr>
          <w:rFonts w:hint="cs"/>
          <w:rtl/>
        </w:rPr>
        <w:t xml:space="preserve">שחוטה </w:t>
      </w:r>
      <w:r w:rsidRPr="003951D2">
        <w:rPr>
          <w:rtl/>
        </w:rPr>
        <w:t xml:space="preserve"> לא בטל</w:t>
      </w:r>
      <w:r w:rsidRPr="003951D2">
        <w:rPr>
          <w:rFonts w:hint="cs"/>
          <w:rtl/>
        </w:rPr>
        <w:t>ה</w:t>
      </w:r>
      <w:r w:rsidR="00F92632">
        <w:rPr>
          <w:rFonts w:hint="cs"/>
          <w:rtl/>
        </w:rPr>
        <w:t xml:space="preserve"> בנבילה</w:t>
      </w:r>
      <w:r w:rsidRPr="003951D2">
        <w:rPr>
          <w:rtl/>
        </w:rPr>
        <w:t xml:space="preserve"> דאפשר שתעשה שחוטה </w:t>
      </w:r>
      <w:r w:rsidRPr="003951D2">
        <w:rPr>
          <w:rFonts w:hint="cs"/>
          <w:sz w:val="16"/>
          <w:rtl/>
        </w:rPr>
        <w:t>וכ</w:t>
      </w:r>
      <w:r w:rsidRPr="003951D2">
        <w:rPr>
          <w:sz w:val="16"/>
          <w:rtl/>
        </w:rPr>
        <w:t>במינו</w:t>
      </w:r>
      <w:r w:rsidR="003951D2" w:rsidRPr="003951D2">
        <w:rPr>
          <w:rFonts w:hint="cs"/>
          <w:rtl/>
        </w:rPr>
        <w:t>,</w:t>
      </w:r>
      <w:r w:rsidR="0056523E">
        <w:rPr>
          <w:rFonts w:hint="cs"/>
          <w:rtl/>
        </w:rPr>
        <w:t xml:space="preserve"> </w:t>
      </w:r>
      <w:r w:rsidR="00F92632">
        <w:rPr>
          <w:rFonts w:hint="cs"/>
          <w:rtl/>
        </w:rPr>
        <w:t>ואם תלוי בתובעין וכי הנבילה עם בעלים לא תיבטל</w:t>
      </w:r>
      <w:r w:rsidR="00F92632">
        <w:rPr>
          <w:rFonts w:cs="Guttman Vilna" w:hint="cs"/>
          <w:b/>
          <w:bCs/>
          <w:rtl/>
        </w:rPr>
        <w:t xml:space="preserve"> </w:t>
      </w:r>
    </w:p>
    <w:p w14:paraId="39E1868E" w14:textId="77777777" w:rsidR="00183BFF" w:rsidRPr="00EE6043" w:rsidRDefault="00F92632" w:rsidP="005A7582">
      <w:pPr>
        <w:rPr>
          <w:rStyle w:val="afffd"/>
          <w:rFonts w:ascii="Fb Fontext" w:hAnsi="Fb Fontext" w:cs="PFT_Frank"/>
          <w:b/>
          <w:szCs w:val="14"/>
          <w:rtl/>
        </w:rPr>
      </w:pPr>
      <w:r>
        <w:rPr>
          <w:rFonts w:hint="cs"/>
          <w:rtl/>
        </w:rPr>
        <w:t xml:space="preserve">דבתחומין שתלוי בבעלים </w:t>
      </w:r>
      <w:r>
        <w:rPr>
          <w:rStyle w:val="afffff3"/>
          <w:rFonts w:hint="cs"/>
          <w:rtl/>
        </w:rPr>
        <w:t>ארי</w:t>
      </w:r>
      <w:r w:rsidR="00183BFF" w:rsidRPr="00A03376">
        <w:rPr>
          <w:rStyle w:val="afffff3"/>
          <w:rtl/>
        </w:rPr>
        <w:t xml:space="preserve">ב"נ </w:t>
      </w:r>
      <w:r w:rsidR="00183BFF">
        <w:rPr>
          <w:rtl/>
        </w:rPr>
        <w:t>חפצי הפקר קונין שביתה א</w:t>
      </w:r>
      <w:r w:rsidR="00183BFF">
        <w:rPr>
          <w:rFonts w:hint="cs"/>
          <w:rtl/>
        </w:rPr>
        <w:t>פי'</w:t>
      </w:r>
      <w:r w:rsidR="00183BFF" w:rsidRPr="006F178A">
        <w:rPr>
          <w:rtl/>
        </w:rPr>
        <w:t xml:space="preserve"> שאין להן בעלים</w:t>
      </w:r>
      <w:r>
        <w:rPr>
          <w:rFonts w:hint="cs"/>
          <w:rtl/>
        </w:rPr>
        <w:t>, וכ''ש בבעלין שאין תובעין שלא בטל</w:t>
      </w:r>
      <w:r w:rsidR="0056523E">
        <w:rPr>
          <w:rFonts w:hint="cs"/>
          <w:rtl/>
        </w:rPr>
        <w:t xml:space="preserve">, דדווקא ממון לא בטל וכאן איסור ובטל </w:t>
      </w:r>
    </w:p>
    <w:p w14:paraId="343248DF" w14:textId="77777777" w:rsidR="005A7582" w:rsidRPr="005A7582" w:rsidRDefault="00183BFF" w:rsidP="005A7582">
      <w:pPr>
        <w:pStyle w:val="36"/>
        <w:framePr w:wrap="notBeside"/>
        <w:rPr>
          <w:rtl/>
        </w:rPr>
      </w:pPr>
      <w:r w:rsidRPr="005A7582">
        <w:rPr>
          <w:rtl/>
        </w:rPr>
        <w:t>א.</w:t>
      </w:r>
    </w:p>
    <w:p w14:paraId="1BF3D32D" w14:textId="76E0D5DA" w:rsidR="00183BFF" w:rsidRPr="00EE6043" w:rsidRDefault="0056523E" w:rsidP="005A7582">
      <w:pPr>
        <w:rPr>
          <w:rStyle w:val="afffd"/>
          <w:rFonts w:ascii="Fb Fontext" w:hAnsi="Fb Fontext" w:cs="PFT_Frank"/>
          <w:b/>
          <w:szCs w:val="14"/>
          <w:rtl/>
        </w:rPr>
      </w:pPr>
      <w:r>
        <w:rPr>
          <w:rStyle w:val="afffff3"/>
          <w:rFonts w:hint="cs"/>
          <w:rtl/>
        </w:rPr>
        <w:t>אלא מסיקנן כ</w:t>
      </w:r>
      <w:r w:rsidR="00183BFF" w:rsidRPr="00A03376">
        <w:rPr>
          <w:rStyle w:val="afffff3"/>
          <w:rtl/>
        </w:rPr>
        <w:t>אביי</w:t>
      </w:r>
      <w:r w:rsidR="00183BFF">
        <w:rPr>
          <w:rStyle w:val="afffff3"/>
          <w:rFonts w:hint="cs"/>
          <w:rtl/>
        </w:rPr>
        <w:t>:</w:t>
      </w:r>
      <w:r w:rsidR="00183BFF" w:rsidRPr="006F178A">
        <w:rPr>
          <w:rtl/>
        </w:rPr>
        <w:t xml:space="preserve"> דגזירה שמא תעשה עיסה בשותפות.</w:t>
      </w:r>
    </w:p>
    <w:p w14:paraId="673D0AE4" w14:textId="77777777" w:rsidR="005A7582" w:rsidRPr="005A7582" w:rsidRDefault="00183BFF" w:rsidP="005A7582">
      <w:pPr>
        <w:pStyle w:val="36"/>
        <w:framePr w:wrap="notBeside"/>
        <w:rPr>
          <w:rtl/>
        </w:rPr>
      </w:pPr>
      <w:r w:rsidRPr="005A7582">
        <w:rPr>
          <w:rtl/>
        </w:rPr>
        <w:t>ב. רבא</w:t>
      </w:r>
      <w:r w:rsidRPr="005A7582">
        <w:rPr>
          <w:rFonts w:hint="cs"/>
          <w:rtl/>
        </w:rPr>
        <w:t>:</w:t>
      </w:r>
    </w:p>
    <w:p w14:paraId="73F913CD" w14:textId="56BFFCAB" w:rsidR="00183BFF" w:rsidRPr="006F178A" w:rsidRDefault="00183BFF" w:rsidP="005A7582">
      <w:pPr>
        <w:rPr>
          <w:rtl/>
        </w:rPr>
      </w:pPr>
      <w:r>
        <w:rPr>
          <w:rtl/>
        </w:rPr>
        <w:t>תבלין לטע</w:t>
      </w:r>
      <w:r>
        <w:rPr>
          <w:rFonts w:hint="cs"/>
          <w:rtl/>
        </w:rPr>
        <w:t>ם נעשה, ולא בטל.</w:t>
      </w:r>
    </w:p>
    <w:p w14:paraId="357990FD" w14:textId="77777777" w:rsidR="00183BFF" w:rsidRPr="006F178A" w:rsidRDefault="00183BFF" w:rsidP="00183BFF">
      <w:pPr>
        <w:pStyle w:val="afff2"/>
        <w:framePr w:wrap="around"/>
        <w:rPr>
          <w:rtl/>
        </w:rPr>
      </w:pPr>
      <w:r w:rsidRPr="006F178A">
        <w:rPr>
          <w:rtl/>
        </w:rPr>
        <w:t>לט.</w:t>
      </w:r>
    </w:p>
    <w:p w14:paraId="6F448C53" w14:textId="77777777" w:rsidR="005A7582" w:rsidRPr="005A7582" w:rsidRDefault="00183BFF" w:rsidP="005A7582">
      <w:pPr>
        <w:pStyle w:val="36"/>
        <w:framePr w:wrap="notBeside"/>
        <w:rPr>
          <w:rtl/>
        </w:rPr>
      </w:pPr>
      <w:r w:rsidRPr="005A7582">
        <w:rPr>
          <w:rFonts w:hint="cs"/>
          <w:rtl/>
        </w:rPr>
        <w:t xml:space="preserve">ג. </w:t>
      </w:r>
      <w:r w:rsidR="0056523E" w:rsidRPr="005A7582">
        <w:rPr>
          <w:rtl/>
        </w:rPr>
        <w:t>ר</w:t>
      </w:r>
      <w:r w:rsidR="0056523E" w:rsidRPr="005A7582">
        <w:rPr>
          <w:rFonts w:hint="cs"/>
          <w:rtl/>
        </w:rPr>
        <w:t>"א</w:t>
      </w:r>
      <w:r w:rsidRPr="005A7582">
        <w:rPr>
          <w:rtl/>
        </w:rPr>
        <w:t>:</w:t>
      </w:r>
    </w:p>
    <w:p w14:paraId="13BC1AF2" w14:textId="2C22A100" w:rsidR="00183BFF" w:rsidRPr="001F19F5" w:rsidRDefault="00183BFF" w:rsidP="005623CC">
      <w:pPr>
        <w:spacing w:after="60"/>
        <w:rPr>
          <w:rtl/>
        </w:rPr>
      </w:pPr>
      <w:r w:rsidRPr="001F19F5">
        <w:rPr>
          <w:rFonts w:ascii="Fb Fontext" w:hAnsi="Fb Fontext"/>
          <w:sz w:val="20"/>
          <w:rtl/>
        </w:rPr>
        <w:t xml:space="preserve">דבר שיש לו מתירין, </w:t>
      </w:r>
      <w:r w:rsidR="0056523E">
        <w:rPr>
          <w:rFonts w:ascii="Fb Fontext" w:hAnsi="Fb Fontext"/>
          <w:sz w:val="20"/>
          <w:rtl/>
        </w:rPr>
        <w:t>אפילו באלף לא בט</w:t>
      </w:r>
      <w:r w:rsidRPr="001F19F5">
        <w:rPr>
          <w:rFonts w:ascii="Fb Fontext" w:hAnsi="Fb Fontext"/>
          <w:sz w:val="20"/>
          <w:rtl/>
        </w:rPr>
        <w:t>ל.</w:t>
      </w:r>
    </w:p>
    <w:p w14:paraId="05BC8422" w14:textId="77777777" w:rsidR="00183BFF" w:rsidRPr="006F178A" w:rsidRDefault="00183BFF" w:rsidP="008B5C26">
      <w:pPr>
        <w:rPr>
          <w:rFonts w:cs="Guttman Vilna"/>
          <w:b/>
          <w:bCs/>
          <w:rtl/>
        </w:rPr>
      </w:pPr>
      <w:r>
        <w:rPr>
          <w:rStyle w:val="afffff3"/>
          <w:rFonts w:hint="cs"/>
          <w:sz w:val="18"/>
          <w:rtl/>
          <w:rPrChange w:id="9100" w:author="מנוע אמוראים" w:date="2026-10-05T16:41:24Z">
            <w:rPr>
              <w:rStyle w:val="affff1"/>
              <w:rFonts w:hint="cs"/>
              <w:sz w:val="18"/>
              <w:rtl/>
            </w:rPr>
          </w:rPrChange>
        </w:rPr>
        <w:t xml:space="preserve">ר"י</w:t>
      </w:r>
      <w:r w:rsidRPr="00C4622C">
        <w:rPr>
          <w:rStyle w:val="affff1"/>
          <w:sz w:val="18"/>
          <w:rtl/>
        </w:rPr>
        <w:t xml:space="preserve"> פוטר במים </w:t>
      </w:r>
      <w:r w:rsidR="008B5C26" w:rsidRPr="008B5C26">
        <w:rPr>
          <w:rStyle w:val="affff1"/>
          <w:rFonts w:hint="cs"/>
          <w:spacing w:val="-4"/>
          <w:sz w:val="18"/>
          <w:rtl/>
        </w:rPr>
        <w:t xml:space="preserve">- </w:t>
      </w:r>
      <w:r w:rsidRPr="008B5C26">
        <w:rPr>
          <w:rFonts w:ascii="Fb Fontext" w:hAnsi="Fb Fontext"/>
          <w:spacing w:val="-4"/>
          <w:rtl/>
        </w:rPr>
        <w:t>אבל מלח עבה לא בטל.</w:t>
      </w:r>
      <w:r w:rsidRPr="008B5C26">
        <w:rPr>
          <w:rFonts w:hint="cs"/>
          <w:spacing w:val="-4"/>
          <w:rtl/>
        </w:rPr>
        <w:t xml:space="preserve">  </w:t>
      </w:r>
      <w:r w:rsidRPr="008B5C26">
        <w:rPr>
          <w:spacing w:val="-4"/>
          <w:rtl/>
        </w:rPr>
        <w:t xml:space="preserve">מלח סדומית </w:t>
      </w:r>
      <w:r w:rsidRPr="008B5C26">
        <w:rPr>
          <w:spacing w:val="-4"/>
          <w:sz w:val="14"/>
          <w:szCs w:val="16"/>
          <w:rtl/>
        </w:rPr>
        <w:t>דק</w:t>
      </w:r>
      <w:r w:rsidRPr="008B5C26">
        <w:rPr>
          <w:spacing w:val="-4"/>
          <w:rtl/>
        </w:rPr>
        <w:t xml:space="preserve"> בטל.</w:t>
      </w:r>
    </w:p>
    <w:p w14:paraId="79B38B18" w14:textId="77777777" w:rsidR="005A7582" w:rsidRPr="005A7582" w:rsidRDefault="00183BFF" w:rsidP="005A7582">
      <w:pPr>
        <w:pStyle w:val="36"/>
        <w:framePr w:wrap="notBeside"/>
        <w:rPr>
          <w:rtl/>
        </w:rPr>
      </w:pPr>
      <w:r w:rsidRPr="005A7582">
        <w:rPr>
          <w:rtl/>
        </w:rPr>
        <w:t>וה</w:t>
      </w:r>
      <w:r w:rsidRPr="005A7582">
        <w:rPr>
          <w:rFonts w:hint="cs"/>
          <w:rtl/>
        </w:rPr>
        <w:t>ך</w:t>
      </w:r>
      <w:r w:rsidRPr="005A7582">
        <w:rPr>
          <w:rtl/>
        </w:rPr>
        <w:t xml:space="preserve"> דלר"י</w:t>
      </w:r>
    </w:p>
    <w:p w14:paraId="2C25B1D1" w14:textId="5BDE0724" w:rsidR="00183BFF" w:rsidRPr="005A7582" w:rsidRDefault="00183BFF" w:rsidP="008B5C26">
      <w:pPr>
        <w:pStyle w:val="affffff0"/>
        <w:rPr>
          <w:rtl/>
        </w:rPr>
      </w:pPr>
      <w:r w:rsidRPr="005A7582">
        <w:rPr>
          <w:rtl/>
        </w:rPr>
        <w:t>מים ומלח בטלין בעיסה</w:t>
      </w:r>
      <w:r w:rsidR="00442E83" w:rsidRPr="005A7582">
        <w:rPr>
          <w:rFonts w:hint="cs"/>
          <w:rtl/>
        </w:rPr>
        <w:t xml:space="preserve"> ולא בקדרה</w:t>
      </w:r>
      <w:r w:rsidR="00442E83" w:rsidRPr="005A7582">
        <w:rPr>
          <w:rtl/>
        </w:rPr>
        <w:t xml:space="preserve"> מפני רוטבה</w:t>
      </w:r>
      <w:r w:rsidRPr="005A7582">
        <w:rPr>
          <w:rFonts w:hint="cs"/>
          <w:rtl/>
        </w:rPr>
        <w:t xml:space="preserve"> </w:t>
      </w:r>
      <w:r w:rsidR="008B5C26" w:rsidRPr="005A7582">
        <w:rPr>
          <w:rFonts w:hint="cs"/>
          <w:rtl/>
        </w:rPr>
        <w:t>-</w:t>
      </w:r>
      <w:r w:rsidRPr="005A7582">
        <w:rPr>
          <w:rtl/>
        </w:rPr>
        <w:t xml:space="preserve"> ברכה.</w:t>
      </w:r>
    </w:p>
    <w:p w14:paraId="0D6764EA" w14:textId="38BFC862" w:rsidR="005A7582" w:rsidRPr="008B5C26" w:rsidRDefault="005A7582" w:rsidP="005A7582">
      <w:pPr>
        <w:pStyle w:val="afff0"/>
        <w:rPr>
          <w:rtl/>
        </w:rPr>
      </w:pPr>
      <w:r>
        <w:rPr>
          <w:rFonts w:hint="cs"/>
          <w:rtl/>
        </w:rPr>
        <w:t>****</w:t>
      </w:r>
    </w:p>
    <w:p>
      <w:pPr>
        <w:pStyle w:val="MishnaBatzad"/>
        <w:rPr>
          <w:ins w:id="20093" w:author="קלוד" w:date="2026-10-06T10:08:13Z"/>
        </w:rPr>
      </w:pPr>
      <w:ins w:id="20092" w:author="קלוד" w:date="2026-10-06T10:08:13Z">
        <w:r>
          <w:t xml:space="preserve">משנה ה</w:t>
        </w:r>
      </w:ins>
    </w:p>
    <w:p w14:paraId="3D2371DF" w14:textId="77777777" w:rsidR="00183BFF" w:rsidRPr="00A03376" w:rsidRDefault="00183BFF" w:rsidP="008B5C26">
      <w:pPr>
        <w:pStyle w:val="afff8"/>
        <w:spacing w:before="120"/>
        <w:jc w:val="center"/>
        <w:rPr>
          <w:rtl/>
        </w:rPr>
        <w:pPrChange w:id="90045" w:author="קלוד" w:date="2026-10-08T12:08:16Z">
          <w:pPr>
            <w:pStyle w:val="afff8"/>
            <w:jc w:val="center"/>
          </w:pPr>
        </w:pPrChange>
      </w:pPr>
      <w:r w:rsidRPr="008B5C26">
        <w:rPr>
          <w:b/>
          <w:bCs/>
          <w:rtl/>
        </w:rPr>
        <w:t>הגחלת</w:t>
      </w:r>
      <w:r w:rsidRPr="00A03376">
        <w:rPr>
          <w:rtl/>
        </w:rPr>
        <w:t xml:space="preserve"> כרגלי הבעלים, </w:t>
      </w:r>
      <w:r w:rsidRPr="008B5C26">
        <w:rPr>
          <w:b/>
          <w:bCs/>
          <w:rtl/>
        </w:rPr>
        <w:t>ושלהבת</w:t>
      </w:r>
      <w:r w:rsidRPr="00A03376">
        <w:rPr>
          <w:rtl/>
        </w:rPr>
        <w:t xml:space="preserve"> בכל מקום.</w:t>
      </w:r>
    </w:p>
    <w:p w14:paraId="13D454C7" w14:textId="77777777" w:rsidR="00183BFF" w:rsidRPr="00A03376" w:rsidRDefault="00183BFF" w:rsidP="008B5C26">
      <w:pPr>
        <w:pStyle w:val="afff8"/>
        <w:rPr>
          <w:rtl/>
        </w:rPr>
      </w:pPr>
      <w:r w:rsidRPr="008B5C26">
        <w:rPr>
          <w:b/>
          <w:bCs/>
          <w:rtl/>
        </w:rPr>
        <w:t>גחלת</w:t>
      </w:r>
      <w:r w:rsidRPr="00A03376">
        <w:rPr>
          <w:rtl/>
        </w:rPr>
        <w:t xml:space="preserve"> של הקדש - מועלין בה, </w:t>
      </w:r>
      <w:r w:rsidRPr="008B5C26">
        <w:rPr>
          <w:b/>
          <w:bCs/>
          <w:rtl/>
        </w:rPr>
        <w:t>ושלהבת</w:t>
      </w:r>
      <w:r w:rsidRPr="00A03376">
        <w:rPr>
          <w:rtl/>
        </w:rPr>
        <w:t xml:space="preserve"> - לא נהנין ולא מועלין.</w:t>
      </w:r>
    </w:p>
    <w:p w14:paraId="53C504D3" w14:textId="77777777" w:rsidR="00183BFF" w:rsidRPr="00A03376" w:rsidRDefault="00183BFF" w:rsidP="00183BFF">
      <w:pPr>
        <w:pStyle w:val="afff8"/>
        <w:rPr>
          <w:rtl/>
        </w:rPr>
      </w:pPr>
      <w:r w:rsidRPr="00A03376">
        <w:rPr>
          <w:rtl/>
        </w:rPr>
        <w:t xml:space="preserve">המוציא </w:t>
      </w:r>
      <w:r w:rsidRPr="008B5C26">
        <w:rPr>
          <w:b/>
          <w:bCs/>
          <w:rtl/>
        </w:rPr>
        <w:t>גחלת</w:t>
      </w:r>
      <w:r>
        <w:rPr>
          <w:rtl/>
        </w:rPr>
        <w:t xml:space="preserve"> לרשות הרבים </w:t>
      </w:r>
      <w:r w:rsidRPr="00A03376">
        <w:rPr>
          <w:rtl/>
        </w:rPr>
        <w:t xml:space="preserve">חייב, </w:t>
      </w:r>
      <w:r w:rsidRPr="008B5C26">
        <w:rPr>
          <w:b/>
          <w:bCs/>
          <w:rtl/>
        </w:rPr>
        <w:t>ושלהבת</w:t>
      </w:r>
      <w:r w:rsidRPr="00A03376">
        <w:rPr>
          <w:rtl/>
        </w:rPr>
        <w:t xml:space="preserve"> - פטור.</w:t>
      </w:r>
    </w:p>
    <w:p w14:paraId="4856E4C6" w14:textId="77777777" w:rsidR="00D76776" w:rsidRPr="00D76776" w:rsidRDefault="00D76776" w:rsidP="00D76776">
      <w:pPr>
        <w:pStyle w:val="afffff8"/>
      </w:pPr>
      <w:r w:rsidRPr="00D76776">
        <w:rPr>
          <w:rtl/>
        </w:rPr>
        <w:t>חמשה דברים נאמרו בגחלת</w:t>
      </w:r>
      <w:r w:rsidRPr="00D76776">
        <w:t>:</w:t>
      </w:r>
    </w:p>
    <w:p w14:paraId="06399D2C" w14:textId="77777777" w:rsidR="005A7582" w:rsidRPr="005A7582" w:rsidRDefault="00D76776" w:rsidP="005A7582">
      <w:pPr>
        <w:pStyle w:val="36"/>
        <w:framePr w:wrap="notBeside"/>
        <w:rPr>
          <w:rtl/>
        </w:rPr>
      </w:pPr>
      <w:r w:rsidRPr="005A7582">
        <w:rPr>
          <w:rtl/>
        </w:rPr>
        <w:t xml:space="preserve">א. </w:t>
      </w:r>
    </w:p>
    <w:p w14:paraId="48935CC4" w14:textId="2FE337C7" w:rsidR="00D76776" w:rsidRPr="00D76776" w:rsidRDefault="00D76776" w:rsidP="00D76776">
      <w:r w:rsidRPr="00D76776">
        <w:rPr>
          <w:rtl/>
        </w:rPr>
        <w:t>גחלת כרגלי הבעלים, ושלהבת בכל מקום</w:t>
      </w:r>
      <w:r w:rsidRPr="00D76776">
        <w:t>.</w:t>
      </w:r>
    </w:p>
    <w:p w14:paraId="044CC775" w14:textId="77777777" w:rsidR="005A7582" w:rsidRPr="005A7582" w:rsidRDefault="00D76776" w:rsidP="005A7582">
      <w:pPr>
        <w:pStyle w:val="36"/>
        <w:framePr w:wrap="notBeside"/>
        <w:rPr>
          <w:rtl/>
        </w:rPr>
      </w:pPr>
      <w:r w:rsidRPr="005A7582">
        <w:rPr>
          <w:rtl/>
        </w:rPr>
        <w:t>ב.</w:t>
      </w:r>
    </w:p>
    <w:p w14:paraId="28C8052E" w14:textId="15DA186A" w:rsidR="00D76776" w:rsidRPr="002C5A82" w:rsidRDefault="00D76776" w:rsidP="002C5A82">
      <w:pPr>
        <w:rPr>
          <w:rStyle w:val="afffffc"/>
        </w:rPr>
      </w:pPr>
      <w:r w:rsidRPr="00D76776">
        <w:rPr>
          <w:rtl/>
        </w:rPr>
        <w:t xml:space="preserve">גחלת </w:t>
      </w:r>
      <w:r w:rsidR="008B5C26">
        <w:rPr>
          <w:rFonts w:hint="cs"/>
          <w:rtl/>
        </w:rPr>
        <w:t>הקדש</w:t>
      </w:r>
      <w:r w:rsidRPr="00D76776">
        <w:rPr>
          <w:rtl/>
        </w:rPr>
        <w:t>- מועלין בה</w:t>
      </w:r>
      <w:r w:rsidR="008B5C26">
        <w:rPr>
          <w:rFonts w:hint="cs"/>
          <w:rtl/>
        </w:rPr>
        <w:t xml:space="preserve">, </w:t>
      </w:r>
      <w:r w:rsidRPr="00D977D1">
        <w:rPr>
          <w:rFonts w:cs="PFT_Frank"/>
          <w:b/>
          <w:bCs/>
          <w:szCs w:val="14"/>
          <w:rtl/>
        </w:rPr>
        <w:t>ושלהבת</w:t>
      </w:r>
      <w:r w:rsidRPr="00D76776">
        <w:rPr>
          <w:rtl/>
        </w:rPr>
        <w:t xml:space="preserve"> לא נהנין ו</w:t>
      </w:r>
      <w:r w:rsidR="008B5C26">
        <w:rPr>
          <w:rFonts w:hint="cs"/>
          <w:rtl/>
        </w:rPr>
        <w:t xml:space="preserve">לא </w:t>
      </w:r>
      <w:r w:rsidRPr="00D76776">
        <w:rPr>
          <w:rtl/>
        </w:rPr>
        <w:t>מועלין</w:t>
      </w:r>
      <w:r>
        <w:rPr>
          <w:rtl/>
        </w:rPr>
        <w:t xml:space="preserve"> </w:t>
      </w:r>
      <w:r w:rsidR="008B5C26" w:rsidRPr="002C5A82">
        <w:rPr>
          <w:rStyle w:val="afffffc"/>
          <w:rFonts w:hint="cs"/>
          <w:rtl/>
        </w:rPr>
        <w:t>גזרו רבנן דלא מאיסא</w:t>
      </w:r>
      <w:r w:rsidRPr="002C5A82">
        <w:rPr>
          <w:rStyle w:val="afffffc"/>
        </w:rPr>
        <w:t>.</w:t>
      </w:r>
    </w:p>
    <w:p w14:paraId="308B5CAC" w14:textId="77777777" w:rsidR="002C5A82" w:rsidRPr="002C5A82" w:rsidRDefault="00D76776" w:rsidP="002C5A82">
      <w:pPr>
        <w:pStyle w:val="36"/>
        <w:framePr w:wrap="notBeside"/>
        <w:rPr>
          <w:rtl/>
        </w:rPr>
      </w:pPr>
      <w:r w:rsidRPr="002C5A82">
        <w:rPr>
          <w:rtl/>
        </w:rPr>
        <w:t>ג.</w:t>
      </w:r>
    </w:p>
    <w:p w14:paraId="1C7B6C90" w14:textId="076FE27D" w:rsidR="00D76776" w:rsidRPr="00D76776" w:rsidRDefault="00D76776" w:rsidP="008B5C26">
      <w:r w:rsidRPr="00D76776">
        <w:rPr>
          <w:rtl/>
        </w:rPr>
        <w:t xml:space="preserve">גחלת </w:t>
      </w:r>
      <w:r w:rsidR="008B5C26">
        <w:rPr>
          <w:rFonts w:hint="cs"/>
          <w:rtl/>
        </w:rPr>
        <w:t>ע"ז</w:t>
      </w:r>
      <w:r w:rsidRPr="00D76776">
        <w:rPr>
          <w:rtl/>
        </w:rPr>
        <w:t xml:space="preserve"> אסורה</w:t>
      </w:r>
      <w:r w:rsidRPr="00D76776">
        <w:t>,</w:t>
      </w:r>
      <w:r w:rsidR="008B5C26">
        <w:rPr>
          <w:rFonts w:hint="cs"/>
          <w:rtl/>
        </w:rPr>
        <w:t xml:space="preserve"> </w:t>
      </w:r>
      <w:r w:rsidR="008B5C26" w:rsidRPr="00D977D1">
        <w:rPr>
          <w:rFonts w:cs="PFT_Frank"/>
          <w:b/>
          <w:bCs/>
          <w:szCs w:val="14"/>
          <w:rtl/>
        </w:rPr>
        <w:t>ושלהבת</w:t>
      </w:r>
      <w:r w:rsidRPr="00D76776">
        <w:rPr>
          <w:rtl/>
        </w:rPr>
        <w:t xml:space="preserve"> מותרת</w:t>
      </w:r>
      <w:r w:rsidR="008B5C26">
        <w:rPr>
          <w:rFonts w:hint="cs"/>
          <w:rtl/>
        </w:rPr>
        <w:t>,</w:t>
      </w:r>
      <w:r w:rsidRPr="00D76776">
        <w:rPr>
          <w:rtl/>
        </w:rPr>
        <w:t xml:space="preserve"> </w:t>
      </w:r>
      <w:r w:rsidR="008B5C26">
        <w:rPr>
          <w:rFonts w:hint="cs"/>
          <w:rtl/>
        </w:rPr>
        <w:t>ד</w:t>
      </w:r>
      <w:r w:rsidR="008B5C26">
        <w:rPr>
          <w:rtl/>
        </w:rPr>
        <w:t>מאוסה ו</w:t>
      </w:r>
      <w:r w:rsidRPr="00D76776">
        <w:rPr>
          <w:rtl/>
        </w:rPr>
        <w:t>בדלים ממנה</w:t>
      </w:r>
    </w:p>
    <w:p w14:paraId="672F2543" w14:textId="77777777" w:rsidR="002C5A82" w:rsidRPr="002C5A82" w:rsidRDefault="00D76776" w:rsidP="002C5A82">
      <w:pPr>
        <w:pStyle w:val="36"/>
        <w:framePr w:wrap="notBeside"/>
        <w:rPr>
          <w:rtl/>
        </w:rPr>
      </w:pPr>
      <w:r w:rsidRPr="002C5A82">
        <w:rPr>
          <w:rtl/>
        </w:rPr>
        <w:t>ד.</w:t>
      </w:r>
    </w:p>
    <w:p w14:paraId="4600824A" w14:textId="0AFA72C2" w:rsidR="00D76776" w:rsidRPr="00D76776" w:rsidRDefault="00D76776" w:rsidP="00D76776">
      <w:r>
        <w:rPr>
          <w:rtl/>
        </w:rPr>
        <w:t xml:space="preserve">המוציא גחלת </w:t>
      </w:r>
      <w:r>
        <w:rPr>
          <w:rStyle w:val="afffff3"/>
          <w:rtl/>
          <w:rPrChange w:id="9101" w:author="מנוע אמוראים" w:date="2026-10-05T16:41:24Z">
            <w:rPr>
              <w:rtl/>
            </w:rPr>
          </w:rPrChange>
        </w:rPr>
        <w:t xml:space="preserve">לרה"ר</w:t>
      </w:r>
      <w:r>
        <w:rPr>
          <w:rtl/>
        </w:rPr>
        <w:t xml:space="preserve"> - חייב, ושלהבת - פטור</w:t>
      </w:r>
      <w:r w:rsidRPr="00D76776">
        <w:t>.</w:t>
      </w:r>
    </w:p>
    <w:p w14:paraId="3B8F8404" w14:textId="77777777" w:rsidR="002C5A82" w:rsidRPr="002C5A82" w:rsidRDefault="00D76776" w:rsidP="002C5A82">
      <w:pPr>
        <w:pStyle w:val="36"/>
        <w:framePr w:wrap="notBeside"/>
        <w:rPr>
          <w:rtl/>
        </w:rPr>
      </w:pPr>
      <w:r w:rsidRPr="002C5A82">
        <w:rPr>
          <w:rtl/>
        </w:rPr>
        <w:t>ה.</w:t>
      </w:r>
    </w:p>
    <w:p w14:paraId="1C9330A5" w14:textId="3ECE9BCC" w:rsidR="00D76776" w:rsidRDefault="00D76776" w:rsidP="00D76776">
      <w:pPr>
        <w:rPr>
          <w:rtl/>
        </w:rPr>
      </w:pPr>
      <w:r w:rsidRPr="00D76776">
        <w:rPr>
          <w:rtl/>
        </w:rPr>
        <w:t>המודר הנאה מחבירו אסור בגחלתו ומותר בשלהבתו</w:t>
      </w:r>
      <w:r w:rsidRPr="00D76776">
        <w:t>.</w:t>
      </w:r>
    </w:p>
    <w:p w14:paraId="44212AF8" w14:textId="7D8F4C24" w:rsidR="002C5A82" w:rsidRPr="00D76776" w:rsidRDefault="002C5A82" w:rsidP="002C5A82">
      <w:pPr>
        <w:pStyle w:val="afff0"/>
        <w:rPr>
          <w:del w:id="90115" w:author="מנוע עיצוב" w:date="2026-10-08T11:01:28Z"/>
          <w:rtl/>
        </w:rPr>
      </w:pPr>
      <w:del w:id="90114" w:author="מנוע עיצוב" w:date="2026-10-08T11:01:28Z">
        <w:r>
          <w:rPr>
            <w:rFonts w:hint="cs"/>
            <w:rtl/>
          </w:rPr>
          <w:delText xml:space="preserve">****</w:delText>
        </w:r>
      </w:del>
    </w:p>
    <w:p w14:paraId="55BDE2A9" w14:textId="77777777" w:rsidR="00D76776" w:rsidRPr="00D76776" w:rsidRDefault="0056523E" w:rsidP="00D76776">
      <w:pPr>
        <w:pStyle w:val="affff0"/>
      </w:pPr>
      <w:ins w:id="9865" w:author="מספור קטעי משנה" w:date="2026-10-06T06:45:12Z">
        <w:r>
          <w:rPr>
            <w:rStyle w:val="MisparKeta"/>
          </w:rPr>
          <w:t xml:space="preserve">ה. </w:t>
        </w:r>
      </w:ins>
      <w:r>
        <w:rPr>
          <w:rFonts w:hint="cs"/>
          <w:rtl/>
        </w:rPr>
        <w:t xml:space="preserve">מוציא </w:t>
      </w:r>
      <w:r w:rsidR="00D76776" w:rsidRPr="00D76776">
        <w:rPr>
          <w:rtl/>
        </w:rPr>
        <w:t>שלהבת פטור</w:t>
      </w:r>
      <w:r w:rsidR="00D76776" w:rsidRPr="00D76776">
        <w:t>.</w:t>
      </w:r>
    </w:p>
    <w:p w14:paraId="71573986" w14:textId="77777777" w:rsidR="002C5A82" w:rsidRPr="002C5A82" w:rsidRDefault="00D76776" w:rsidP="002C5A82">
      <w:pPr>
        <w:pStyle w:val="36"/>
        <w:framePr w:wrap="notBeside"/>
        <w:rPr>
          <w:rtl/>
        </w:rPr>
      </w:pPr>
      <w:r w:rsidRPr="002C5A82">
        <w:rPr>
          <w:rtl/>
        </w:rPr>
        <w:t>והך</w:t>
      </w:r>
    </w:p>
    <w:p w14:paraId="70AD5A7D" w14:textId="11E0DC74" w:rsidR="00D76776" w:rsidRPr="00D76776" w:rsidRDefault="00D76776" w:rsidP="0056523E">
      <w:r w:rsidRPr="00D76776">
        <w:rPr>
          <w:rtl/>
        </w:rPr>
        <w:t>דחייב בכל שהו</w:t>
      </w:r>
      <w:r>
        <w:rPr>
          <w:rFonts w:hint="cs"/>
          <w:rtl/>
        </w:rPr>
        <w:t xml:space="preserve">א, </w:t>
      </w:r>
      <w:r w:rsidRPr="00D76776">
        <w:rPr>
          <w:rStyle w:val="afffff3"/>
          <w:rFonts w:hint="cs"/>
          <w:rtl/>
        </w:rPr>
        <w:t>לר"ש:</w:t>
      </w:r>
      <w:r>
        <w:rPr>
          <w:rFonts w:hint="cs"/>
          <w:rtl/>
        </w:rPr>
        <w:t xml:space="preserve"> </w:t>
      </w:r>
      <w:r w:rsidRPr="00D76776">
        <w:rPr>
          <w:rtl/>
        </w:rPr>
        <w:t>בהוציא בקיסם</w:t>
      </w:r>
      <w:r w:rsidRPr="00D76776">
        <w:t>.</w:t>
      </w:r>
    </w:p>
    <w:p w14:paraId="4575593B" w14:textId="77777777" w:rsidR="00D76776" w:rsidRPr="0056523E" w:rsidRDefault="00D76776" w:rsidP="0056523E">
      <w:pPr>
        <w:ind w:left="510" w:firstLine="170"/>
        <w:rPr>
          <w:spacing w:val="-2"/>
        </w:rPr>
      </w:pPr>
      <w:r w:rsidRPr="0056523E">
        <w:rPr>
          <w:rStyle w:val="afffff3"/>
          <w:spacing w:val="-2"/>
          <w:rtl/>
        </w:rPr>
        <w:t>ולאבי</w:t>
      </w:r>
      <w:r w:rsidRPr="0056523E">
        <w:rPr>
          <w:rStyle w:val="afffff3"/>
          <w:rFonts w:hint="cs"/>
          <w:spacing w:val="-2"/>
          <w:rtl/>
        </w:rPr>
        <w:t>י:</w:t>
      </w:r>
      <w:r w:rsidRPr="0056523E">
        <w:rPr>
          <w:rFonts w:hint="cs"/>
          <w:spacing w:val="-2"/>
          <w:rtl/>
        </w:rPr>
        <w:t xml:space="preserve"> </w:t>
      </w:r>
      <w:r w:rsidRPr="0056523E">
        <w:rPr>
          <w:spacing w:val="-2"/>
          <w:rtl/>
        </w:rPr>
        <w:t>בחרס המשוח בשמן דנאחזת בדבר וחשובה</w:t>
      </w:r>
    </w:p>
    <w:p w14:paraId="41ED14F5" w14:textId="77777777" w:rsidR="00D76776" w:rsidRPr="007C5E14" w:rsidRDefault="00D76776" w:rsidP="00D76776">
      <w:pPr>
        <w:rPr>
          <w:spacing w:val="-4"/>
        </w:rPr>
      </w:pPr>
      <w:r w:rsidRPr="007C5E14">
        <w:rPr>
          <w:spacing w:val="-4"/>
          <w:rtl/>
        </w:rPr>
        <w:t>ואין שיעור בקיסם לבשל ביצה קלה, ובחרס ליתן בין פצים לחבירו</w:t>
      </w:r>
    </w:p>
    <w:p w14:paraId="3F49E3C1" w14:textId="77777777" w:rsidR="00D76776" w:rsidRDefault="00D76776" w:rsidP="0056523E">
      <w:pPr>
        <w:pStyle w:val="affffff0"/>
        <w:rPr>
          <w:rtl/>
        </w:rPr>
      </w:pPr>
      <w:r w:rsidRPr="00D76776">
        <w:rPr>
          <w:rtl/>
        </w:rPr>
        <w:t>ומתני' דפטור מיירי בנתקה וזרקה</w:t>
      </w:r>
      <w:r w:rsidRPr="00D76776">
        <w:t>.</w:t>
      </w:r>
    </w:p>
    <w:p>
      <w:pPr>
        <w:pStyle w:val="MishnaBatzad"/>
        <w:rPr>
          <w:ins w:id="20095" w:author="קלוד" w:date="2026-10-06T10:08:13Z"/>
        </w:rPr>
      </w:pPr>
      <w:ins w:id="20094" w:author="קלוד" w:date="2026-10-06T10:08:13Z">
        <w:r>
          <w:t xml:space="preserve">משנה ה</w:t>
        </w:r>
      </w:ins>
    </w:p>
    <w:p w14:paraId="10B33A68" w14:textId="77777777" w:rsidR="00183BFF" w:rsidRDefault="00183BFF" w:rsidP="00183BFF">
      <w:pPr>
        <w:pStyle w:val="afff8"/>
        <w:spacing w:before="120"/>
        <w:rPr>
          <w:rtl/>
        </w:rPr>
        <w:pPrChange w:id="90046" w:author="קלוד" w:date="2026-10-08T12:08:16Z">
          <w:pPr>
            <w:pStyle w:val="afff8"/>
          </w:pPr>
        </w:pPrChange>
      </w:pPr>
      <w:r w:rsidRPr="006517A9">
        <w:rPr>
          <w:rtl/>
        </w:rPr>
        <w:lastRenderedPageBreak/>
        <w:t xml:space="preserve">בור של יחיד - כרגלי היחיד, </w:t>
      </w:r>
    </w:p>
    <w:p w14:paraId="46D472B6" w14:textId="77777777" w:rsidR="00183BFF" w:rsidRPr="006517A9" w:rsidRDefault="00183BFF" w:rsidP="00183BFF">
      <w:pPr>
        <w:pStyle w:val="afff8"/>
        <w:rPr>
          <w:rtl/>
        </w:rPr>
      </w:pPr>
      <w:r w:rsidRPr="006517A9">
        <w:rPr>
          <w:rtl/>
        </w:rPr>
        <w:t>ושל אנשי אותה העיר - כרגלי אנשי אותה העיר.</w:t>
      </w:r>
    </w:p>
    <w:p w14:paraId="5F417C2B" w14:textId="77777777" w:rsidR="00183BFF" w:rsidRPr="006F178A" w:rsidRDefault="00183BFF" w:rsidP="003306AA">
      <w:pPr>
        <w:pStyle w:val="afff8"/>
        <w:spacing w:after="60" w:line="220" w:lineRule="exact"/>
        <w:rPr>
          <w:rtl/>
        </w:rPr>
      </w:pPr>
      <w:r w:rsidRPr="006517A9">
        <w:rPr>
          <w:rtl/>
        </w:rPr>
        <w:t>ושל עולי בבל - כרגלי הממלא</w:t>
      </w:r>
      <w:r w:rsidRPr="006F178A">
        <w:rPr>
          <w:rtl/>
        </w:rPr>
        <w:t>.</w:t>
      </w:r>
    </w:p>
    <w:p w14:paraId="19E24B9D" w14:textId="77777777" w:rsidR="003306AA" w:rsidRPr="003306AA" w:rsidRDefault="00183BFF" w:rsidP="003306AA">
      <w:pPr>
        <w:pStyle w:val="36"/>
        <w:framePr w:wrap="notBeside"/>
        <w:rPr>
          <w:rtl/>
        </w:rPr>
      </w:pPr>
      <w:r w:rsidRPr="003306AA">
        <w:rPr>
          <w:rtl/>
        </w:rPr>
        <w:t>רמי רבא לר"נ:</w:t>
      </w:r>
    </w:p>
    <w:p w14:paraId="6E456578" w14:textId="2449222D" w:rsidR="00183BFF" w:rsidRPr="001F19F5" w:rsidRDefault="00183BFF" w:rsidP="003306AA">
      <w:pPr>
        <w:pStyle w:val="afffffe"/>
        <w:spacing w:before="0"/>
        <w:rPr>
          <w:rtl/>
        </w:rPr>
      </w:pPr>
      <w:r w:rsidRPr="001F19F5">
        <w:rPr>
          <w:rtl/>
        </w:rPr>
        <w:t>נהרות המושכין ומעינות הנובעין כרגלי כל אדם.</w:t>
      </w:r>
    </w:p>
    <w:p w14:paraId="5A712D8D" w14:textId="77777777" w:rsidR="003306AA" w:rsidRPr="003306AA" w:rsidRDefault="00183BFF" w:rsidP="003306AA">
      <w:pPr>
        <w:pStyle w:val="36"/>
        <w:framePr w:wrap="notBeside"/>
        <w:rPr>
          <w:rtl/>
        </w:rPr>
      </w:pPr>
      <w:r w:rsidRPr="003306AA">
        <w:rPr>
          <w:rFonts w:hint="cs"/>
          <w:rtl/>
        </w:rPr>
        <w:t>-</w:t>
      </w:r>
      <w:r w:rsidRPr="003306AA">
        <w:rPr>
          <w:rtl/>
        </w:rPr>
        <w:t>רבה</w:t>
      </w:r>
      <w:r w:rsidRPr="003306AA">
        <w:rPr>
          <w:rFonts w:hint="cs"/>
          <w:rtl/>
        </w:rPr>
        <w:t xml:space="preserve"> וכן שמואל:</w:t>
      </w:r>
    </w:p>
    <w:p w14:paraId="7752A35A" w14:textId="22DA2090" w:rsidR="00183BFF" w:rsidRPr="006F178A" w:rsidRDefault="008C4770" w:rsidP="008C4770">
      <w:pPr>
        <w:rPr>
          <w:rtl/>
        </w:rPr>
      </w:pPr>
      <w:r>
        <w:rPr>
          <w:rFonts w:hint="cs"/>
          <w:rtl/>
        </w:rPr>
        <w:t>מתני'</w:t>
      </w:r>
      <w:r w:rsidR="00183BFF">
        <w:rPr>
          <w:rFonts w:hint="cs"/>
          <w:rtl/>
        </w:rPr>
        <w:t xml:space="preserve"> </w:t>
      </w:r>
      <w:r w:rsidR="00183BFF" w:rsidRPr="006F178A">
        <w:rPr>
          <w:rtl/>
        </w:rPr>
        <w:t>במכונסין</w:t>
      </w:r>
      <w:r w:rsidR="00183BFF">
        <w:rPr>
          <w:rFonts w:hint="cs"/>
          <w:rtl/>
        </w:rPr>
        <w:t xml:space="preserve"> </w:t>
      </w:r>
      <w:r w:rsidR="00183BFF">
        <w:rPr>
          <w:rFonts w:hint="cs"/>
          <w:sz w:val="14"/>
          <w:szCs w:val="16"/>
          <w:rtl/>
        </w:rPr>
        <w:t>לכן</w:t>
      </w:r>
      <w:r w:rsidR="00183BFF" w:rsidRPr="006517A9">
        <w:rPr>
          <w:rFonts w:hint="cs"/>
          <w:sz w:val="14"/>
          <w:szCs w:val="16"/>
          <w:rtl/>
        </w:rPr>
        <w:t xml:space="preserve"> קונים שביתה</w:t>
      </w:r>
      <w:r w:rsidR="00183BFF" w:rsidRPr="006F178A">
        <w:rPr>
          <w:rtl/>
        </w:rPr>
        <w:t>.</w:t>
      </w:r>
    </w:p>
    <w:p w14:paraId="3851B027" w14:textId="77777777" w:rsidR="00183BFF" w:rsidRPr="00C4622C" w:rsidRDefault="00183BFF" w:rsidP="00812FFD">
      <w:pPr>
        <w:pStyle w:val="affff0"/>
        <w:spacing w:before="60"/>
        <w:rPr>
          <w:rtl/>
        </w:rPr>
      </w:pPr>
      <w:ins w:id="9867" w:author="מספור קטעי משנה" w:date="2026-10-06T06:45:12Z">
        <w:r>
          <w:rPr>
            <w:rStyle w:val="MisparKeta"/>
          </w:rPr>
          <w:t xml:space="preserve">ה. </w:t>
        </w:r>
      </w:ins>
      <w:r w:rsidRPr="00C4622C">
        <w:rPr>
          <w:rtl/>
        </w:rPr>
        <w:t>ושל עולי בבל כרגלי הממלא.</w:t>
      </w:r>
    </w:p>
    <w:p w14:paraId="30DF96C5" w14:textId="77777777" w:rsidR="00183BFF" w:rsidRPr="001F19F5" w:rsidRDefault="00183BFF" w:rsidP="008C4770">
      <w:pPr>
        <w:rPr>
          <w:rtl/>
        </w:rPr>
      </w:pPr>
      <w:r w:rsidRPr="001F19F5">
        <w:rPr>
          <w:rtl/>
        </w:rPr>
        <w:t xml:space="preserve">מילא ונתן לחבירו </w:t>
      </w:r>
      <w:r w:rsidRPr="001F19F5">
        <w:rPr>
          <w:rStyle w:val="afffff3"/>
          <w:rFonts w:hint="cs"/>
          <w:rtl/>
        </w:rPr>
        <w:t>ר</w:t>
      </w:r>
      <w:r w:rsidR="0001190A">
        <w:rPr>
          <w:rStyle w:val="afffff3"/>
          <w:rtl/>
        </w:rPr>
        <w:t>"</w:t>
      </w:r>
      <w:r w:rsidRPr="001F19F5">
        <w:rPr>
          <w:rStyle w:val="afffff3"/>
          <w:rFonts w:hint="cs"/>
          <w:rtl/>
        </w:rPr>
        <w:t>נ</w:t>
      </w:r>
      <w:r w:rsidRPr="001F19F5">
        <w:rPr>
          <w:rFonts w:hint="cs"/>
          <w:rtl/>
        </w:rPr>
        <w:t xml:space="preserve"> כרגלי שנתמלאו</w:t>
      </w:r>
      <w:r w:rsidR="008C4770">
        <w:rPr>
          <w:rFonts w:hint="cs"/>
          <w:rtl/>
        </w:rPr>
        <w:t xml:space="preserve"> לו</w:t>
      </w:r>
      <w:r w:rsidRPr="001F19F5">
        <w:rPr>
          <w:rFonts w:hint="cs"/>
          <w:rtl/>
        </w:rPr>
        <w:t xml:space="preserve">, </w:t>
      </w:r>
      <w:r w:rsidRPr="001F19F5">
        <w:rPr>
          <w:rStyle w:val="afffff3"/>
          <w:rFonts w:hint="cs"/>
          <w:rtl/>
        </w:rPr>
        <w:t>ר</w:t>
      </w:r>
      <w:r w:rsidR="0001190A">
        <w:rPr>
          <w:rStyle w:val="afffff3"/>
          <w:rtl/>
        </w:rPr>
        <w:t>"</w:t>
      </w:r>
      <w:r w:rsidRPr="001F19F5">
        <w:rPr>
          <w:rStyle w:val="afffff3"/>
          <w:rFonts w:hint="cs"/>
          <w:rtl/>
        </w:rPr>
        <w:t>ש</w:t>
      </w:r>
      <w:r w:rsidRPr="001F19F5">
        <w:rPr>
          <w:rFonts w:hint="cs"/>
          <w:rtl/>
        </w:rPr>
        <w:t xml:space="preserve"> כרגלי הממלא</w:t>
      </w:r>
      <w:r w:rsidR="008C4770">
        <w:rPr>
          <w:rFonts w:hint="cs"/>
          <w:rtl/>
        </w:rPr>
        <w:t>.</w:t>
      </w:r>
    </w:p>
    <w:p w14:paraId="3BD588CE" w14:textId="77777777" w:rsidR="002F6677" w:rsidRPr="002F6677" w:rsidRDefault="00183BFF" w:rsidP="002F6677">
      <w:pPr>
        <w:pStyle w:val="36"/>
        <w:framePr w:wrap="notBeside"/>
        <w:rPr>
          <w:rtl/>
        </w:rPr>
      </w:pPr>
      <w:r w:rsidRPr="002F6677">
        <w:rPr>
          <w:rFonts w:hint="cs"/>
          <w:rtl/>
        </w:rPr>
        <w:t xml:space="preserve">א. </w:t>
      </w:r>
      <w:r w:rsidR="00C3085D" w:rsidRPr="002F6677">
        <w:rPr>
          <w:rFonts w:hint="cs"/>
          <w:rtl/>
        </w:rPr>
        <w:t xml:space="preserve"> </w:t>
      </w:r>
      <w:r w:rsidRPr="002F6677">
        <w:rPr>
          <w:rtl/>
        </w:rPr>
        <w:t>ר"נ</w:t>
      </w:r>
      <w:r w:rsidRPr="002F6677">
        <w:rPr>
          <w:rFonts w:hint="cs"/>
          <w:rtl/>
        </w:rPr>
        <w:t>:</w:t>
      </w:r>
    </w:p>
    <w:p w14:paraId="0CA7CBCD" w14:textId="0865D0B5" w:rsidR="00183BFF" w:rsidRDefault="00183BFF" w:rsidP="00183BFF">
      <w:pPr>
        <w:rPr>
          <w:rFonts w:ascii="Fb Fontext" w:hAnsi="Fb Fontext"/>
          <w:rtl/>
        </w:rPr>
      </w:pPr>
      <w:r w:rsidRPr="006F178A">
        <w:rPr>
          <w:rFonts w:ascii="Fb Fontext" w:hAnsi="Fb Fontext"/>
          <w:rtl/>
        </w:rPr>
        <w:t>כרגלי מי שנתמלאו לו.</w:t>
      </w:r>
      <w:r>
        <w:rPr>
          <w:rFonts w:ascii="Fb Fontext" w:hAnsi="Fb Fontext" w:hint="cs"/>
          <w:rtl/>
        </w:rPr>
        <w:t xml:space="preserve">- דבור בבל כשותפין הוא,  </w:t>
      </w:r>
    </w:p>
    <w:p w14:paraId="074F0EBF" w14:textId="77777777" w:rsidR="002F6677" w:rsidRPr="002F6677" w:rsidRDefault="00183BFF" w:rsidP="002F6677">
      <w:pPr>
        <w:pStyle w:val="36"/>
        <w:framePr w:wrap="notBeside"/>
        <w:rPr>
          <w:rtl/>
        </w:rPr>
      </w:pPr>
      <w:r w:rsidRPr="002F6677">
        <w:rPr>
          <w:rtl/>
        </w:rPr>
        <w:t>ר"ש:</w:t>
      </w:r>
    </w:p>
    <w:p w14:paraId="1C422ED9" w14:textId="4346A375" w:rsidR="00183BFF" w:rsidRPr="006F178A" w:rsidRDefault="00183BFF" w:rsidP="002F6677">
      <w:pPr>
        <w:rPr>
          <w:rtl/>
        </w:rPr>
      </w:pPr>
      <w:r w:rsidRPr="006F178A">
        <w:rPr>
          <w:rFonts w:ascii="Fb Fontext" w:hAnsi="Fb Fontext"/>
          <w:rtl/>
        </w:rPr>
        <w:t>כרגלי הממלא.</w:t>
      </w:r>
      <w:r>
        <w:rPr>
          <w:rFonts w:hint="cs"/>
          <w:rtl/>
        </w:rPr>
        <w:t xml:space="preserve"> - דבור בבל כהפקר הוא,</w:t>
      </w:r>
    </w:p>
    <w:p w14:paraId="320BF73A" w14:textId="77777777" w:rsidR="00183BFF" w:rsidRPr="006F178A" w:rsidRDefault="00183BFF" w:rsidP="00183BFF">
      <w:pPr>
        <w:pStyle w:val="afff2"/>
        <w:framePr w:wrap="around"/>
        <w:rPr>
          <w:rtl/>
        </w:rPr>
      </w:pPr>
      <w:r w:rsidRPr="006F178A">
        <w:rPr>
          <w:rtl/>
        </w:rPr>
        <w:t>לט:</w:t>
      </w:r>
    </w:p>
    <w:p w14:paraId="5B48B2A5" w14:textId="77777777" w:rsidR="002F6677" w:rsidRPr="002F6677" w:rsidRDefault="00183BFF" w:rsidP="002F6677">
      <w:pPr>
        <w:pStyle w:val="36"/>
        <w:framePr w:wrap="notBeside"/>
        <w:rPr>
          <w:rtl/>
        </w:rPr>
      </w:pPr>
      <w:r w:rsidRPr="002F6677">
        <w:rPr>
          <w:rFonts w:hint="cs"/>
          <w:rtl/>
        </w:rPr>
        <w:t>ויקשה</w:t>
      </w:r>
    </w:p>
    <w:p w14:paraId="10182EFC" w14:textId="430E9B50" w:rsidR="00183BFF" w:rsidRDefault="008C4770" w:rsidP="008C4770">
      <w:pPr>
        <w:rPr>
          <w:rtl/>
        </w:rPr>
      </w:pPr>
      <w:r>
        <w:rPr>
          <w:rFonts w:hint="cs"/>
          <w:rtl/>
        </w:rPr>
        <w:t>מ</w:t>
      </w:r>
      <w:r w:rsidR="00183BFF" w:rsidRPr="00392931">
        <w:rPr>
          <w:rtl/>
        </w:rPr>
        <w:t xml:space="preserve">הריני עליך </w:t>
      </w:r>
      <w:r>
        <w:rPr>
          <w:rFonts w:hint="cs"/>
          <w:rtl/>
        </w:rPr>
        <w:t xml:space="preserve">חרם </w:t>
      </w:r>
      <w:r w:rsidR="00183BFF" w:rsidRPr="00392931">
        <w:rPr>
          <w:rtl/>
        </w:rPr>
        <w:t>ואתה עלי - שניהם אסורים זה בזה.</w:t>
      </w:r>
    </w:p>
    <w:p w14:paraId="0ACF34E5" w14:textId="77777777" w:rsidR="00183BFF" w:rsidRPr="00392931" w:rsidRDefault="00183BFF" w:rsidP="002F6677">
      <w:pPr>
        <w:rPr>
          <w:rFonts w:cs="Guttman Vilna"/>
          <w:b/>
          <w:bCs/>
          <w:rtl/>
        </w:rPr>
      </w:pPr>
      <w:r w:rsidRPr="00392931">
        <w:rPr>
          <w:rtl/>
        </w:rPr>
        <w:t>ומותרין בשל עולי בבל, ואסורין בשל אותה העיר.</w:t>
      </w:r>
    </w:p>
    <w:p w14:paraId="4A2CE346" w14:textId="77777777" w:rsidR="00183BFF" w:rsidRPr="008C4770" w:rsidRDefault="00183BFF" w:rsidP="003951D2">
      <w:pPr>
        <w:rPr>
          <w:spacing w:val="-2"/>
          <w:rtl/>
        </w:rPr>
      </w:pPr>
      <w:r w:rsidRPr="00BF5D1E">
        <w:rPr>
          <w:rFonts w:cs="PFT_Frank"/>
          <w:b/>
          <w:bCs/>
          <w:spacing w:val="-2"/>
          <w:szCs w:val="14"/>
          <w:rtl/>
        </w:rPr>
        <w:t>דברים של עולי בבל:</w:t>
      </w:r>
      <w:r w:rsidRPr="008C4770">
        <w:rPr>
          <w:spacing w:val="-2"/>
          <w:rtl/>
        </w:rPr>
        <w:t xml:space="preserve"> הר הבית, הלשכות והעזרות, ובור </w:t>
      </w:r>
      <w:r w:rsidR="008C4770" w:rsidRPr="008C4770">
        <w:rPr>
          <w:rFonts w:hint="cs"/>
          <w:spacing w:val="-2"/>
          <w:rtl/>
        </w:rPr>
        <w:t>ש</w:t>
      </w:r>
      <w:r w:rsidRPr="008C4770">
        <w:rPr>
          <w:rFonts w:hint="cs"/>
          <w:spacing w:val="-2"/>
          <w:rtl/>
        </w:rPr>
        <w:t>ב</w:t>
      </w:r>
      <w:r w:rsidRPr="008C4770">
        <w:rPr>
          <w:spacing w:val="-2"/>
          <w:rtl/>
        </w:rPr>
        <w:t>דרך.</w:t>
      </w:r>
    </w:p>
    <w:p w14:paraId="3717C31B" w14:textId="77777777" w:rsidR="00183BFF" w:rsidRPr="006F178A" w:rsidRDefault="00183BFF" w:rsidP="003951D2">
      <w:pPr>
        <w:rPr>
          <w:rtl/>
        </w:rPr>
      </w:pPr>
      <w:r w:rsidRPr="00BF5D1E">
        <w:rPr>
          <w:rFonts w:cs="PFT_Frank" w:hint="cs"/>
          <w:b/>
          <w:bCs/>
          <w:szCs w:val="14"/>
          <w:rtl/>
        </w:rPr>
        <w:t xml:space="preserve">דברים </w:t>
      </w:r>
      <w:r w:rsidRPr="00BF5D1E">
        <w:rPr>
          <w:rFonts w:cs="PFT_Frank"/>
          <w:b/>
          <w:bCs/>
          <w:szCs w:val="14"/>
          <w:rtl/>
        </w:rPr>
        <w:t>של אותה העיר:</w:t>
      </w:r>
      <w:r w:rsidRPr="006F178A">
        <w:rPr>
          <w:rtl/>
        </w:rPr>
        <w:t xml:space="preserve"> הרחוב, ובי</w:t>
      </w:r>
      <w:r>
        <w:rPr>
          <w:rFonts w:hint="cs"/>
          <w:rtl/>
        </w:rPr>
        <w:t>הכנס</w:t>
      </w:r>
      <w:r w:rsidRPr="006F178A">
        <w:rPr>
          <w:rtl/>
        </w:rPr>
        <w:t>, ובית המרחץ.</w:t>
      </w:r>
    </w:p>
    <w:p w14:paraId="28D55B58" w14:textId="77777777" w:rsidR="002F6677" w:rsidRDefault="008C4770" w:rsidP="008C4770">
      <w:pPr>
        <w:rPr>
          <w:rtl/>
        </w:rPr>
      </w:pPr>
      <w:r>
        <w:rPr>
          <w:rFonts w:hint="cs"/>
          <w:rtl/>
        </w:rPr>
        <w:t>ואין להעמיד</w:t>
      </w:r>
      <w:r w:rsidR="00183BFF" w:rsidRPr="006F178A">
        <w:rPr>
          <w:rtl/>
        </w:rPr>
        <w:t xml:space="preserve"> בלמל</w:t>
      </w:r>
      <w:r w:rsidR="00183BFF">
        <w:rPr>
          <w:rtl/>
        </w:rPr>
        <w:t>אות מבור</w:t>
      </w:r>
      <w:r w:rsidR="00183BFF">
        <w:rPr>
          <w:rFonts w:hint="cs"/>
          <w:rtl/>
        </w:rPr>
        <w:t>,</w:t>
      </w:r>
      <w:r w:rsidR="00183BFF" w:rsidRPr="006F178A">
        <w:rPr>
          <w:rtl/>
        </w:rPr>
        <w:t xml:space="preserve"> </w:t>
      </w:r>
      <w:r w:rsidR="00183BFF">
        <w:rPr>
          <w:rFonts w:hint="cs"/>
          <w:rtl/>
        </w:rPr>
        <w:t xml:space="preserve">שכל אחד ממלא מחלקו ברירה, </w:t>
      </w:r>
    </w:p>
    <w:p w14:paraId="0D4BCD8A" w14:textId="77777777" w:rsidR="002F6677" w:rsidRPr="002F6677" w:rsidRDefault="008C4770" w:rsidP="002F6677">
      <w:pPr>
        <w:pStyle w:val="36"/>
        <w:framePr w:wrap="notBeside"/>
        <w:rPr>
          <w:rtl/>
        </w:rPr>
      </w:pPr>
      <w:r w:rsidRPr="002F6677">
        <w:rPr>
          <w:rFonts w:hint="cs"/>
          <w:rtl/>
        </w:rPr>
        <w:t>ד</w:t>
      </w:r>
      <w:r w:rsidR="00183BFF" w:rsidRPr="002F6677">
        <w:rPr>
          <w:rFonts w:hint="cs"/>
          <w:rtl/>
        </w:rPr>
        <w:t>לר</w:t>
      </w:r>
      <w:r w:rsidR="0001190A" w:rsidRPr="002F6677">
        <w:rPr>
          <w:rtl/>
        </w:rPr>
        <w:t>"</w:t>
      </w:r>
      <w:r w:rsidR="00183BFF" w:rsidRPr="002F6677">
        <w:rPr>
          <w:rFonts w:hint="cs"/>
          <w:rtl/>
        </w:rPr>
        <w:t>נ</w:t>
      </w:r>
    </w:p>
    <w:p w14:paraId="25A4B202" w14:textId="243723F4" w:rsidR="00183BFF" w:rsidRPr="006F178A" w:rsidRDefault="00183BFF" w:rsidP="008C4770">
      <w:pPr>
        <w:rPr>
          <w:rFonts w:cs="Guttman Vilna"/>
          <w:b/>
          <w:bCs/>
          <w:rtl/>
        </w:rPr>
      </w:pPr>
      <w:r>
        <w:rPr>
          <w:rFonts w:hint="cs"/>
          <w:rtl/>
        </w:rPr>
        <w:t>אין ברירה</w:t>
      </w:r>
      <w:r w:rsidR="008C4770">
        <w:rPr>
          <w:rFonts w:hint="cs"/>
          <w:rtl/>
        </w:rPr>
        <w:t xml:space="preserve"> כ</w:t>
      </w:r>
      <w:r w:rsidR="008C4770">
        <w:rPr>
          <w:spacing w:val="-2"/>
          <w:rtl/>
        </w:rPr>
        <w:t xml:space="preserve">אחין </w:t>
      </w:r>
      <w:r w:rsidRPr="007C5E14">
        <w:rPr>
          <w:spacing w:val="-2"/>
          <w:rtl/>
        </w:rPr>
        <w:t>שותפין, כשחייבין בקלבון פטורים ממעשר בהמה.</w:t>
      </w:r>
      <w:r w:rsidR="008C4770">
        <w:rPr>
          <w:rFonts w:hint="cs"/>
          <w:spacing w:val="-2"/>
          <w:rtl/>
        </w:rPr>
        <w:t xml:space="preserve"> </w:t>
      </w:r>
      <w:r w:rsidRPr="006F178A">
        <w:rPr>
          <w:rtl/>
        </w:rPr>
        <w:t>וכשחייבין במעשר בהמה - פטורין מן הקלבון.</w:t>
      </w:r>
    </w:p>
    <w:p w14:paraId="5C77BF88" w14:textId="77777777" w:rsidR="002F6677" w:rsidRPr="002F6677" w:rsidRDefault="00183BFF" w:rsidP="002F6677">
      <w:pPr>
        <w:pStyle w:val="36"/>
        <w:framePr w:wrap="notBeside"/>
        <w:rPr>
          <w:rtl/>
        </w:rPr>
      </w:pPr>
      <w:r w:rsidRPr="002F6677">
        <w:rPr>
          <w:rtl/>
        </w:rPr>
        <w:t>ואהך אר"ע:</w:t>
      </w:r>
    </w:p>
    <w:p w14:paraId="3A4DD057" w14:textId="3C1FACC0" w:rsidR="00183BFF" w:rsidRPr="002F6677" w:rsidRDefault="00183BFF" w:rsidP="00183BFF">
      <w:pPr>
        <w:rPr>
          <w:rtl/>
        </w:rPr>
      </w:pPr>
      <w:r w:rsidRPr="002F6677">
        <w:rPr>
          <w:rFonts w:hint="cs"/>
          <w:rtl/>
        </w:rPr>
        <w:t xml:space="preserve">דווקא </w:t>
      </w:r>
      <w:r w:rsidRPr="002F6677">
        <w:rPr>
          <w:rtl/>
        </w:rPr>
        <w:t>שחלקו גדיים כנגד טלאים, וטלאים כנגד גדים.</w:t>
      </w:r>
    </w:p>
    <w:p w14:paraId="563E7CBC" w14:textId="77777777" w:rsidR="00183BFF" w:rsidRPr="006F178A" w:rsidRDefault="00183BFF" w:rsidP="008C4770">
      <w:pPr>
        <w:rPr>
          <w:rFonts w:cs="Guttman Vilna"/>
          <w:b/>
          <w:bCs/>
          <w:rtl/>
        </w:rPr>
      </w:pPr>
      <w:r w:rsidRPr="006F178A">
        <w:rPr>
          <w:rtl/>
        </w:rPr>
        <w:t>אבל חלקו גדים כנגד גדים אמרי' דזהו חלקו המגיעו</w:t>
      </w:r>
      <w:r w:rsidR="008C4770">
        <w:rPr>
          <w:rFonts w:hint="cs"/>
          <w:rtl/>
        </w:rPr>
        <w:t xml:space="preserve"> בירושה</w:t>
      </w:r>
      <w:r w:rsidRPr="006F178A">
        <w:rPr>
          <w:rtl/>
        </w:rPr>
        <w:t>.</w:t>
      </w:r>
    </w:p>
    <w:p w14:paraId="2C92C6B7" w14:textId="7B50D1B3" w:rsidR="00537C89" w:rsidRPr="00537C89" w:rsidRDefault="00183BFF" w:rsidP="00537C89">
      <w:pPr>
        <w:pStyle w:val="36"/>
        <w:framePr w:wrap="notBeside"/>
        <w:rPr>
          <w:rtl/>
        </w:rPr>
      </w:pPr>
      <w:r w:rsidRPr="00537C89">
        <w:rPr>
          <w:rtl/>
        </w:rPr>
        <w:t>ור"נ</w:t>
      </w:r>
      <w:r w:rsidR="008C4770" w:rsidRPr="00537C89">
        <w:rPr>
          <w:rFonts w:hint="cs"/>
          <w:rtl/>
        </w:rPr>
        <w:t xml:space="preserve"> </w:t>
      </w:r>
      <w:r w:rsidR="00537C89">
        <w:rPr>
          <w:rFonts w:hint="cs"/>
          <w:rtl/>
        </w:rPr>
        <w:t>חלק</w:t>
      </w:r>
      <w:r w:rsidRPr="00537C89">
        <w:rPr>
          <w:rtl/>
        </w:rPr>
        <w:t xml:space="preserve">: </w:t>
      </w:r>
    </w:p>
    <w:p w14:paraId="36441E0D" w14:textId="0187EF19" w:rsidR="00183BFF" w:rsidRPr="001F19F5" w:rsidRDefault="00183BFF" w:rsidP="008C4770">
      <w:pPr>
        <w:rPr>
          <w:rFonts w:cs="Guttman Vilna"/>
          <w:b/>
          <w:bCs/>
          <w:rtl/>
        </w:rPr>
      </w:pPr>
      <w:r w:rsidRPr="001F19F5">
        <w:rPr>
          <w:rtl/>
        </w:rPr>
        <w:t>אפי</w:t>
      </w:r>
      <w:r w:rsidRPr="001F19F5">
        <w:rPr>
          <w:rFonts w:hint="cs"/>
          <w:rtl/>
        </w:rPr>
        <w:t>'</w:t>
      </w:r>
      <w:r w:rsidRPr="001F19F5">
        <w:rPr>
          <w:rtl/>
        </w:rPr>
        <w:t xml:space="preserve"> גדים כנגד גדים </w:t>
      </w:r>
      <w:r w:rsidR="008C4770">
        <w:rPr>
          <w:rFonts w:hint="cs"/>
          <w:rtl/>
        </w:rPr>
        <w:t>בטל שם ירושה דאין ברירה.</w:t>
      </w:r>
    </w:p>
    <w:p w14:paraId="6E41A5D2" w14:textId="77777777" w:rsidR="00183BFF" w:rsidRDefault="00183BFF" w:rsidP="0050330E">
      <w:pPr>
        <w:rPr>
          <w:rtl/>
        </w:rPr>
      </w:pPr>
      <w:r w:rsidRPr="001F19F5">
        <w:rPr>
          <w:rStyle w:val="afffff7"/>
          <w:spacing w:val="-4"/>
          <w:rtl/>
        </w:rPr>
        <w:t>ב.</w:t>
      </w:r>
      <w:r w:rsidRPr="00D159D1">
        <w:rPr>
          <w:rStyle w:val="afffd"/>
          <w:rFonts w:ascii="Fb Fontext" w:hAnsi="Fb Fontext" w:cs="PFT_Frank" w:hint="cs"/>
          <w:spacing w:val="-4"/>
          <w:szCs w:val="14"/>
          <w:rtl/>
        </w:rPr>
        <w:t xml:space="preserve"> </w:t>
      </w:r>
      <w:r w:rsidRPr="00B41370">
        <w:rPr>
          <w:rStyle w:val="afffff3"/>
          <w:rFonts w:hint="cs"/>
          <w:rtl/>
        </w:rPr>
        <w:t>לכו</w:t>
      </w:r>
      <w:r w:rsidR="0001190A">
        <w:rPr>
          <w:rStyle w:val="afffff3"/>
          <w:rtl/>
        </w:rPr>
        <w:t>"</w:t>
      </w:r>
      <w:r w:rsidRPr="00B41370">
        <w:rPr>
          <w:rStyle w:val="afffff3"/>
          <w:rFonts w:hint="cs"/>
          <w:rtl/>
        </w:rPr>
        <w:t xml:space="preserve">ע </w:t>
      </w:r>
      <w:r w:rsidRPr="001F19F5">
        <w:rPr>
          <w:rFonts w:hint="cs"/>
          <w:rtl/>
        </w:rPr>
        <w:t xml:space="preserve">בור </w:t>
      </w:r>
      <w:r w:rsidRPr="001F19F5">
        <w:rPr>
          <w:rtl/>
        </w:rPr>
        <w:t xml:space="preserve">הפקר, </w:t>
      </w:r>
      <w:r w:rsidRPr="00B41370">
        <w:rPr>
          <w:rStyle w:val="afffff3"/>
          <w:rFonts w:hint="cs"/>
          <w:rtl/>
        </w:rPr>
        <w:t>ו</w:t>
      </w:r>
      <w:r w:rsidR="00B41370" w:rsidRPr="00B41370">
        <w:rPr>
          <w:rStyle w:val="afffff3"/>
          <w:rFonts w:hint="cs"/>
          <w:rtl/>
        </w:rPr>
        <w:t>חלקו</w:t>
      </w:r>
      <w:r w:rsidRPr="00B41370">
        <w:rPr>
          <w:rStyle w:val="afffff3"/>
          <w:rtl/>
        </w:rPr>
        <w:t xml:space="preserve"> </w:t>
      </w:r>
      <w:r w:rsidRPr="001F19F5">
        <w:rPr>
          <w:rtl/>
        </w:rPr>
        <w:t>במגביה מציאה לחבירו אי קני.</w:t>
      </w:r>
    </w:p>
    <w:p w14:paraId="1A8B4FCF" w14:textId="61014F9A" w:rsidR="00537C89" w:rsidRPr="001F19F5" w:rsidRDefault="00537C89" w:rsidP="00537C89">
      <w:pPr>
        <w:pStyle w:val="afff0"/>
        <w:rPr>
          <w:rtl/>
        </w:rPr>
      </w:pPr>
      <w:r>
        <w:rPr>
          <w:rFonts w:hint="cs"/>
          <w:rtl/>
        </w:rPr>
        <w:t>****</w:t>
      </w:r>
    </w:p>
    <w:p w14:paraId="678365F8" w14:textId="77777777" w:rsidR="00183BFF" w:rsidRPr="006F178A" w:rsidRDefault="00183BFF" w:rsidP="00183BFF">
      <w:pPr>
        <w:pStyle w:val="afff2"/>
        <w:framePr w:wrap="around"/>
        <w:rPr>
          <w:rtl/>
        </w:rPr>
      </w:pPr>
      <w:r w:rsidRPr="006F178A">
        <w:rPr>
          <w:rtl/>
        </w:rPr>
        <w:t>מ.</w:t>
      </w:r>
    </w:p>
    <w:p>
      <w:pPr>
        <w:pStyle w:val="MishnaBatzad"/>
        <w:rPr>
          <w:ins w:id="20097" w:author="קלוד" w:date="2026-10-06T10:08:13Z"/>
        </w:rPr>
      </w:pPr>
      <w:ins w:id="20096" w:author="קלוד" w:date="2026-10-06T10:08:13Z">
        <w:r>
          <w:t xml:space="preserve">משנה ו</w:t>
        </w:r>
      </w:ins>
    </w:p>
    <w:p w14:paraId="36EBBE86" w14:textId="77777777" w:rsidR="00183BFF" w:rsidRDefault="00183BFF" w:rsidP="0050330E">
      <w:pPr>
        <w:pStyle w:val="afff8"/>
        <w:spacing w:before="120"/>
        <w:jc w:val="center"/>
        <w:rPr>
          <w:rtl/>
        </w:rPr>
        <w:pPrChange w:id="90047" w:author="קלוד" w:date="2026-10-08T12:08:16Z">
          <w:pPr>
            <w:pStyle w:val="afff8"/>
            <w:jc w:val="center"/>
          </w:pPr>
        </w:pPrChange>
      </w:pPr>
      <w:r w:rsidRPr="00BE23B8">
        <w:rPr>
          <w:rtl/>
        </w:rPr>
        <w:t>מי שהיו פירותיו בעיר אחרת,</w:t>
      </w:r>
    </w:p>
    <w:p w14:paraId="0CF8F5F2" w14:textId="77777777" w:rsidR="00183BFF" w:rsidRPr="00BE23B8" w:rsidRDefault="00183BFF" w:rsidP="0050330E">
      <w:pPr>
        <w:pStyle w:val="afff8"/>
        <w:jc w:val="center"/>
        <w:rPr>
          <w:rtl/>
        </w:rPr>
      </w:pPr>
      <w:r w:rsidRPr="00BE23B8">
        <w:rPr>
          <w:rtl/>
        </w:rPr>
        <w:t>וערבו בני אותה העיר להביא אצלו מפירותיו</w:t>
      </w:r>
    </w:p>
    <w:p w14:paraId="46000188" w14:textId="77777777" w:rsidR="00183BFF" w:rsidRPr="006F178A" w:rsidRDefault="00183BFF" w:rsidP="00056743">
      <w:pPr>
        <w:pStyle w:val="afff8"/>
        <w:jc w:val="center"/>
        <w:rPr>
          <w:rtl/>
        </w:rPr>
      </w:pPr>
      <w:r w:rsidRPr="006F178A">
        <w:rPr>
          <w:rtl/>
        </w:rPr>
        <w:t>- לא יביאו לו, ואם ערב הוא - פירותיו כמוהו.</w:t>
      </w:r>
    </w:p>
    <w:p w14:paraId="0947963A" w14:textId="77777777" w:rsidR="00183BFF" w:rsidRDefault="00183BFF" w:rsidP="0050330E">
      <w:pPr>
        <w:pStyle w:val="afff8"/>
        <w:jc w:val="center"/>
        <w:rPr>
          <w:rtl/>
        </w:rPr>
      </w:pPr>
      <w:r w:rsidRPr="006F178A">
        <w:rPr>
          <w:rtl/>
        </w:rPr>
        <w:t>מי שזמן אצלו אורחים לא יוליכו בידם מנות,</w:t>
      </w:r>
    </w:p>
    <w:p w14:paraId="1A5ADE0E" w14:textId="77777777" w:rsidR="00183BFF" w:rsidRPr="006F178A" w:rsidRDefault="00183BFF" w:rsidP="00056743">
      <w:pPr>
        <w:pStyle w:val="afff8"/>
        <w:jc w:val="center"/>
        <w:rPr>
          <w:rtl/>
        </w:rPr>
      </w:pPr>
      <w:r w:rsidRPr="006F178A">
        <w:rPr>
          <w:rtl/>
        </w:rPr>
        <w:t>אלא אם זכה להם מנותיהם מעיו"ט.</w:t>
      </w:r>
    </w:p>
    <w:p w14:paraId="2B056E4B" w14:textId="77777777" w:rsidR="00183BFF" w:rsidRPr="00BE23B8" w:rsidRDefault="00183BFF" w:rsidP="00056743">
      <w:pPr>
        <w:pStyle w:val="afffff8"/>
        <w:rPr>
          <w:rtl/>
        </w:rPr>
      </w:pPr>
      <w:r w:rsidRPr="00BE23B8">
        <w:rPr>
          <w:rtl/>
        </w:rPr>
        <w:lastRenderedPageBreak/>
        <w:t>המפקיד פירות אצל חבירו.</w:t>
      </w:r>
    </w:p>
    <w:p w14:paraId="0A64F75C" w14:textId="77777777" w:rsidR="00183BFF" w:rsidRPr="006F178A" w:rsidRDefault="00183BFF" w:rsidP="00183BFF">
      <w:pPr>
        <w:rPr>
          <w:rtl/>
        </w:rPr>
      </w:pPr>
      <w:r w:rsidRPr="00E74CB3">
        <w:rPr>
          <w:rStyle w:val="afffff3"/>
          <w:rFonts w:hint="cs"/>
          <w:rtl/>
        </w:rPr>
        <w:t>ל</w:t>
      </w:r>
      <w:r w:rsidRPr="00E74CB3">
        <w:rPr>
          <w:rStyle w:val="afffff3"/>
          <w:rtl/>
        </w:rPr>
        <w:t>רב:</w:t>
      </w:r>
      <w:r w:rsidRPr="006F178A">
        <w:rPr>
          <w:rtl/>
        </w:rPr>
        <w:t xml:space="preserve"> כרגלי מי שהפקידו לו, </w:t>
      </w:r>
      <w:r w:rsidR="004D14B9">
        <w:rPr>
          <w:rtl/>
        </w:rPr>
        <w:tab/>
      </w:r>
      <w:r w:rsidR="004D14B9">
        <w:rPr>
          <w:rtl/>
        </w:rPr>
        <w:tab/>
      </w:r>
      <w:r w:rsidR="004D14B9">
        <w:rPr>
          <w:rtl/>
        </w:rPr>
        <w:tab/>
      </w:r>
      <w:r w:rsidR="004D14B9">
        <w:rPr>
          <w:rtl/>
        </w:rPr>
        <w:tab/>
      </w:r>
      <w:r w:rsidRPr="00E74CB3">
        <w:rPr>
          <w:rStyle w:val="afffff3"/>
          <w:rtl/>
        </w:rPr>
        <w:t>ו</w:t>
      </w:r>
      <w:r w:rsidRPr="00E74CB3">
        <w:rPr>
          <w:rStyle w:val="afffff3"/>
          <w:rFonts w:hint="cs"/>
          <w:rtl/>
        </w:rPr>
        <w:t>ל</w:t>
      </w:r>
      <w:r w:rsidRPr="00E74CB3">
        <w:rPr>
          <w:rStyle w:val="afffff3"/>
          <w:rtl/>
        </w:rPr>
        <w:t>שמואל</w:t>
      </w:r>
      <w:r w:rsidRPr="00E74CB3">
        <w:rPr>
          <w:rStyle w:val="afffff3"/>
          <w:rFonts w:hint="cs"/>
          <w:rtl/>
        </w:rPr>
        <w:t>:</w:t>
      </w:r>
      <w:r w:rsidRPr="006F178A">
        <w:rPr>
          <w:rtl/>
        </w:rPr>
        <w:t xml:space="preserve"> כרגלי המפקיד.</w:t>
      </w:r>
    </w:p>
    <w:p w14:paraId="5E723C2B" w14:textId="77777777" w:rsidR="00183BFF" w:rsidRPr="006F178A" w:rsidRDefault="00183BFF" w:rsidP="004D14B9">
      <w:pPr>
        <w:jc w:val="center"/>
        <w:rPr>
          <w:rtl/>
        </w:rPr>
      </w:pPr>
      <w:r w:rsidRPr="00056743">
        <w:rPr>
          <w:rStyle w:val="afffff3"/>
          <w:rtl/>
        </w:rPr>
        <w:t>ולא</w:t>
      </w:r>
      <w:r w:rsidR="004D14B9">
        <w:rPr>
          <w:rStyle w:val="afffff3"/>
          <w:rFonts w:hint="cs"/>
          <w:rtl/>
        </w:rPr>
        <w:t>ו אמרי שהולכים לטעמם</w:t>
      </w:r>
    </w:p>
    <w:p w14:paraId="5F7B1CDA" w14:textId="77777777" w:rsidR="00183BFF" w:rsidRDefault="004D14B9" w:rsidP="004D14B9">
      <w:pPr>
        <w:rPr>
          <w:rtl/>
        </w:rPr>
      </w:pPr>
      <w:r>
        <w:rPr>
          <w:rStyle w:val="afffff3"/>
          <w:rFonts w:hint="cs"/>
          <w:rtl/>
        </w:rPr>
        <w:t>שרב פסק כ</w:t>
      </w:r>
      <w:r w:rsidR="00183BFF">
        <w:rPr>
          <w:rStyle w:val="afffff3"/>
          <w:rFonts w:hint="cs"/>
          <w:rtl/>
        </w:rPr>
        <w:t>חכמים:</w:t>
      </w:r>
      <w:r w:rsidR="00183BFF" w:rsidRPr="00E74CB3">
        <w:rPr>
          <w:rStyle w:val="afffff3"/>
          <w:rFonts w:hint="cs"/>
          <w:rtl/>
        </w:rPr>
        <w:t xml:space="preserve"> </w:t>
      </w:r>
      <w:r w:rsidR="00183BFF" w:rsidRPr="006F178A">
        <w:rPr>
          <w:rtl/>
        </w:rPr>
        <w:t xml:space="preserve">אם הכניס </w:t>
      </w:r>
      <w:r w:rsidR="00056743">
        <w:rPr>
          <w:rFonts w:hint="cs"/>
          <w:rtl/>
        </w:rPr>
        <w:t>שורו ברשות והוזק,</w:t>
      </w:r>
      <w:r w:rsidR="00183BFF" w:rsidRPr="006F178A">
        <w:rPr>
          <w:rtl/>
        </w:rPr>
        <w:t xml:space="preserve"> בעל החצר חייב, </w:t>
      </w:r>
    </w:p>
    <w:p w14:paraId="110ED23B" w14:textId="77777777" w:rsidR="00183BFF" w:rsidRPr="006F178A" w:rsidRDefault="004D14B9" w:rsidP="00537C89">
      <w:pPr>
        <w:spacing w:after="60"/>
        <w:rPr>
          <w:rtl/>
        </w:rPr>
      </w:pPr>
      <w:r>
        <w:rPr>
          <w:rStyle w:val="afffff3"/>
          <w:rFonts w:hint="cs"/>
          <w:rtl/>
        </w:rPr>
        <w:t>ולשמואל הלכה כ</w:t>
      </w:r>
      <w:r w:rsidR="00183BFF" w:rsidRPr="00E74CB3">
        <w:rPr>
          <w:rStyle w:val="afffff3"/>
          <w:rtl/>
        </w:rPr>
        <w:t>רבי</w:t>
      </w:r>
      <w:r w:rsidR="00183BFF">
        <w:rPr>
          <w:rStyle w:val="afffff3"/>
          <w:rFonts w:hint="cs"/>
          <w:rtl/>
        </w:rPr>
        <w:t>:</w:t>
      </w:r>
      <w:r w:rsidR="00183BFF" w:rsidRPr="00E74CB3">
        <w:rPr>
          <w:rStyle w:val="afffff3"/>
          <w:rtl/>
        </w:rPr>
        <w:t xml:space="preserve"> </w:t>
      </w:r>
      <w:r w:rsidR="00056743">
        <w:rPr>
          <w:rFonts w:hint="cs"/>
          <w:rtl/>
        </w:rPr>
        <w:t>רק משיקבל לשמור</w:t>
      </w:r>
      <w:r w:rsidR="00183BFF" w:rsidRPr="006F178A">
        <w:rPr>
          <w:rtl/>
        </w:rPr>
        <w:t>.</w:t>
      </w:r>
    </w:p>
    <w:p w14:paraId="2E7087ED" w14:textId="77777777" w:rsidR="00537C89" w:rsidRPr="00537C89" w:rsidRDefault="00183BFF" w:rsidP="00537C89">
      <w:pPr>
        <w:pStyle w:val="36"/>
        <w:framePr w:wrap="notBeside"/>
        <w:rPr>
          <w:rtl/>
        </w:rPr>
      </w:pPr>
      <w:r w:rsidRPr="00537C89">
        <w:rPr>
          <w:rtl/>
        </w:rPr>
        <w:t>- ד</w:t>
      </w:r>
      <w:r w:rsidRPr="00537C89">
        <w:rPr>
          <w:rFonts w:hint="cs"/>
          <w:rtl/>
        </w:rPr>
        <w:t>לרב</w:t>
      </w:r>
      <w:r w:rsidR="003F1A94" w:rsidRPr="00537C89">
        <w:rPr>
          <w:rFonts w:hint="cs"/>
          <w:rtl/>
        </w:rPr>
        <w:t>:</w:t>
      </w:r>
    </w:p>
    <w:p w14:paraId="00A3DEA7" w14:textId="642190FA" w:rsidR="00183BFF" w:rsidRDefault="00183BFF" w:rsidP="00537C89">
      <w:pPr>
        <w:pStyle w:val="afffffe"/>
        <w:spacing w:before="0"/>
        <w:rPr>
          <w:rtl/>
        </w:rPr>
      </w:pPr>
      <w:r w:rsidRPr="003F1A94">
        <w:rPr>
          <w:rStyle w:val="afffff3"/>
          <w:rFonts w:hint="cs"/>
          <w:rtl/>
        </w:rPr>
        <w:t>אפי'</w:t>
      </w:r>
      <w:r>
        <w:rPr>
          <w:rFonts w:hint="cs"/>
          <w:rtl/>
        </w:rPr>
        <w:t xml:space="preserve"> </w:t>
      </w:r>
      <w:r w:rsidRPr="00E74CB3">
        <w:rPr>
          <w:rStyle w:val="afffff3"/>
          <w:rFonts w:hint="cs"/>
          <w:rtl/>
        </w:rPr>
        <w:t>כרבי</w:t>
      </w:r>
      <w:r>
        <w:rPr>
          <w:rFonts w:hint="cs"/>
          <w:rtl/>
        </w:rPr>
        <w:t xml:space="preserve"> </w:t>
      </w:r>
      <w:r w:rsidR="00537C89">
        <w:rPr>
          <w:rtl/>
        </w:rPr>
        <w:tab/>
      </w:r>
      <w:r w:rsidR="003F1A94">
        <w:rPr>
          <w:rFonts w:hint="cs"/>
          <w:rtl/>
        </w:rPr>
        <w:t xml:space="preserve">כאן </w:t>
      </w:r>
      <w:r>
        <w:rPr>
          <w:rFonts w:hint="cs"/>
          <w:rtl/>
        </w:rPr>
        <w:t xml:space="preserve">בפירות קיבל שמירה, </w:t>
      </w:r>
    </w:p>
    <w:p w14:paraId="57A6E7AA" w14:textId="77777777" w:rsidR="00537C89" w:rsidRPr="00537C89" w:rsidRDefault="00183BFF" w:rsidP="00537C89">
      <w:pPr>
        <w:pStyle w:val="36"/>
        <w:framePr w:wrap="notBeside"/>
        <w:rPr>
          <w:rtl/>
        </w:rPr>
      </w:pPr>
      <w:r w:rsidRPr="00537C89">
        <w:rPr>
          <w:rtl/>
        </w:rPr>
        <w:t>ושמואל</w:t>
      </w:r>
      <w:r w:rsidR="003F1A94" w:rsidRPr="00537C89">
        <w:rPr>
          <w:rFonts w:hint="cs"/>
          <w:rtl/>
        </w:rPr>
        <w:t>:</w:t>
      </w:r>
    </w:p>
    <w:p w14:paraId="29A16F81" w14:textId="3C152AB8" w:rsidR="003F1A94" w:rsidRDefault="00183BFF" w:rsidP="003F1A94">
      <w:pPr>
        <w:rPr>
          <w:spacing w:val="-2"/>
          <w:rtl/>
        </w:rPr>
      </w:pPr>
      <w:r w:rsidRPr="003F1A94">
        <w:rPr>
          <w:rStyle w:val="afffff3"/>
          <w:rtl/>
        </w:rPr>
        <w:t xml:space="preserve">אפי' </w:t>
      </w:r>
      <w:r w:rsidRPr="006318F2">
        <w:rPr>
          <w:rStyle w:val="afffff3"/>
          <w:rFonts w:hint="cs"/>
          <w:spacing w:val="-2"/>
          <w:rtl/>
        </w:rPr>
        <w:t>כ</w:t>
      </w:r>
      <w:r w:rsidRPr="006318F2">
        <w:rPr>
          <w:rStyle w:val="afffff3"/>
          <w:spacing w:val="-2"/>
          <w:rtl/>
        </w:rPr>
        <w:t xml:space="preserve">רבנן: </w:t>
      </w:r>
      <w:r w:rsidR="00537C89">
        <w:rPr>
          <w:spacing w:val="-2"/>
          <w:rtl/>
        </w:rPr>
        <w:tab/>
      </w:r>
      <w:r w:rsidRPr="006318F2">
        <w:rPr>
          <w:rFonts w:hint="cs"/>
          <w:spacing w:val="-2"/>
          <w:rtl/>
        </w:rPr>
        <w:t>בשור נוח לו ש</w:t>
      </w:r>
      <w:r w:rsidR="003F1A94">
        <w:rPr>
          <w:rFonts w:hint="cs"/>
          <w:spacing w:val="-2"/>
          <w:rtl/>
        </w:rPr>
        <w:t xml:space="preserve">אם יזיקו פטור. </w:t>
      </w:r>
    </w:p>
    <w:p w14:paraId="313F829B" w14:textId="77777777" w:rsidR="00183BFF" w:rsidRPr="00537C89" w:rsidRDefault="00183BFF" w:rsidP="00537C89">
      <w:pPr>
        <w:ind w:left="340" w:firstLine="170"/>
        <w:rPr>
          <w:rtl/>
        </w:rPr>
      </w:pPr>
      <w:r w:rsidRPr="00537C89">
        <w:rPr>
          <w:rFonts w:hint="cs"/>
          <w:rtl/>
        </w:rPr>
        <w:t>בפירות אין נח לו שפירותיו ברשות חבירו</w:t>
      </w:r>
      <w:r w:rsidRPr="00537C89">
        <w:rPr>
          <w:rtl/>
        </w:rPr>
        <w:t>.</w:t>
      </w:r>
    </w:p>
    <w:p w14:paraId="63E6662E" w14:textId="77777777" w:rsidR="00667EF1" w:rsidRPr="00667EF1" w:rsidRDefault="00183BFF" w:rsidP="00667EF1">
      <w:pPr>
        <w:pStyle w:val="36"/>
        <w:framePr w:wrap="notBeside"/>
        <w:rPr>
          <w:rtl/>
        </w:rPr>
      </w:pPr>
      <w:r w:rsidRPr="00667EF1">
        <w:rPr>
          <w:rFonts w:hint="cs"/>
          <w:rtl/>
        </w:rPr>
        <w:t>ו</w:t>
      </w:r>
      <w:r w:rsidRPr="00667EF1">
        <w:rPr>
          <w:rtl/>
        </w:rPr>
        <w:t>הך</w:t>
      </w:r>
    </w:p>
    <w:p w14:paraId="6C823202" w14:textId="42B06416" w:rsidR="00183BFF" w:rsidRDefault="00183BFF" w:rsidP="00183BFF">
      <w:pPr>
        <w:rPr>
          <w:rtl/>
        </w:rPr>
      </w:pPr>
      <w:r w:rsidRPr="003951D2">
        <w:rPr>
          <w:rtl/>
        </w:rPr>
        <w:t>דאם ערב הוא פירותיו כמוהו</w:t>
      </w:r>
      <w:r w:rsidRPr="00C4622C">
        <w:rPr>
          <w:rStyle w:val="affff1"/>
          <w:sz w:val="18"/>
          <w:rtl/>
        </w:rPr>
        <w:t>.</w:t>
      </w:r>
      <w:r w:rsidRPr="006F178A">
        <w:rPr>
          <w:rtl/>
        </w:rPr>
        <w:t xml:space="preserve"> </w:t>
      </w:r>
      <w:r w:rsidR="003F1A94">
        <w:rPr>
          <w:rFonts w:hint="cs"/>
          <w:rtl/>
        </w:rPr>
        <w:t xml:space="preserve">אפי' </w:t>
      </w:r>
      <w:r w:rsidR="003F1A94" w:rsidRPr="003F1A94">
        <w:rPr>
          <w:rStyle w:val="afffff3"/>
          <w:rFonts w:hint="cs"/>
          <w:rtl/>
        </w:rPr>
        <w:t>לרב</w:t>
      </w:r>
      <w:r w:rsidR="003F1A94">
        <w:rPr>
          <w:rFonts w:hint="cs"/>
          <w:rtl/>
        </w:rPr>
        <w:t xml:space="preserve"> ביחד לו קרן זוית.</w:t>
      </w:r>
    </w:p>
    <w:p w14:paraId="6D47CEE6" w14:textId="77777777" w:rsidR="00667EF1" w:rsidRPr="00667EF1" w:rsidRDefault="00183BFF" w:rsidP="00667EF1">
      <w:pPr>
        <w:pStyle w:val="36"/>
        <w:framePr w:wrap="notBeside"/>
        <w:rPr>
          <w:rtl/>
        </w:rPr>
      </w:pPr>
      <w:r w:rsidRPr="00667EF1">
        <w:rPr>
          <w:rtl/>
        </w:rPr>
        <w:t>והך</w:t>
      </w:r>
    </w:p>
    <w:p w14:paraId="59C57A0A" w14:textId="2325DEA2" w:rsidR="00183BFF" w:rsidRPr="00667EF1" w:rsidRDefault="00183BFF" w:rsidP="00667EF1">
      <w:pPr>
        <w:rPr>
          <w:rtl/>
        </w:rPr>
      </w:pPr>
      <w:r w:rsidRPr="00667EF1">
        <w:rPr>
          <w:rFonts w:hint="cs"/>
          <w:rtl/>
        </w:rPr>
        <w:t>ד</w:t>
      </w:r>
      <w:r w:rsidR="004D14B9" w:rsidRPr="00667EF1">
        <w:rPr>
          <w:rFonts w:hint="cs"/>
          <w:rtl/>
        </w:rPr>
        <w:t>זיכה</w:t>
      </w:r>
      <w:r w:rsidR="003F1A94" w:rsidRPr="00667EF1">
        <w:rPr>
          <w:rFonts w:hint="cs"/>
          <w:rtl/>
        </w:rPr>
        <w:t xml:space="preserve"> </w:t>
      </w:r>
      <w:r w:rsidRPr="00667EF1">
        <w:rPr>
          <w:rtl/>
        </w:rPr>
        <w:t>מנותיהם מעיו"ט.</w:t>
      </w:r>
      <w:r w:rsidR="003F1A94" w:rsidRPr="00667EF1">
        <w:rPr>
          <w:rFonts w:hint="cs"/>
          <w:rtl/>
        </w:rPr>
        <w:t xml:space="preserve"> </w:t>
      </w:r>
      <w:r w:rsidR="003F1A94" w:rsidRPr="00667EF1">
        <w:rPr>
          <w:rStyle w:val="afffff3"/>
          <w:rFonts w:hint="cs"/>
          <w:rtl/>
        </w:rPr>
        <w:t>א.</w:t>
      </w:r>
      <w:r w:rsidRPr="00667EF1">
        <w:rPr>
          <w:rtl/>
        </w:rPr>
        <w:t xml:space="preserve"> כמי שיחד לו קרן זוית.</w:t>
      </w:r>
      <w:r w:rsidR="004D14B9" w:rsidRPr="00667EF1">
        <w:rPr>
          <w:rFonts w:hint="cs"/>
          <w:rtl/>
        </w:rPr>
        <w:t xml:space="preserve"> </w:t>
      </w:r>
      <w:r w:rsidR="004D14B9" w:rsidRPr="00667EF1">
        <w:rPr>
          <w:rStyle w:val="afffff3"/>
          <w:rFonts w:hint="cs"/>
          <w:rtl/>
        </w:rPr>
        <w:t>ב.</w:t>
      </w:r>
      <w:r w:rsidR="004D14B9" w:rsidRPr="00667EF1">
        <w:rPr>
          <w:rFonts w:hint="cs"/>
          <w:rtl/>
        </w:rPr>
        <w:t xml:space="preserve"> שאני זכה</w:t>
      </w:r>
    </w:p>
    <w:p w14:paraId="07E7A4E2" w14:textId="07E6A90A" w:rsidR="00183BFF" w:rsidRPr="006F178A" w:rsidRDefault="00B35974" w:rsidP="00B35974">
      <w:pPr>
        <w:pStyle w:val="afffff8"/>
        <w:rPr>
          <w:rtl/>
        </w:rPr>
        <w:pPrChange w:id="90003" w:author="קלוד" w:date="2026-10-08T12:07:40Z">
          <w:pPr>
            <w:pStyle w:val="afff0"/>
          </w:pPr>
        </w:pPrChange>
      </w:pPr>
      <w:del w:id="90001" w:author="קלוד" w:date="2026-10-08T12:07:40Z">
        <w:r>
          <w:rPr>
            <w:rFonts w:ascii="BA TM • Vilna Extra-Bold" w:hAnsi="BA TM • Vilna Extra-Bold" w:hint="cs"/>
            <w:rtl/>
          </w:rPr>
          <w:delText xml:space="preserve">****</w:delText>
        </w:r>
      </w:del>
      <w:ins w:id="90002" w:author="קלוד" w:date="2026-10-08T12:07:40Z">
        <w:r>
          <w:rPr>
            <w:color w:val="7B3F00"/>
          </w:rPr>
          <w:t xml:space="preserve">בשר שתלוי בפתח הדלת - האם לקחת</w:t>
        </w:r>
      </w:ins>
    </w:p>
    <w:p w14:paraId="4234886B" w14:textId="77777777" w:rsidR="00667EF1" w:rsidRPr="00667EF1" w:rsidRDefault="00183BFF" w:rsidP="00667EF1">
      <w:pPr>
        <w:pStyle w:val="36"/>
        <w:framePr w:wrap="notBeside"/>
        <w:rPr>
          <w:rtl/>
        </w:rPr>
      </w:pPr>
      <w:r w:rsidRPr="00667EF1">
        <w:rPr>
          <w:rtl/>
        </w:rPr>
        <w:t>ר</w:t>
      </w:r>
      <w:r w:rsidRPr="00667EF1">
        <w:rPr>
          <w:rFonts w:hint="cs"/>
          <w:rtl/>
        </w:rPr>
        <w:t>חב</w:t>
      </w:r>
      <w:r w:rsidRPr="00667EF1">
        <w:rPr>
          <w:rtl/>
        </w:rPr>
        <w:t>"</w:t>
      </w:r>
      <w:r w:rsidRPr="00667EF1">
        <w:rPr>
          <w:rFonts w:hint="cs"/>
          <w:rtl/>
        </w:rPr>
        <w:t>ח:</w:t>
      </w:r>
    </w:p>
    <w:p w14:paraId="5CAD1E02" w14:textId="73CD720A" w:rsidR="004D14B9" w:rsidRDefault="00183BFF" w:rsidP="00183BFF">
      <w:pPr>
        <w:rPr>
          <w:rFonts w:ascii="Fb Fontext" w:hAnsi="Fb Fontext"/>
          <w:spacing w:val="-2"/>
          <w:rtl/>
        </w:rPr>
      </w:pPr>
      <w:r w:rsidRPr="00BA3967">
        <w:rPr>
          <w:rFonts w:ascii="Fb Fontext" w:hAnsi="Fb Fontext"/>
          <w:spacing w:val="-2"/>
          <w:rtl/>
        </w:rPr>
        <w:t>תל</w:t>
      </w:r>
      <w:r w:rsidRPr="00BA3967">
        <w:rPr>
          <w:rFonts w:ascii="Fb Fontext" w:hAnsi="Fb Fontext" w:hint="cs"/>
          <w:spacing w:val="-2"/>
          <w:rtl/>
        </w:rPr>
        <w:t xml:space="preserve">ה </w:t>
      </w:r>
      <w:r w:rsidRPr="00BA3967">
        <w:rPr>
          <w:rFonts w:ascii="Fb Fontext" w:hAnsi="Fb Fontext"/>
          <w:spacing w:val="-2"/>
          <w:rtl/>
        </w:rPr>
        <w:t>בשר ב</w:t>
      </w:r>
      <w:r w:rsidRPr="00BA3967">
        <w:rPr>
          <w:rFonts w:ascii="Fb Fontext" w:hAnsi="Fb Fontext" w:hint="cs"/>
          <w:spacing w:val="-2"/>
          <w:rtl/>
        </w:rPr>
        <w:t>פתח הדלת</w:t>
      </w:r>
      <w:r w:rsidRPr="00BA3967">
        <w:rPr>
          <w:rFonts w:ascii="Fb Fontext" w:hAnsi="Fb Fontext"/>
          <w:spacing w:val="-2"/>
          <w:rtl/>
        </w:rPr>
        <w:t xml:space="preserve">. </w:t>
      </w:r>
    </w:p>
    <w:p w14:paraId="18D41188" w14:textId="77777777" w:rsidR="00667EF1" w:rsidRPr="00667EF1" w:rsidRDefault="00183BFF" w:rsidP="00667EF1">
      <w:pPr>
        <w:pStyle w:val="36"/>
        <w:framePr w:wrap="notBeside"/>
        <w:rPr>
          <w:rtl/>
        </w:rPr>
      </w:pPr>
      <w:r w:rsidRPr="00667EF1">
        <w:rPr>
          <w:rtl/>
        </w:rPr>
        <w:t>וא"ל ר"ה</w:t>
      </w:r>
    </w:p>
    <w:p w14:paraId="78651D7F" w14:textId="02883C64" w:rsidR="003F1A94" w:rsidRDefault="00183BFF" w:rsidP="004D14B9">
      <w:pPr>
        <w:rPr>
          <w:rtl/>
        </w:rPr>
      </w:pPr>
      <w:r w:rsidRPr="00BA3967">
        <w:rPr>
          <w:rFonts w:ascii="Fb Fontext" w:hAnsi="Fb Fontext"/>
          <w:spacing w:val="-2"/>
          <w:rtl/>
        </w:rPr>
        <w:t>א</w:t>
      </w:r>
      <w:r w:rsidRPr="00BA3967">
        <w:rPr>
          <w:rFonts w:ascii="Fb Fontext" w:hAnsi="Fb Fontext" w:hint="cs"/>
          <w:spacing w:val="-2"/>
          <w:rtl/>
        </w:rPr>
        <w:t>ם</w:t>
      </w:r>
      <w:r w:rsidRPr="00BA3967">
        <w:rPr>
          <w:rFonts w:ascii="Fb Fontext" w:hAnsi="Fb Fontext"/>
          <w:spacing w:val="-2"/>
          <w:rtl/>
        </w:rPr>
        <w:t xml:space="preserve"> את</w:t>
      </w:r>
      <w:r w:rsidRPr="00BA3967">
        <w:rPr>
          <w:rFonts w:ascii="Fb Fontext" w:hAnsi="Fb Fontext" w:hint="cs"/>
          <w:spacing w:val="-2"/>
          <w:rtl/>
        </w:rPr>
        <w:t>ה</w:t>
      </w:r>
      <w:r w:rsidRPr="00BA3967">
        <w:rPr>
          <w:rFonts w:ascii="Fb Fontext" w:hAnsi="Fb Fontext"/>
          <w:spacing w:val="-2"/>
          <w:rtl/>
        </w:rPr>
        <w:t xml:space="preserve"> תלית </w:t>
      </w:r>
      <w:r w:rsidRPr="00BA3967">
        <w:rPr>
          <w:rFonts w:ascii="Fb Fontext" w:hAnsi="Fb Fontext" w:hint="cs"/>
          <w:spacing w:val="-2"/>
          <w:rtl/>
        </w:rPr>
        <w:t>קח</w:t>
      </w:r>
      <w:r w:rsidR="004D14B9">
        <w:rPr>
          <w:rFonts w:ascii="Fb Fontext" w:hAnsi="Fb Fontext" w:hint="cs"/>
          <w:spacing w:val="-2"/>
          <w:rtl/>
        </w:rPr>
        <w:t xml:space="preserve"> </w:t>
      </w:r>
      <w:r w:rsidRPr="003F1A94">
        <w:rPr>
          <w:rStyle w:val="afffffc"/>
          <w:rtl/>
        </w:rPr>
        <w:t>וא</w:t>
      </w:r>
      <w:r w:rsidRPr="003F1A94">
        <w:rPr>
          <w:rStyle w:val="afffffc"/>
          <w:rFonts w:hint="cs"/>
          <w:rtl/>
        </w:rPr>
        <w:t>ם</w:t>
      </w:r>
      <w:r w:rsidRPr="003F1A94">
        <w:rPr>
          <w:rStyle w:val="afffffc"/>
          <w:rtl/>
        </w:rPr>
        <w:t xml:space="preserve"> </w:t>
      </w:r>
      <w:r w:rsidRPr="003F1A94">
        <w:rPr>
          <w:rStyle w:val="afffffc"/>
          <w:rFonts w:hint="cs"/>
          <w:rtl/>
        </w:rPr>
        <w:t>הם תלו לך אל תיקח</w:t>
      </w:r>
      <w:r w:rsidRPr="003F1A94">
        <w:rPr>
          <w:rStyle w:val="afffffc"/>
          <w:rtl/>
        </w:rPr>
        <w:t>.</w:t>
      </w:r>
      <w:r w:rsidRPr="001F19F5">
        <w:rPr>
          <w:rFonts w:hint="cs"/>
          <w:rtl/>
        </w:rPr>
        <w:t xml:space="preserve"> </w:t>
      </w:r>
    </w:p>
    <w:p w14:paraId="6EDC5480" w14:textId="3BE66B8D" w:rsidR="00667EF1" w:rsidRPr="00667EF1" w:rsidRDefault="00183BFF" w:rsidP="00667EF1">
      <w:pPr>
        <w:pStyle w:val="36"/>
        <w:framePr w:wrap="notBeside"/>
        <w:rPr>
          <w:rtl/>
        </w:rPr>
      </w:pPr>
      <w:r w:rsidRPr="00667EF1">
        <w:rPr>
          <w:rFonts w:hint="cs"/>
          <w:rtl/>
        </w:rPr>
        <w:t>אפי' דר</w:t>
      </w:r>
      <w:r w:rsidR="0001190A" w:rsidRPr="00667EF1">
        <w:rPr>
          <w:rtl/>
        </w:rPr>
        <w:t>"</w:t>
      </w:r>
      <w:r w:rsidRPr="00667EF1">
        <w:rPr>
          <w:rFonts w:hint="cs"/>
          <w:rtl/>
        </w:rPr>
        <w:t>ה תלמיד רב</w:t>
      </w:r>
    </w:p>
    <w:p w14:paraId="0F3D7D75" w14:textId="77777777" w:rsidR="00667EF1" w:rsidRDefault="00183BFF" w:rsidP="004D14B9">
      <w:pPr>
        <w:rPr>
          <w:rtl/>
        </w:rPr>
      </w:pPr>
      <w:r w:rsidRPr="001F19F5">
        <w:rPr>
          <w:rFonts w:hint="cs"/>
          <w:rtl/>
        </w:rPr>
        <w:t xml:space="preserve">וכמי שהפקידו </w:t>
      </w:r>
      <w:r w:rsidRPr="006F178A">
        <w:rPr>
          <w:rtl/>
        </w:rPr>
        <w:t>דכמי שיחד לו קרן זוית דמי.</w:t>
      </w:r>
    </w:p>
    <w:p w14:paraId="56573741" w14:textId="77777777" w:rsidR="00667EF1" w:rsidRPr="00667EF1" w:rsidRDefault="00183BFF" w:rsidP="00667EF1">
      <w:pPr>
        <w:pStyle w:val="36"/>
        <w:framePr w:wrap="notBeside"/>
        <w:rPr>
          <w:rtl/>
        </w:rPr>
      </w:pPr>
      <w:r w:rsidRPr="00667EF1">
        <w:rPr>
          <w:rtl/>
        </w:rPr>
        <w:t>והקשה שמואל</w:t>
      </w:r>
      <w:r w:rsidRPr="00667EF1">
        <w:rPr>
          <w:rFonts w:hint="cs"/>
          <w:rtl/>
        </w:rPr>
        <w:t>:</w:t>
      </w:r>
    </w:p>
    <w:p w14:paraId="5A298B1E" w14:textId="7A1E3A12" w:rsidR="00183BFF" w:rsidRPr="006F178A" w:rsidRDefault="00183BFF" w:rsidP="004D14B9">
      <w:pPr>
        <w:rPr>
          <w:rtl/>
        </w:rPr>
      </w:pPr>
      <w:r>
        <w:rPr>
          <w:rFonts w:hint="cs"/>
          <w:rtl/>
        </w:rPr>
        <w:t>למה</w:t>
      </w:r>
      <w:r>
        <w:rPr>
          <w:rtl/>
        </w:rPr>
        <w:t xml:space="preserve"> </w:t>
      </w:r>
      <w:r>
        <w:rPr>
          <w:rFonts w:hint="cs"/>
          <w:rtl/>
        </w:rPr>
        <w:t xml:space="preserve">לא יקח, </w:t>
      </w:r>
      <w:r w:rsidRPr="006F178A">
        <w:rPr>
          <w:rtl/>
        </w:rPr>
        <w:t xml:space="preserve">מ"ש שור </w:t>
      </w:r>
      <w:r w:rsidR="004D14B9">
        <w:rPr>
          <w:rFonts w:hint="cs"/>
          <w:rtl/>
        </w:rPr>
        <w:t>של פ</w:t>
      </w:r>
      <w:r w:rsidRPr="006F178A">
        <w:rPr>
          <w:rtl/>
        </w:rPr>
        <w:t>טם</w:t>
      </w:r>
      <w:r w:rsidR="004D14B9">
        <w:rPr>
          <w:rFonts w:hint="cs"/>
          <w:rtl/>
        </w:rPr>
        <w:t xml:space="preserve"> </w:t>
      </w:r>
      <w:r w:rsidRPr="006F178A">
        <w:rPr>
          <w:rtl/>
        </w:rPr>
        <w:t>דכרגלי כל אדם.</w:t>
      </w:r>
    </w:p>
    <w:p w14:paraId="4F369956" w14:textId="77777777" w:rsidR="00667EF1" w:rsidRPr="00667EF1" w:rsidRDefault="00183BFF" w:rsidP="00667EF1">
      <w:pPr>
        <w:pStyle w:val="36"/>
        <w:framePr w:wrap="notBeside"/>
        <w:rPr>
          <w:rtl/>
        </w:rPr>
      </w:pPr>
      <w:r w:rsidRPr="00667EF1">
        <w:rPr>
          <w:rFonts w:hint="cs"/>
          <w:rtl/>
        </w:rPr>
        <w:t>וכן הקשה</w:t>
      </w:r>
      <w:r w:rsidRPr="00667EF1">
        <w:rPr>
          <w:rtl/>
        </w:rPr>
        <w:t xml:space="preserve"> </w:t>
      </w:r>
      <w:r w:rsidRPr="00667EF1">
        <w:rPr>
          <w:rFonts w:hint="cs"/>
          <w:rtl/>
        </w:rPr>
        <w:t>ר</w:t>
      </w:r>
      <w:r w:rsidRPr="00667EF1">
        <w:rPr>
          <w:rtl/>
        </w:rPr>
        <w:t>בינא</w:t>
      </w:r>
      <w:r w:rsidR="003F1A94" w:rsidRPr="00667EF1">
        <w:rPr>
          <w:rFonts w:hint="cs"/>
          <w:rtl/>
        </w:rPr>
        <w:t>:</w:t>
      </w:r>
    </w:p>
    <w:p w14:paraId="06CAF304" w14:textId="1AA18BD3" w:rsidR="00183BFF" w:rsidRPr="00457A40" w:rsidRDefault="003F1A94" w:rsidP="003F1A94">
      <w:pPr>
        <w:rPr>
          <w:rtl/>
        </w:rPr>
      </w:pPr>
      <w:r w:rsidRPr="003F1A94">
        <w:rPr>
          <w:rFonts w:hint="cs"/>
          <w:rtl/>
        </w:rPr>
        <w:t>ד</w:t>
      </w:r>
      <w:r>
        <w:rPr>
          <w:rtl/>
        </w:rPr>
        <w:t xml:space="preserve">הלכה </w:t>
      </w:r>
      <w:r>
        <w:rPr>
          <w:rStyle w:val="afffff3"/>
          <w:rtl/>
          <w:rPrChange w:id="9102" w:author="מנוע אמוראים" w:date="2026-10-05T16:41:24Z">
            <w:rPr>
              <w:rtl/>
            </w:rPr>
          </w:rPrChange>
        </w:rPr>
        <w:t xml:space="preserve">כר</w:t>
      </w:r>
      <w:r>
        <w:rPr>
          <w:rStyle w:val="afffff3"/>
          <w:rFonts w:hint="cs"/>
          <w:rtl/>
          <w:rPrChange w:id="9103" w:author="מנוע אמוראים" w:date="2026-10-05T16:41:24Z">
            <w:rPr>
              <w:rFonts w:hint="cs"/>
              <w:rtl/>
            </w:rPr>
          </w:rPrChange>
        </w:rPr>
        <w:t xml:space="preserve">"ד</w:t>
      </w:r>
      <w:r w:rsidR="00183BFF" w:rsidRPr="00457A40">
        <w:rPr>
          <w:rtl/>
        </w:rPr>
        <w:t xml:space="preserve"> דכרגלי הרועה וכ"ש </w:t>
      </w:r>
      <w:r w:rsidR="00183BFF" w:rsidRPr="00457A40">
        <w:rPr>
          <w:rFonts w:hint="cs"/>
          <w:rtl/>
        </w:rPr>
        <w:t>כאן</w:t>
      </w:r>
      <w:r w:rsidR="00183BFF" w:rsidRPr="00457A40">
        <w:rPr>
          <w:rtl/>
        </w:rPr>
        <w:t>.</w:t>
      </w:r>
    </w:p>
    <w:p w14:paraId="5162D8F0" w14:textId="77777777" w:rsidR="00667EF1" w:rsidRPr="00667EF1" w:rsidRDefault="00183BFF" w:rsidP="00667EF1">
      <w:pPr>
        <w:pStyle w:val="36"/>
        <w:framePr w:wrap="notBeside"/>
        <w:rPr>
          <w:rtl/>
        </w:rPr>
      </w:pPr>
      <w:r w:rsidRPr="00667EF1">
        <w:rPr>
          <w:rFonts w:hint="cs"/>
          <w:rtl/>
        </w:rPr>
        <w:t>וכן הקשה ר</w:t>
      </w:r>
      <w:r w:rsidR="0001190A" w:rsidRPr="00667EF1">
        <w:rPr>
          <w:rtl/>
        </w:rPr>
        <w:t>"</w:t>
      </w:r>
      <w:r w:rsidRPr="00667EF1">
        <w:rPr>
          <w:rFonts w:hint="cs"/>
          <w:rtl/>
        </w:rPr>
        <w:t>א</w:t>
      </w:r>
    </w:p>
    <w:p w14:paraId="32D99042" w14:textId="67563593" w:rsidR="00183BFF" w:rsidRPr="006F178A" w:rsidRDefault="003F1A94" w:rsidP="00183BFF">
      <w:pPr>
        <w:rPr>
          <w:rtl/>
        </w:rPr>
      </w:pPr>
      <w:r>
        <w:rPr>
          <w:rtl/>
        </w:rPr>
        <w:t>ד</w:t>
      </w:r>
      <w:r>
        <w:rPr>
          <w:rFonts w:hint="cs"/>
          <w:rtl/>
        </w:rPr>
        <w:t>ה</w:t>
      </w:r>
      <w:r w:rsidR="00183BFF" w:rsidRPr="006F178A">
        <w:rPr>
          <w:rtl/>
        </w:rPr>
        <w:t>הבהמה והכלים כרגלי הבעלים.</w:t>
      </w:r>
    </w:p>
    <w:p w14:paraId="0BF6587C" w14:textId="77777777" w:rsidR="00667EF1" w:rsidRPr="00667EF1" w:rsidRDefault="00667EF1" w:rsidP="00667EF1">
      <w:pPr>
        <w:pStyle w:val="36"/>
        <w:framePr w:wrap="notBeside"/>
        <w:rPr>
          <w:rtl/>
        </w:rPr>
      </w:pPr>
      <w:r w:rsidRPr="00667EF1">
        <w:rPr>
          <w:rFonts w:hint="cs"/>
          <w:rtl/>
        </w:rPr>
        <w:t>-</w:t>
      </w:r>
      <w:r w:rsidRPr="00667EF1">
        <w:rPr>
          <w:rtl/>
        </w:rPr>
        <w:t xml:space="preserve"> </w:t>
      </w:r>
      <w:r w:rsidR="00183BFF" w:rsidRPr="00667EF1">
        <w:rPr>
          <w:rtl/>
        </w:rPr>
        <w:t>אלא</w:t>
      </w:r>
    </w:p>
    <w:p w14:paraId="5F800978" w14:textId="2C2EEA17" w:rsidR="00183BFF" w:rsidRPr="00667EF1" w:rsidRDefault="00183BFF" w:rsidP="00667EF1">
      <w:pPr>
        <w:rPr>
          <w:rFonts w:cs="Guttman Vilna"/>
          <w:b/>
          <w:bCs/>
          <w:rtl/>
        </w:rPr>
      </w:pPr>
      <w:r w:rsidRPr="003F1A94">
        <w:rPr>
          <w:rStyle w:val="afffff3"/>
          <w:rtl/>
        </w:rPr>
        <w:t xml:space="preserve">שאני </w:t>
      </w:r>
      <w:r w:rsidRPr="003F1A94">
        <w:rPr>
          <w:rStyle w:val="afffff3"/>
          <w:rFonts w:hint="cs"/>
          <w:rtl/>
        </w:rPr>
        <w:t>רחב</w:t>
      </w:r>
      <w:r w:rsidR="0001190A" w:rsidRPr="003F1A94">
        <w:rPr>
          <w:rStyle w:val="afffff3"/>
          <w:rtl/>
        </w:rPr>
        <w:t>"</w:t>
      </w:r>
      <w:r w:rsidRPr="003F1A94">
        <w:rPr>
          <w:rStyle w:val="afffff3"/>
          <w:rFonts w:hint="cs"/>
          <w:rtl/>
        </w:rPr>
        <w:t>ח</w:t>
      </w:r>
      <w:r>
        <w:rPr>
          <w:rFonts w:hint="cs"/>
          <w:rtl/>
        </w:rPr>
        <w:t xml:space="preserve"> דאדם גדול הוא וטרוד בשמועתו</w:t>
      </w:r>
      <w:r w:rsidR="002660E0">
        <w:rPr>
          <w:rFonts w:hint="cs"/>
          <w:rtl/>
        </w:rPr>
        <w:t>,</w:t>
      </w:r>
    </w:p>
    <w:p w14:paraId="3E1E366D" w14:textId="77777777" w:rsidR="00667EF1" w:rsidRPr="00667EF1" w:rsidRDefault="00183BFF" w:rsidP="00667EF1">
      <w:pPr>
        <w:pStyle w:val="36"/>
        <w:framePr w:wrap="notBeside"/>
        <w:rPr>
          <w:rtl/>
        </w:rPr>
      </w:pPr>
      <w:r w:rsidRPr="00667EF1">
        <w:rPr>
          <w:rtl/>
        </w:rPr>
        <w:t>וה"ק:</w:t>
      </w:r>
    </w:p>
    <w:p w14:paraId="4DF82419" w14:textId="513F3D2D" w:rsidR="00183BFF" w:rsidRDefault="00183BFF" w:rsidP="00183BFF">
      <w:pPr>
        <w:rPr>
          <w:rtl/>
        </w:rPr>
      </w:pPr>
      <w:r>
        <w:rPr>
          <w:rtl/>
        </w:rPr>
        <w:t>א</w:t>
      </w:r>
      <w:r w:rsidR="002660E0">
        <w:rPr>
          <w:rFonts w:hint="cs"/>
          <w:rtl/>
        </w:rPr>
        <w:t>ם</w:t>
      </w:r>
      <w:r>
        <w:rPr>
          <w:rtl/>
        </w:rPr>
        <w:t xml:space="preserve"> את תלית</w:t>
      </w:r>
      <w:r w:rsidRPr="006F178A">
        <w:rPr>
          <w:rtl/>
        </w:rPr>
        <w:t xml:space="preserve"> יש לך סימן ולא </w:t>
      </w:r>
      <w:r>
        <w:rPr>
          <w:rFonts w:hint="cs"/>
          <w:rtl/>
        </w:rPr>
        <w:t xml:space="preserve">הסחת דעתך טול, </w:t>
      </w:r>
    </w:p>
    <w:p w14:paraId="438DB550" w14:textId="7DDC1990" w:rsidR="00183BFF" w:rsidRDefault="00183BFF" w:rsidP="003F1A94">
      <w:pPr>
        <w:pStyle w:val="affffff0"/>
        <w:rPr>
          <w:rFonts w:cs="Guttman Vilna"/>
          <w:b/>
          <w:bCs/>
          <w:rtl/>
        </w:rPr>
      </w:pPr>
      <w:r>
        <w:rPr>
          <w:rFonts w:hint="cs"/>
          <w:rtl/>
        </w:rPr>
        <w:t>ואם הם תלו לך והסחת דעתך אל תיטול</w:t>
      </w:r>
      <w:r w:rsidRPr="006F178A">
        <w:rPr>
          <w:rtl/>
        </w:rPr>
        <w:t>.</w:t>
      </w:r>
    </w:p>
    <w:p w14:paraId="2ADE6893" w14:textId="4D45A23C" w:rsidR="002660E0" w:rsidRPr="006F178A" w:rsidRDefault="002660E0" w:rsidP="002660E0">
      <w:pPr>
        <w:pStyle w:val="afff0"/>
        <w:rPr>
          <w:rtl/>
        </w:rPr>
      </w:pPr>
      <w:r>
        <w:rPr>
          <w:rFonts w:hint="cs"/>
          <w:rtl/>
        </w:rPr>
        <w:t>****</w:t>
      </w:r>
    </w:p>
    <w:p>
      <w:pPr>
        <w:pStyle w:val="MishnaBatzad"/>
        <w:rPr>
          <w:ins w:id="20099" w:author="קלוד" w:date="2026-10-06T10:08:13Z"/>
        </w:rPr>
      </w:pPr>
      <w:ins w:id="20098" w:author="קלוד" w:date="2026-10-06T10:08:13Z">
        <w:r>
          <w:t xml:space="preserve">משנה ז</w:t>
        </w:r>
      </w:ins>
    </w:p>
    <w:p w14:paraId="2E719CEC" w14:textId="77777777" w:rsidR="00183BFF" w:rsidRDefault="00183BFF" w:rsidP="00183BFF">
      <w:pPr>
        <w:pStyle w:val="afff8"/>
        <w:spacing w:before="120"/>
        <w:rPr>
          <w:rtl/>
        </w:rPr>
        <w:pPrChange w:id="90048" w:author="קלוד" w:date="2026-10-08T12:08:16Z">
          <w:pPr>
            <w:pStyle w:val="afff8"/>
          </w:pPr>
        </w:pPrChange>
      </w:pPr>
      <w:r w:rsidRPr="006F178A">
        <w:rPr>
          <w:rtl/>
        </w:rPr>
        <w:t xml:space="preserve">אין משקין ושוחטין את המדבריות, </w:t>
      </w:r>
    </w:p>
    <w:p w14:paraId="579DE1ED" w14:textId="77777777" w:rsidR="00183BFF" w:rsidRPr="006F178A" w:rsidRDefault="00183BFF" w:rsidP="00183BFF">
      <w:pPr>
        <w:pStyle w:val="afff8"/>
        <w:rPr>
          <w:rtl/>
        </w:rPr>
      </w:pPr>
      <w:r w:rsidRPr="006F178A">
        <w:rPr>
          <w:rtl/>
        </w:rPr>
        <w:t>אבל משקין ושוחטין את הבייתות.</w:t>
      </w:r>
    </w:p>
    <w:p w14:paraId="5EF112EB" w14:textId="77777777" w:rsidR="00183BFF" w:rsidRPr="006F178A" w:rsidRDefault="00183BFF" w:rsidP="00183BFF">
      <w:pPr>
        <w:pStyle w:val="afff8"/>
        <w:rPr>
          <w:rtl/>
        </w:rPr>
      </w:pPr>
      <w:r w:rsidRPr="006F178A">
        <w:rPr>
          <w:rtl/>
        </w:rPr>
        <w:t>אלו הן</w:t>
      </w:r>
      <w:r>
        <w:rPr>
          <w:rtl/>
        </w:rPr>
        <w:t xml:space="preserve"> בייתות - הלנות בעיר, מדבריות </w:t>
      </w:r>
      <w:r w:rsidRPr="006F178A">
        <w:rPr>
          <w:rtl/>
        </w:rPr>
        <w:t>הלנות באפר.</w:t>
      </w:r>
    </w:p>
    <w:p w14:paraId="616FA8B2" w14:textId="77777777" w:rsidR="00183BFF" w:rsidRPr="007C5E14" w:rsidRDefault="00183BFF" w:rsidP="003F1A94">
      <w:pPr>
        <w:rPr>
          <w:rtl/>
        </w:rPr>
      </w:pPr>
      <w:r w:rsidRPr="00C4622C">
        <w:rPr>
          <w:rStyle w:val="affff1"/>
          <w:sz w:val="18"/>
          <w:rtl/>
        </w:rPr>
        <w:t>משקין</w:t>
      </w:r>
      <w:r w:rsidRPr="007C5E14">
        <w:rPr>
          <w:rFonts w:hint="cs"/>
          <w:rtl/>
        </w:rPr>
        <w:t xml:space="preserve">, </w:t>
      </w:r>
      <w:r w:rsidRPr="007C5E14">
        <w:rPr>
          <w:rtl/>
        </w:rPr>
        <w:t>שתהא נוחה להפשיטה.</w:t>
      </w:r>
    </w:p>
    <w:p w14:paraId="13A7A103" w14:textId="6BCD28AE" w:rsidR="00183BFF" w:rsidRPr="006F178A" w:rsidRDefault="00183BFF" w:rsidP="003F1A94">
      <w:pPr>
        <w:rPr>
          <w:rtl/>
        </w:rPr>
      </w:pPr>
      <w:r w:rsidRPr="003F1A94">
        <w:rPr>
          <w:rStyle w:val="affff1"/>
          <w:b w:val="0"/>
          <w:sz w:val="18"/>
          <w:rtl/>
        </w:rPr>
        <w:t>מדבריות</w:t>
      </w:r>
      <w:r w:rsidR="00EE6043" w:rsidRPr="00EE6043">
        <w:rPr>
          <w:rFonts w:cs="PFT_Frank"/>
          <w:b/>
          <w:bCs/>
          <w:szCs w:val="14"/>
          <w:rtl/>
        </w:rPr>
        <w:t xml:space="preserve"> </w:t>
      </w:r>
      <w:r w:rsidRPr="006F178A">
        <w:rPr>
          <w:rtl/>
        </w:rPr>
        <w:t>שיוצאות בפסח,</w:t>
      </w:r>
      <w:r w:rsidR="007125D4">
        <w:rPr>
          <w:rFonts w:hint="cs"/>
          <w:rtl/>
        </w:rPr>
        <w:t xml:space="preserve"> </w:t>
      </w:r>
      <w:r w:rsidRPr="006F178A">
        <w:rPr>
          <w:rtl/>
        </w:rPr>
        <w:t>ונכנסות ברביעה ראשונה.</w:t>
      </w:r>
    </w:p>
    <w:p w14:paraId="20D8BC98" w14:textId="77777777" w:rsidR="00183BFF" w:rsidRPr="006F178A" w:rsidRDefault="00183BFF" w:rsidP="003F1A94">
      <w:pPr>
        <w:rPr>
          <w:rtl/>
        </w:rPr>
      </w:pPr>
      <w:r w:rsidRPr="003F1A94">
        <w:rPr>
          <w:rStyle w:val="affff1"/>
          <w:rFonts w:hint="cs"/>
          <w:sz w:val="18"/>
          <w:rtl/>
        </w:rPr>
        <w:t>ב</w:t>
      </w:r>
      <w:r w:rsidRPr="003F1A94">
        <w:rPr>
          <w:rStyle w:val="affff1"/>
          <w:sz w:val="18"/>
          <w:rtl/>
        </w:rPr>
        <w:t>ייתות</w:t>
      </w:r>
      <w:r w:rsidRPr="00EE6043">
        <w:rPr>
          <w:rFonts w:cs="PFT_Frank"/>
          <w:b/>
          <w:bCs/>
          <w:szCs w:val="14"/>
          <w:rtl/>
        </w:rPr>
        <w:t xml:space="preserve"> </w:t>
      </w:r>
      <w:r w:rsidRPr="006F178A">
        <w:rPr>
          <w:rtl/>
        </w:rPr>
        <w:t xml:space="preserve"> </w:t>
      </w:r>
      <w:r w:rsidRPr="007125D4">
        <w:rPr>
          <w:rtl/>
        </w:rPr>
        <w:t>שיוצאות ורועות חוץ לתחום, ולנות בתוך התחום.</w:t>
      </w:r>
    </w:p>
    <w:p w14:paraId="19DEE1FE" w14:textId="77777777" w:rsidR="007125D4" w:rsidRPr="007125D4" w:rsidRDefault="00183BFF" w:rsidP="007125D4">
      <w:pPr>
        <w:pStyle w:val="36"/>
        <w:framePr w:wrap="notBeside"/>
        <w:rPr>
          <w:rtl/>
        </w:rPr>
      </w:pPr>
      <w:r w:rsidRPr="007125D4">
        <w:rPr>
          <w:rtl/>
        </w:rPr>
        <w:lastRenderedPageBreak/>
        <w:t>רבי:</w:t>
      </w:r>
    </w:p>
    <w:p w14:paraId="35C7D827" w14:textId="32375374" w:rsidR="00183BFF" w:rsidRPr="001F19F5" w:rsidRDefault="00183BFF" w:rsidP="003F1A94">
      <w:pPr>
        <w:rPr>
          <w:spacing w:val="-2"/>
          <w:rtl/>
        </w:rPr>
      </w:pPr>
      <w:r w:rsidRPr="00D977D1">
        <w:rPr>
          <w:rFonts w:cs="PFT_Frank"/>
          <w:b/>
          <w:bCs/>
          <w:szCs w:val="14"/>
          <w:rtl/>
        </w:rPr>
        <w:t>מדבריות</w:t>
      </w:r>
      <w:r w:rsidRPr="006F178A">
        <w:rPr>
          <w:rtl/>
        </w:rPr>
        <w:t xml:space="preserve">: </w:t>
      </w:r>
      <w:r w:rsidR="003F1A94">
        <w:rPr>
          <w:rFonts w:hint="cs"/>
          <w:rtl/>
        </w:rPr>
        <w:t xml:space="preserve">שאין נכנסות כלל בימות החמה והגשמים, </w:t>
      </w:r>
    </w:p>
    <w:p w14:paraId="4EBC2E34" w14:textId="77777777" w:rsidR="00183BFF" w:rsidRPr="006F178A" w:rsidRDefault="00183BFF" w:rsidP="00183BFF">
      <w:pPr>
        <w:pStyle w:val="afff2"/>
        <w:framePr w:wrap="around"/>
        <w:rPr>
          <w:rtl/>
        </w:rPr>
      </w:pPr>
      <w:r w:rsidRPr="006F178A">
        <w:rPr>
          <w:rtl/>
        </w:rPr>
        <w:t>מ:</w:t>
      </w:r>
    </w:p>
    <w:p w14:paraId="6AAE29FA" w14:textId="2A055FC7" w:rsidR="007125D4" w:rsidRPr="007125D4" w:rsidRDefault="00183BFF" w:rsidP="007125D4">
      <w:pPr>
        <w:pStyle w:val="36"/>
        <w:framePr w:wrap="notBeside"/>
        <w:rPr>
          <w:rtl/>
        </w:rPr>
      </w:pPr>
      <w:r w:rsidRPr="007125D4">
        <w:rPr>
          <w:rtl/>
        </w:rPr>
        <w:t>והך</w:t>
      </w:r>
      <w:r w:rsidR="007125D4">
        <w:rPr>
          <w:rFonts w:hint="cs"/>
          <w:rtl/>
        </w:rPr>
        <w:t xml:space="preserve"> דרבי</w:t>
      </w:r>
    </w:p>
    <w:p w14:paraId="24455928" w14:textId="6831364F" w:rsidR="00183BFF" w:rsidRPr="007125D4" w:rsidRDefault="00183BFF" w:rsidP="003F1A94">
      <w:pPr>
        <w:rPr>
          <w:rtl/>
        </w:rPr>
      </w:pPr>
      <w:r w:rsidRPr="007125D4">
        <w:rPr>
          <w:rFonts w:hint="cs"/>
          <w:rtl/>
        </w:rPr>
        <w:t>אין</w:t>
      </w:r>
      <w:r w:rsidRPr="007125D4">
        <w:rPr>
          <w:rtl/>
        </w:rPr>
        <w:t xml:space="preserve"> מוקצה </w:t>
      </w:r>
      <w:r w:rsidRPr="007125D4">
        <w:rPr>
          <w:rStyle w:val="afffff3"/>
          <w:rtl/>
        </w:rPr>
        <w:t>לר"ש</w:t>
      </w:r>
      <w:r w:rsidRPr="007125D4">
        <w:rPr>
          <w:rtl/>
        </w:rPr>
        <w:t xml:space="preserve"> אלא גרוגרות וצמוקין בלבד דדחאם בידיים</w:t>
      </w:r>
    </w:p>
    <w:p w14:paraId="3D129708" w14:textId="77777777" w:rsidR="007125D4" w:rsidRPr="007125D4" w:rsidRDefault="00183BFF" w:rsidP="007125D4">
      <w:pPr>
        <w:pStyle w:val="36"/>
        <w:framePr w:wrap="notBeside"/>
        <w:rPr>
          <w:rtl/>
        </w:rPr>
      </w:pPr>
      <w:r w:rsidRPr="007125D4">
        <w:rPr>
          <w:rFonts w:hint="cs"/>
          <w:rtl/>
        </w:rPr>
        <w:t>א.</w:t>
      </w:r>
    </w:p>
    <w:p w14:paraId="137A2C53" w14:textId="482BF859" w:rsidR="00183BFF" w:rsidRPr="006F178A" w:rsidRDefault="003F1A94" w:rsidP="003F1A94">
      <w:pPr>
        <w:rPr>
          <w:rtl/>
        </w:rPr>
      </w:pPr>
      <w:r>
        <w:rPr>
          <w:rFonts w:hint="cs"/>
          <w:rtl/>
        </w:rPr>
        <w:t>כאן</w:t>
      </w:r>
      <w:r w:rsidR="00183BFF" w:rsidRPr="006F178A">
        <w:rPr>
          <w:rtl/>
        </w:rPr>
        <w:t xml:space="preserve"> כגרוגרות וצמוקין דמי.</w:t>
      </w:r>
    </w:p>
    <w:p w14:paraId="1192CA58" w14:textId="77777777" w:rsidR="007125D4" w:rsidRPr="007125D4" w:rsidRDefault="00183BFF" w:rsidP="007125D4">
      <w:pPr>
        <w:pStyle w:val="36"/>
        <w:framePr w:wrap="notBeside"/>
        <w:rPr>
          <w:rtl/>
        </w:rPr>
      </w:pPr>
      <w:r w:rsidRPr="007125D4">
        <w:rPr>
          <w:rFonts w:hint="cs"/>
          <w:rtl/>
        </w:rPr>
        <w:t>ב.</w:t>
      </w:r>
    </w:p>
    <w:p w14:paraId="510328FE" w14:textId="1708787D" w:rsidR="00183BFF" w:rsidRPr="006F178A" w:rsidRDefault="003F1A94" w:rsidP="0050330E">
      <w:pPr>
        <w:rPr>
          <w:rtl/>
        </w:rPr>
      </w:pPr>
      <w:r w:rsidRPr="003F1A94">
        <w:rPr>
          <w:rFonts w:hint="cs"/>
          <w:rtl/>
        </w:rPr>
        <w:t xml:space="preserve">שם </w:t>
      </w:r>
      <w:r w:rsidR="0050330E" w:rsidRPr="0050330E">
        <w:rPr>
          <w:rStyle w:val="afffff3"/>
          <w:rtl/>
        </w:rPr>
        <w:t>לדברי</w:t>
      </w:r>
      <w:r w:rsidR="0050330E">
        <w:rPr>
          <w:rStyle w:val="afffff3"/>
          <w:rtl/>
        </w:rPr>
        <w:t xml:space="preserve"> ר"ש </w:t>
      </w:r>
      <w:r w:rsidR="00183BFF" w:rsidRPr="0050330E">
        <w:rPr>
          <w:rStyle w:val="afffff3"/>
          <w:rtl/>
        </w:rPr>
        <w:t>אמר</w:t>
      </w:r>
      <w:r w:rsidR="00183BFF" w:rsidRPr="006F178A">
        <w:rPr>
          <w:rtl/>
        </w:rPr>
        <w:t xml:space="preserve"> </w:t>
      </w:r>
      <w:r w:rsidR="0050330E">
        <w:rPr>
          <w:rFonts w:hint="cs"/>
          <w:rtl/>
        </w:rPr>
        <w:t>ול</w:t>
      </w:r>
      <w:r w:rsidR="00183BFF" w:rsidRPr="006F178A">
        <w:rPr>
          <w:rtl/>
        </w:rPr>
        <w:t>א ס"ל.</w:t>
      </w:r>
    </w:p>
    <w:p w14:paraId="659824B0" w14:textId="77777777" w:rsidR="007125D4" w:rsidRPr="007125D4" w:rsidRDefault="00183BFF" w:rsidP="007125D4">
      <w:pPr>
        <w:pStyle w:val="36"/>
        <w:framePr w:wrap="notBeside"/>
        <w:rPr>
          <w:rtl/>
        </w:rPr>
      </w:pPr>
      <w:r w:rsidRPr="007125D4">
        <w:rPr>
          <w:rFonts w:hint="cs"/>
          <w:rtl/>
        </w:rPr>
        <w:t>ג.</w:t>
      </w:r>
    </w:p>
    <w:p w14:paraId="01488500" w14:textId="6B6F3F06" w:rsidR="00183BFF" w:rsidRPr="003F1A94" w:rsidRDefault="003F1A94" w:rsidP="003F1A94">
      <w:pPr>
        <w:rPr>
          <w:rFonts w:cs="Guttman Vilna"/>
          <w:b/>
          <w:bCs/>
          <w:spacing w:val="-4"/>
          <w:rtl/>
        </w:rPr>
      </w:pPr>
      <w:r w:rsidRPr="003F1A94">
        <w:rPr>
          <w:rFonts w:hint="cs"/>
          <w:spacing w:val="-4"/>
          <w:rtl/>
        </w:rPr>
        <w:t>כאן</w:t>
      </w:r>
      <w:r w:rsidRPr="003F1A94">
        <w:rPr>
          <w:rStyle w:val="afffff3"/>
          <w:rFonts w:hint="cs"/>
          <w:spacing w:val="-4"/>
          <w:rtl/>
        </w:rPr>
        <w:t xml:space="preserve"> </w:t>
      </w:r>
      <w:r w:rsidR="00183BFF" w:rsidRPr="007125D4">
        <w:rPr>
          <w:rStyle w:val="afffff3"/>
          <w:rtl/>
        </w:rPr>
        <w:t xml:space="preserve">לדברי רבנן </w:t>
      </w:r>
      <w:r w:rsidR="00183BFF" w:rsidRPr="007125D4">
        <w:rPr>
          <w:rStyle w:val="afffff3"/>
          <w:rFonts w:hint="cs"/>
          <w:rtl/>
        </w:rPr>
        <w:t>אמר</w:t>
      </w:r>
      <w:r w:rsidR="00183BFF" w:rsidRPr="003F1A94">
        <w:rPr>
          <w:rFonts w:hint="cs"/>
          <w:spacing w:val="-4"/>
          <w:rtl/>
        </w:rPr>
        <w:t xml:space="preserve"> </w:t>
      </w:r>
      <w:r w:rsidR="00183BFF" w:rsidRPr="007125D4">
        <w:rPr>
          <w:rFonts w:hint="cs"/>
          <w:rtl/>
        </w:rPr>
        <w:t xml:space="preserve">תודו לי </w:t>
      </w:r>
      <w:r w:rsidRPr="007125D4">
        <w:rPr>
          <w:rFonts w:hint="cs"/>
          <w:rtl/>
        </w:rPr>
        <w:t xml:space="preserve">שנכנסות </w:t>
      </w:r>
      <w:r w:rsidR="00183BFF" w:rsidRPr="007125D4">
        <w:rPr>
          <w:rtl/>
        </w:rPr>
        <w:t>ברביעה</w:t>
      </w:r>
      <w:r w:rsidR="00183BFF" w:rsidRPr="003F1A94">
        <w:rPr>
          <w:spacing w:val="-4"/>
          <w:rtl/>
        </w:rPr>
        <w:t xml:space="preserve"> ראשונה דבייתות הן.</w:t>
      </w:r>
    </w:p>
    <w:p w14:paraId="5622F39E" w14:textId="77777777" w:rsidR="003C7D40" w:rsidRDefault="003C7D40" w:rsidP="00183BFF">
      <w:pPr>
        <w:pStyle w:val="Hadran"/>
        <w:rPr>
          <w:rStyle w:val="afffd"/>
          <w:sz w:val="20"/>
          <w:rtl/>
        </w:rPr>
        <w:pPrChange w:id="91120" w:author="Claude" w:date="2026-10-08T08:35:01Z">
          <w:pPr>
            <w:pStyle w:val="afffe"/>
            <w:rPr>
              <w:rStyle w:val="afffd"/>
              <w:sz w:val="20"/>
              <w:rtl/>
            </w:rPr>
          </w:pPr>
        </w:pPrChange>
      </w:pPr>
      <w:r w:rsidRPr="006F178A">
        <w:rPr>
          <w:rStyle w:val="afffd"/>
          <w:sz w:val="20"/>
          <w:rtl/>
        </w:rPr>
        <w:t>הדרן ע</w:t>
      </w:r>
      <w:r>
        <w:rPr>
          <w:rStyle w:val="afffd"/>
          <w:sz w:val="20"/>
          <w:rtl/>
        </w:rPr>
        <w:t>לך משילין פירות וסליקא מסכת ביצ</w:t>
      </w:r>
      <w:r>
        <w:rPr>
          <w:rStyle w:val="afffd"/>
          <w:rFonts w:hint="cs"/>
          <w:sz w:val="20"/>
          <w:rtl/>
        </w:rPr>
        <w:t>ה</w:t>
      </w:r>
    </w:p>
    <w:p w14:paraId="15E8CB18" w14:textId="77777777" w:rsidR="003C7D40" w:rsidRDefault="003C7D40" w:rsidP="00183BFF">
      <w:pPr>
        <w:pStyle w:val="afffe"/>
        <w:rPr>
          <w:rStyle w:val="afffd"/>
          <w:sz w:val="20"/>
          <w:rtl/>
        </w:rPr>
      </w:pPr>
    </w:p>
    <w:sectPr w:rsidR="003C7D40" w:rsidSect="00D71CE8">
      <w:pgSz w:w="5103" w:h="7371" w:code="8"/>
      <w:pgMar w:top="567" w:right="1134" w:bottom="567" w:left="567" w:header="170" w:footer="284" w:gutter="0"/>
      <w:cols w:space="284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C60B1D" w14:textId="77777777" w:rsidR="003B2C13" w:rsidRDefault="003B2C13" w:rsidP="00183BFF">
      <w:pPr>
        <w:spacing w:line="240" w:lineRule="auto"/>
      </w:pPr>
      <w:r>
        <w:separator/>
      </w:r>
    </w:p>
  </w:endnote>
  <w:endnote w:type="continuationSeparator" w:id="0">
    <w:p w14:paraId="663AE9F5" w14:textId="77777777" w:rsidR="003B2C13" w:rsidRDefault="003B2C13" w:rsidP="00183B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A TM • Vilna Extra-Bold">
    <w:panose1 w:val="02000500000000000000"/>
    <w:charset w:val="00"/>
    <w:family w:val="modern"/>
    <w:notTrueType/>
    <w:pitch w:val="variable"/>
    <w:sig w:usb0="80000803" w:usb1="5000E00A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Fb Fontext">
    <w:altName w:val="Times New Roman"/>
    <w:charset w:val="00"/>
    <w:family w:val="roman"/>
    <w:pitch w:val="variable"/>
    <w:sig w:usb0="80000827" w:usb1="5000004A" w:usb2="00000000" w:usb3="00000000" w:csb0="00000021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 Fontov Regular">
    <w:altName w:val="BA Fontov"/>
    <w:charset w:val="00"/>
    <w:family w:val="roman"/>
    <w:pitch w:val="variable"/>
    <w:sig w:usb0="00000803" w:usb1="5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uttman Vilna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 TM • Tzlotana">
    <w:panose1 w:val="02000500000000000000"/>
    <w:charset w:val="00"/>
    <w:family w:val="modern"/>
    <w:notTrueType/>
    <w:pitch w:val="variable"/>
    <w:sig w:usb0="80000803" w:usb1="5000E00A" w:usb2="00000000" w:usb3="00000000" w:csb0="00000021" w:csb1="00000000"/>
  </w:font>
  <w:font w:name="BA Franknatan Light">
    <w:panose1 w:val="02020803050405020304"/>
    <w:charset w:val="00"/>
    <w:family w:val="roman"/>
    <w:pitch w:val="variable"/>
    <w:sig w:usb0="00000803" w:usb1="50000000" w:usb2="00000000" w:usb3="00000000" w:csb0="00000021" w:csb1="00000000"/>
  </w:font>
  <w:font w:name="BA Vilna Bold">
    <w:panose1 w:val="02020803050405020304"/>
    <w:charset w:val="00"/>
    <w:family w:val="roman"/>
    <w:pitch w:val="variable"/>
    <w:sig w:usb0="00000803" w:usb1="50000000" w:usb2="00000000" w:usb3="00000000" w:csb0="00000021" w:csb1="00000000"/>
  </w:font>
  <w:font w:name="BA Vilna Regular">
    <w:panose1 w:val="02020803050405020304"/>
    <w:charset w:val="00"/>
    <w:family w:val="roman"/>
    <w:pitch w:val="variable"/>
    <w:sig w:usb0="00000803" w:usb1="50000000" w:usb2="00000000" w:usb3="00000000" w:csb0="00000021" w:csb1="00000000"/>
  </w:font>
  <w:font w:name="BA Esthetic Bold">
    <w:panose1 w:val="02020803050405020304"/>
    <w:charset w:val="00"/>
    <w:family w:val="roman"/>
    <w:pitch w:val="variable"/>
    <w:sig w:usb0="80000823" w:usb1="50002002" w:usb2="00000020" w:usb3="00000000" w:csb0="00000021" w:csb1="00000000"/>
  </w:font>
  <w:font w:name="BA Esthetic Regular">
    <w:panose1 w:val="02020803050405020304"/>
    <w:charset w:val="00"/>
    <w:family w:val="roman"/>
    <w:pitch w:val="variable"/>
    <w:sig w:usb0="00000803" w:usb1="50000000" w:usb2="00000000" w:usb3="00000000" w:csb0="00000021" w:csb1="00000000"/>
  </w:font>
  <w:font w:name="PFT_Frank">
    <w:panose1 w:val="01000503000000020003"/>
    <w:charset w:val="B1"/>
    <w:family w:val="auto"/>
    <w:pitch w:val="variable"/>
    <w:sig w:usb0="80000827" w:usb1="5000004A" w:usb2="00000000" w:usb3="00000000" w:csb0="00000020" w:csb1="00000000"/>
  </w:font>
  <w:font w:name="BA חניכי הישיבות">
    <w:panose1 w:val="02020803050405020304"/>
    <w:charset w:val="00"/>
    <w:family w:val="roman"/>
    <w:pitch w:val="variable"/>
    <w:sig w:usb0="80000823" w:usb1="50002042" w:usb2="00000000" w:usb3="00000000" w:csb0="0000002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 Esthetic Light">
    <w:panose1 w:val="02020803050405020304"/>
    <w:charset w:val="00"/>
    <w:family w:val="roman"/>
    <w:pitch w:val="variable"/>
    <w:sig w:usb0="00000803" w:usb1="50000000" w:usb2="00000000" w:usb3="00000000" w:csb0="00000021" w:csb1="00000000"/>
  </w:font>
  <w:font w:name="BA  Leukmey Girsa Regular">
    <w:panose1 w:val="02020803050405020304"/>
    <w:charset w:val="00"/>
    <w:family w:val="roman"/>
    <w:pitch w:val="variable"/>
    <w:sig w:usb0="00000803" w:usb1="50000000" w:usb2="00000000" w:usb3="00000000" w:csb0="00000021" w:csb1="00000000"/>
  </w:font>
  <w:font w:name="BA Tefilot Regular">
    <w:panose1 w:val="02020803050405020304"/>
    <w:charset w:val="00"/>
    <w:family w:val="roman"/>
    <w:pitch w:val="variable"/>
    <w:sig w:usb0="00000803" w:usb1="5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779989224"/>
      <w:docPartObj>
        <w:docPartGallery w:val="Page Numbers (Bottom of Page)"/>
        <w:docPartUnique/>
      </w:docPartObj>
    </w:sdtPr>
    <w:sdtEndPr/>
    <w:sdtContent>
      <w:p w14:paraId="6D9D3A4F" w14:textId="77777777" w:rsidR="00FF36C3" w:rsidRDefault="00FF36C3">
        <w:pPr>
          <w:pStyle w:val="a5"/>
          <w:jc w:val="center"/>
          <w:rPr>
            <w:rtl/>
            <w:cs/>
          </w:rPr>
        </w:pPr>
        <w:r>
          <w:fldChar w:fldCharType="begin"/>
        </w:r>
        <w:r>
          <w:rPr>
            <w:rtl/>
            <w:cs/>
          </w:rPr>
          <w:instrText>PAGE   \* MERGEFORMAT</w:instrText>
        </w:r>
        <w:r>
          <w:fldChar w:fldCharType="separate"/>
        </w:r>
        <w:r w:rsidR="00E5735E" w:rsidRPr="00E5735E">
          <w:rPr>
            <w:noProof/>
            <w:rtl/>
            <w:lang w:val="he-IL"/>
          </w:rPr>
          <w:t>70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-1342856827"/>
      <w:docPartObj>
        <w:docPartGallery w:val="Page Numbers (Bottom of Page)"/>
        <w:docPartUnique/>
      </w:docPartObj>
    </w:sdtPr>
    <w:sdtEndPr>
      <w:rPr>
        <w:cs/>
      </w:rPr>
    </w:sdtEndPr>
    <w:sdtContent>
      <w:p w14:paraId="0C212466" w14:textId="77777777" w:rsidR="00FF36C3" w:rsidRDefault="00FF36C3" w:rsidP="00D44EE7">
        <w:pPr>
          <w:pStyle w:val="a5"/>
          <w:jc w:val="center"/>
          <w:rPr>
            <w:rtl/>
            <w:cs/>
          </w:rPr>
        </w:pPr>
        <w:r>
          <w:fldChar w:fldCharType="begin"/>
        </w:r>
        <w:r>
          <w:rPr>
            <w:rtl/>
            <w:cs/>
          </w:rPr>
          <w:instrText>PAGE   \* MERGEFORMAT</w:instrText>
        </w:r>
        <w:r>
          <w:fldChar w:fldCharType="separate"/>
        </w:r>
        <w:r w:rsidR="00622250" w:rsidRPr="00622250">
          <w:rPr>
            <w:noProof/>
            <w:rtl/>
            <w:lang w:val="he-IL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D897FA" w14:textId="77777777" w:rsidR="003B2C13" w:rsidRDefault="003B2C13" w:rsidP="00183BFF">
      <w:pPr>
        <w:spacing w:line="240" w:lineRule="auto"/>
      </w:pPr>
      <w:r>
        <w:separator/>
      </w:r>
    </w:p>
  </w:footnote>
  <w:footnote w:type="continuationSeparator" w:id="0">
    <w:p w14:paraId="4A98B77B" w14:textId="77777777" w:rsidR="003B2C13" w:rsidRDefault="003B2C13" w:rsidP="00183B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8454B0" w14:textId="04276813" w:rsidR="00FF36C3" w:rsidRPr="003D4FED" w:rsidRDefault="00FF36C3" w:rsidP="003D4FED">
    <w:pPr>
      <w:pStyle w:val="a3"/>
      <w:pBdr>
        <w:bottom w:val="double" w:sz="4" w:space="1" w:color="A6A6A6" w:themeColor="background1" w:themeShade="A6"/>
      </w:pBdr>
      <w:tabs>
        <w:tab w:val="clear" w:pos="4153"/>
        <w:tab w:val="clear" w:pos="8306"/>
        <w:tab w:val="center" w:pos="2976"/>
        <w:tab w:val="right" w:pos="15564"/>
      </w:tabs>
      <w:spacing w:line="240" w:lineRule="exact"/>
      <w:jc w:val="left"/>
      <w:rPr>
        <w:rFonts w:ascii="BA Vilna Bold" w:hAnsi="BA Vilna Bold" w:cs="BA Vilna Bold"/>
        <w:b/>
        <w:bCs/>
        <w:spacing w:val="14"/>
        <w:sz w:val="10"/>
        <w:szCs w:val="12"/>
        <w:rtl/>
      </w:rPr>
    </w:pPr>
    <w:r w:rsidRPr="00EE16B1">
      <w:rPr>
        <w:rFonts w:ascii="BA Vilna Bold" w:hAnsi="BA Vilna Bold" w:cs="BA Vilna Bold"/>
        <w:b/>
        <w:bCs/>
        <w:spacing w:val="14"/>
        <w:rtl/>
      </w:rPr>
      <w:fldChar w:fldCharType="begin"/>
    </w:r>
    <w:r w:rsidRPr="00EE16B1">
      <w:rPr>
        <w:rFonts w:ascii="BA Vilna Bold" w:hAnsi="BA Vilna Bold" w:cs="BA Vilna Bold"/>
        <w:b/>
        <w:bCs/>
        <w:spacing w:val="14"/>
        <w:rtl/>
      </w:rPr>
      <w:instrText xml:space="preserve"> </w:instrText>
    </w:r>
    <w:r w:rsidRPr="00EE16B1">
      <w:rPr>
        <w:rFonts w:ascii="BA Vilna Bold" w:hAnsi="BA Vilna Bold" w:cs="BA Vilna Bold" w:hint="cs"/>
        <w:b/>
        <w:bCs/>
        <w:spacing w:val="14"/>
      </w:rPr>
      <w:instrText>STYLEREF</w:instrText>
    </w:r>
    <w:r w:rsidRPr="00EE16B1">
      <w:rPr>
        <w:rFonts w:ascii="BA Vilna Bold" w:hAnsi="BA Vilna Bold" w:cs="BA Vilna Bold" w:hint="cs"/>
        <w:b/>
        <w:bCs/>
        <w:spacing w:val="14"/>
        <w:rtl/>
      </w:rPr>
      <w:instrText xml:space="preserve">  "דף בצד"  \* </w:instrText>
    </w:r>
    <w:r w:rsidRPr="00EE16B1">
      <w:rPr>
        <w:rFonts w:ascii="BA Vilna Bold" w:hAnsi="BA Vilna Bold" w:cs="BA Vilna Bold" w:hint="cs"/>
        <w:b/>
        <w:bCs/>
        <w:spacing w:val="14"/>
      </w:rPr>
      <w:instrText>MERGEFORMAT</w:instrText>
    </w:r>
    <w:r w:rsidRPr="00EE16B1">
      <w:rPr>
        <w:rFonts w:ascii="BA Vilna Bold" w:hAnsi="BA Vilna Bold" w:cs="BA Vilna Bold"/>
        <w:b/>
        <w:bCs/>
        <w:spacing w:val="14"/>
        <w:rtl/>
      </w:rPr>
      <w:instrText xml:space="preserve"> </w:instrText>
    </w:r>
    <w:r w:rsidRPr="00EE16B1">
      <w:rPr>
        <w:rFonts w:ascii="BA Vilna Bold" w:hAnsi="BA Vilna Bold" w:cs="BA Vilna Bold"/>
        <w:b/>
        <w:bCs/>
        <w:spacing w:val="14"/>
        <w:rtl/>
      </w:rPr>
      <w:fldChar w:fldCharType="separate"/>
    </w:r>
    <w:r w:rsidR="005623CC">
      <w:rPr>
        <w:rFonts w:ascii="BA Vilna Bold" w:hAnsi="BA Vilna Bold" w:cs="BA Vilna Bold"/>
        <w:b/>
        <w:bCs/>
        <w:noProof/>
        <w:spacing w:val="14"/>
        <w:rtl/>
      </w:rPr>
      <w:t>מ:</w:t>
    </w:r>
    <w:r w:rsidRPr="00EE16B1">
      <w:rPr>
        <w:rFonts w:ascii="BA Vilna Bold" w:hAnsi="BA Vilna Bold" w:cs="BA Vilna Bold"/>
        <w:b/>
        <w:bCs/>
        <w:spacing w:val="14"/>
        <w:rtl/>
      </w:rPr>
      <w:fldChar w:fldCharType="end"/>
    </w:r>
    <w:r w:rsidRPr="00EE16B1">
      <w:rPr>
        <w:rFonts w:ascii="BA Vilna Bold" w:hAnsi="BA Vilna Bold" w:cs="BA Vilna Bold" w:hint="cs"/>
        <w:b/>
        <w:bCs/>
        <w:spacing w:val="14"/>
        <w:rtl/>
      </w:rPr>
      <w:t xml:space="preserve"> </w:t>
    </w:r>
    <w:r w:rsidRPr="00EE16B1">
      <w:rPr>
        <w:rFonts w:ascii="BA Vilna Bold" w:hAnsi="BA Vilna Bold" w:cs="BA Vilna Bold"/>
        <w:bCs/>
        <w:spacing w:val="14"/>
        <w:rtl/>
      </w:rPr>
      <w:fldChar w:fldCharType="begin"/>
    </w:r>
    <w:r w:rsidRPr="00EE16B1">
      <w:rPr>
        <w:rFonts w:ascii="BA Vilna Bold" w:hAnsi="BA Vilna Bold" w:cs="BA Vilna Bold"/>
        <w:bCs/>
        <w:spacing w:val="14"/>
        <w:rtl/>
      </w:rPr>
      <w:instrText xml:space="preserve"> </w:instrText>
    </w:r>
    <w:r w:rsidRPr="00EE16B1">
      <w:rPr>
        <w:rFonts w:ascii="BA Vilna Bold" w:hAnsi="BA Vilna Bold" w:cs="BA Vilna Bold"/>
        <w:bCs/>
        <w:spacing w:val="14"/>
      </w:rPr>
      <w:instrText>STYLEREF</w:instrText>
    </w:r>
    <w:r w:rsidRPr="00EE16B1">
      <w:rPr>
        <w:rFonts w:ascii="BA Vilna Bold" w:hAnsi="BA Vilna Bold" w:cs="BA Vilna Bold"/>
        <w:bCs/>
        <w:spacing w:val="14"/>
        <w:rtl/>
      </w:rPr>
      <w:instrText xml:space="preserve">  "פרק שם"  \* </w:instrText>
    </w:r>
    <w:r w:rsidRPr="00EE16B1">
      <w:rPr>
        <w:rFonts w:ascii="BA Vilna Bold" w:hAnsi="BA Vilna Bold" w:cs="BA Vilna Bold"/>
        <w:bCs/>
        <w:spacing w:val="14"/>
      </w:rPr>
      <w:instrText>MERGEFORMAT</w:instrText>
    </w:r>
    <w:r w:rsidRPr="00EE16B1">
      <w:rPr>
        <w:rFonts w:ascii="BA Vilna Bold" w:hAnsi="BA Vilna Bold" w:cs="BA Vilna Bold"/>
        <w:bCs/>
        <w:spacing w:val="14"/>
        <w:rtl/>
      </w:rPr>
      <w:instrText xml:space="preserve"> </w:instrText>
    </w:r>
    <w:r w:rsidRPr="00EE16B1">
      <w:rPr>
        <w:rFonts w:ascii="BA Vilna Bold" w:hAnsi="BA Vilna Bold" w:cs="BA Vilna Bold"/>
        <w:bCs/>
        <w:spacing w:val="14"/>
        <w:rtl/>
      </w:rPr>
      <w:fldChar w:fldCharType="separate"/>
    </w:r>
    <w:r w:rsidR="005623CC">
      <w:rPr>
        <w:rFonts w:ascii="BA Vilna Bold" w:hAnsi="BA Vilna Bold" w:cs="BA Vilna Bold"/>
        <w:bCs/>
        <w:noProof/>
        <w:spacing w:val="14"/>
        <w:rtl/>
      </w:rPr>
      <w:t>משילין</w:t>
    </w:r>
    <w:r w:rsidRPr="00EE16B1">
      <w:rPr>
        <w:rFonts w:ascii="BA Vilna Bold" w:hAnsi="BA Vilna Bold" w:cs="BA Vilna Bold"/>
        <w:bCs/>
        <w:spacing w:val="14"/>
        <w:rtl/>
      </w:rPr>
      <w:fldChar w:fldCharType="end"/>
    </w:r>
    <w:r w:rsidRPr="00935660">
      <w:rPr>
        <w:rFonts w:ascii="BA  Leukmey Girsa Regular" w:hAnsi="BA  Leukmey Girsa Regular" w:cs="BA  Leukmey Girsa Regular"/>
        <w:color w:val="808080" w:themeColor="background1" w:themeShade="80"/>
        <w:sz w:val="22"/>
        <w:szCs w:val="22"/>
        <w:rtl/>
      </w:rPr>
      <w:t>׹</w:t>
    </w:r>
    <w:r w:rsidRPr="00935660">
      <w:rPr>
        <w:rFonts w:ascii="BA Tefilot Regular" w:hAnsi="BA Tefilot Regular" w:cs="BA Tefilot Regular" w:hint="cs"/>
        <w:b/>
        <w:bCs/>
        <w:color w:val="808080" w:themeColor="background1" w:themeShade="80"/>
        <w:spacing w:val="10"/>
        <w:sz w:val="24"/>
        <w:szCs w:val="24"/>
        <w:rtl/>
      </w:rPr>
      <w:t xml:space="preserve"> </w:t>
    </w:r>
    <w:r w:rsidRPr="00F16DD1">
      <w:rPr>
        <w:rFonts w:ascii="BA Tefilot Regular" w:hAnsi="BA Tefilot Regular" w:cs="BA Tefilot Regular" w:hint="cs"/>
        <w:b/>
        <w:bCs/>
        <w:color w:val="808080" w:themeColor="background1" w:themeShade="80"/>
        <w:spacing w:val="10"/>
        <w:sz w:val="22"/>
        <w:szCs w:val="22"/>
        <w:rtl/>
      </w:rPr>
      <w:t xml:space="preserve">שיננא </w:t>
    </w:r>
    <w:r w:rsidRPr="00935660">
      <w:rPr>
        <w:rFonts w:ascii="BA  Leukmey Girsa Regular" w:hAnsi="BA  Leukmey Girsa Regular" w:cs="BA  Leukmey Girsa Regular"/>
        <w:color w:val="808080" w:themeColor="background1" w:themeShade="80"/>
        <w:sz w:val="22"/>
        <w:szCs w:val="22"/>
        <w:rtl/>
      </w:rPr>
      <w:t>׶</w:t>
    </w:r>
    <w:r>
      <w:rPr>
        <w:rFonts w:ascii="BA Vilna Bold" w:hAnsi="BA Vilna Bold" w:cs="BA Vilna Bold"/>
        <w:b/>
        <w:bCs/>
        <w:color w:val="A6A6A6" w:themeColor="background1" w:themeShade="A6"/>
        <w:spacing w:val="14"/>
        <w:sz w:val="12"/>
        <w:szCs w:val="12"/>
        <w:rtl/>
      </w:rPr>
      <w:tab/>
    </w:r>
    <w:r>
      <w:rPr>
        <w:rFonts w:ascii="BA Vilna Bold" w:hAnsi="BA Vilna Bold" w:cs="BA Vilna Bold"/>
        <w:b/>
        <w:bCs/>
        <w:color w:val="A6A6A6" w:themeColor="background1" w:themeShade="A6"/>
        <w:spacing w:val="14"/>
        <w:sz w:val="12"/>
        <w:szCs w:val="12"/>
        <w:rtl/>
      </w:rPr>
      <w:tab/>
    </w:r>
    <w:r w:rsidRPr="003D4FED">
      <w:rPr>
        <w:rFonts w:ascii="BA Vilna Bold" w:hAnsi="BA Vilna Bold" w:cs="BA Vilna Bold"/>
        <w:b/>
        <w:bCs/>
        <w:color w:val="A6A6A6" w:themeColor="background1" w:themeShade="A6"/>
        <w:spacing w:val="14"/>
        <w:sz w:val="12"/>
        <w:szCs w:val="12"/>
        <w:rtl/>
      </w:rPr>
      <w:fldChar w:fldCharType="begin"/>
    </w:r>
    <w:r w:rsidRPr="003D4FED">
      <w:rPr>
        <w:rFonts w:ascii="BA Vilna Bold" w:hAnsi="BA Vilna Bold" w:cs="BA Vilna Bold"/>
        <w:b/>
        <w:bCs/>
        <w:color w:val="A6A6A6" w:themeColor="background1" w:themeShade="A6"/>
        <w:spacing w:val="14"/>
        <w:sz w:val="12"/>
        <w:szCs w:val="12"/>
        <w:rtl/>
      </w:rPr>
      <w:instrText xml:space="preserve"> </w:instrText>
    </w:r>
    <w:r w:rsidRPr="003D4FED">
      <w:rPr>
        <w:rFonts w:ascii="BA Vilna Bold" w:hAnsi="BA Vilna Bold" w:cs="BA Vilna Bold"/>
        <w:b/>
        <w:bCs/>
        <w:color w:val="A6A6A6" w:themeColor="background1" w:themeShade="A6"/>
        <w:spacing w:val="14"/>
        <w:sz w:val="12"/>
        <w:szCs w:val="12"/>
      </w:rPr>
      <w:instrText>STYLEREF</w:instrText>
    </w:r>
    <w:r w:rsidRPr="003D4FED">
      <w:rPr>
        <w:rFonts w:ascii="BA Vilna Bold" w:hAnsi="BA Vilna Bold" w:cs="BA Vilna Bold"/>
        <w:b/>
        <w:bCs/>
        <w:color w:val="A6A6A6" w:themeColor="background1" w:themeShade="A6"/>
        <w:spacing w:val="14"/>
        <w:sz w:val="12"/>
        <w:szCs w:val="12"/>
        <w:rtl/>
      </w:rPr>
      <w:instrText xml:space="preserve">  "דפים בפרק ב"  \* </w:instrText>
    </w:r>
    <w:r w:rsidRPr="003D4FED">
      <w:rPr>
        <w:rFonts w:ascii="BA Vilna Bold" w:hAnsi="BA Vilna Bold" w:cs="BA Vilna Bold"/>
        <w:b/>
        <w:bCs/>
        <w:color w:val="A6A6A6" w:themeColor="background1" w:themeShade="A6"/>
        <w:spacing w:val="14"/>
        <w:sz w:val="12"/>
        <w:szCs w:val="12"/>
      </w:rPr>
      <w:instrText>MERGEFORMAT</w:instrText>
    </w:r>
    <w:r w:rsidRPr="003D4FED">
      <w:rPr>
        <w:rFonts w:ascii="BA Vilna Bold" w:hAnsi="BA Vilna Bold" w:cs="BA Vilna Bold"/>
        <w:b/>
        <w:bCs/>
        <w:color w:val="A6A6A6" w:themeColor="background1" w:themeShade="A6"/>
        <w:spacing w:val="14"/>
        <w:sz w:val="12"/>
        <w:szCs w:val="12"/>
        <w:rtl/>
      </w:rPr>
      <w:instrText xml:space="preserve"> </w:instrText>
    </w:r>
    <w:r w:rsidRPr="003D4FED">
      <w:rPr>
        <w:rFonts w:ascii="BA Vilna Bold" w:hAnsi="BA Vilna Bold" w:cs="BA Vilna Bold"/>
        <w:b/>
        <w:bCs/>
        <w:color w:val="A6A6A6" w:themeColor="background1" w:themeShade="A6"/>
        <w:spacing w:val="14"/>
        <w:sz w:val="12"/>
        <w:szCs w:val="12"/>
        <w:rtl/>
      </w:rPr>
      <w:fldChar w:fldCharType="separate"/>
    </w:r>
    <w:r w:rsidR="005623CC">
      <w:rPr>
        <w:rFonts w:ascii="BA Vilna Bold" w:hAnsi="BA Vilna Bold" w:cs="BA Vilna Bold"/>
        <w:b/>
        <w:bCs/>
        <w:noProof/>
        <w:color w:val="A6A6A6" w:themeColor="background1" w:themeShade="A6"/>
        <w:spacing w:val="14"/>
        <w:sz w:val="12"/>
        <w:szCs w:val="12"/>
        <w:rtl/>
      </w:rPr>
      <w:t>(כט:- לה:).</w:t>
    </w:r>
    <w:r w:rsidRPr="003D4FED">
      <w:rPr>
        <w:rFonts w:ascii="BA Vilna Bold" w:hAnsi="BA Vilna Bold" w:cs="BA Vilna Bold"/>
        <w:b/>
        <w:bCs/>
        <w:color w:val="A6A6A6" w:themeColor="background1" w:themeShade="A6"/>
        <w:spacing w:val="14"/>
        <w:sz w:val="12"/>
        <w:szCs w:val="12"/>
        <w:rtl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E42BCD" w14:textId="6F6BEB67" w:rsidR="00FF36C3" w:rsidRDefault="00FF36C3" w:rsidP="00091B27">
    <w:pPr>
      <w:pStyle w:val="a3"/>
      <w:pBdr>
        <w:bottom w:val="double" w:sz="6" w:space="1" w:color="auto"/>
      </w:pBdr>
      <w:rPr>
        <w:b/>
        <w:sz w:val="16"/>
        <w:rtl/>
      </w:rPr>
    </w:pPr>
    <w:r>
      <w:rPr>
        <w:rtl/>
      </w:rPr>
      <w:fldChar w:fldCharType="begin"/>
    </w:r>
    <w:r>
      <w:rPr>
        <w:rtl/>
      </w:rPr>
      <w:instrText xml:space="preserve"> </w:instrText>
    </w:r>
    <w:r>
      <w:instrText>STYLEREF</w:instrText>
    </w:r>
    <w:r>
      <w:rPr>
        <w:rtl/>
      </w:rPr>
      <w:instrText xml:space="preserve">  מסכת  \* </w:instrText>
    </w:r>
    <w:r>
      <w:instrText>MERGEFORMAT</w:instrText>
    </w:r>
    <w:r>
      <w:rPr>
        <w:rtl/>
      </w:rPr>
      <w:instrText xml:space="preserve"> </w:instrText>
    </w:r>
    <w:r>
      <w:rPr>
        <w:rtl/>
      </w:rPr>
      <w:fldChar w:fldCharType="separate"/>
    </w:r>
    <w:r w:rsidR="005623CC">
      <w:rPr>
        <w:noProof/>
        <w:rtl/>
      </w:rPr>
      <w:t>ביצה</w:t>
    </w:r>
    <w:r>
      <w:rPr>
        <w:rtl/>
      </w:rPr>
      <w:fldChar w:fldCharType="end"/>
    </w:r>
    <w:r>
      <w:rPr>
        <w:rFonts w:hint="cs"/>
        <w:rtl/>
      </w:rPr>
      <w:t xml:space="preserve">: </w:t>
    </w:r>
    <w:r>
      <w:rPr>
        <w:rtl/>
      </w:rPr>
      <w:fldChar w:fldCharType="begin"/>
    </w:r>
    <w:r>
      <w:rPr>
        <w:rtl/>
      </w:rPr>
      <w:instrText xml:space="preserve"> </w:instrText>
    </w:r>
    <w:r>
      <w:rPr>
        <w:rFonts w:hint="cs"/>
      </w:rPr>
      <w:instrText>STYLEREF</w:instrText>
    </w:r>
    <w:r>
      <w:rPr>
        <w:rFonts w:hint="cs"/>
        <w:rtl/>
      </w:rPr>
      <w:instrText xml:space="preserve">  פרק  \* </w:instrText>
    </w:r>
    <w:r>
      <w:rPr>
        <w:rFonts w:hint="cs"/>
      </w:rPr>
      <w:instrText>MERGEFORMAT</w:instrText>
    </w:r>
    <w:r>
      <w:rPr>
        <w:rtl/>
      </w:rPr>
      <w:instrText xml:space="preserve"> </w:instrText>
    </w:r>
    <w:r>
      <w:rPr>
        <w:rtl/>
      </w:rPr>
      <w:fldChar w:fldCharType="separate"/>
    </w:r>
    <w:r w:rsidR="005623CC">
      <w:rPr>
        <w:noProof/>
        <w:rtl/>
      </w:rPr>
      <w:t>פרק שני</w:t>
    </w:r>
    <w:r>
      <w:rPr>
        <w:rtl/>
      </w:rPr>
      <w:fldChar w:fldCharType="end"/>
    </w:r>
    <w:r>
      <w:rPr>
        <w:rFonts w:hint="cs"/>
        <w:rtl/>
      </w:rPr>
      <w:t xml:space="preserve">     </w:t>
    </w:r>
    <w:r w:rsidRPr="00935660">
      <w:rPr>
        <w:rFonts w:ascii="BA  Leukmey Girsa Regular" w:hAnsi="BA  Leukmey Girsa Regular" w:cs="BA  Leukmey Girsa Regular"/>
        <w:color w:val="808080" w:themeColor="background1" w:themeShade="80"/>
        <w:sz w:val="22"/>
        <w:szCs w:val="22"/>
        <w:rtl/>
      </w:rPr>
      <w:t>׹</w:t>
    </w:r>
    <w:r w:rsidRPr="00935660">
      <w:rPr>
        <w:rFonts w:ascii="BA Tefilot Regular" w:hAnsi="BA Tefilot Regular" w:cs="BA Tefilot Regular" w:hint="cs"/>
        <w:b/>
        <w:color w:val="808080" w:themeColor="background1" w:themeShade="80"/>
        <w:spacing w:val="10"/>
        <w:sz w:val="24"/>
        <w:szCs w:val="24"/>
        <w:rtl/>
      </w:rPr>
      <w:t xml:space="preserve"> </w:t>
    </w:r>
    <w:r w:rsidRPr="00F16DD1">
      <w:rPr>
        <w:rFonts w:ascii="BA Tefilot Regular" w:hAnsi="BA Tefilot Regular" w:cs="BA Tefilot Regular" w:hint="cs"/>
        <w:b/>
        <w:color w:val="808080" w:themeColor="background1" w:themeShade="80"/>
        <w:spacing w:val="10"/>
        <w:sz w:val="22"/>
        <w:szCs w:val="22"/>
        <w:rtl/>
      </w:rPr>
      <w:t xml:space="preserve">שיננא </w:t>
    </w:r>
    <w:r w:rsidRPr="00935660">
      <w:rPr>
        <w:rFonts w:ascii="BA  Leukmey Girsa Regular" w:hAnsi="BA  Leukmey Girsa Regular" w:cs="BA  Leukmey Girsa Regular"/>
        <w:color w:val="808080" w:themeColor="background1" w:themeShade="80"/>
        <w:sz w:val="22"/>
        <w:szCs w:val="22"/>
        <w:rtl/>
      </w:rPr>
      <w:t>׶</w:t>
    </w:r>
    <w:r>
      <w:rPr>
        <w:rFonts w:ascii="BA  Leukmey Girsa Regular" w:hAnsi="BA  Leukmey Girsa Regular" w:cs="BA  Leukmey Girsa Regular"/>
        <w:color w:val="808080" w:themeColor="background1" w:themeShade="80"/>
        <w:sz w:val="22"/>
        <w:szCs w:val="22"/>
        <w:rtl/>
      </w:rPr>
      <w:tab/>
    </w:r>
    <w:r w:rsidR="004830B8">
      <w:rPr>
        <w:rFonts w:ascii="BA  Leukmey Girsa Regular" w:hAnsi="BA  Leukmey Girsa Regular" w:cs="BA  Leukmey Girsa Regular"/>
        <w:color w:val="808080" w:themeColor="background1" w:themeShade="80"/>
        <w:sz w:val="22"/>
        <w:szCs w:val="22"/>
        <w:rtl/>
      </w:rPr>
      <w:tab/>
    </w:r>
    <w:r>
      <w:rPr>
        <w:b/>
        <w:sz w:val="16"/>
        <w:rtl/>
      </w:rPr>
      <w:fldChar w:fldCharType="begin"/>
    </w:r>
    <w:r>
      <w:rPr>
        <w:b/>
        <w:sz w:val="16"/>
        <w:rtl/>
      </w:rPr>
      <w:instrText xml:space="preserve"> </w:instrText>
    </w:r>
    <w:r>
      <w:rPr>
        <w:rFonts w:hint="cs"/>
        <w:b/>
        <w:sz w:val="16"/>
      </w:rPr>
      <w:instrText>STYLEREF</w:instrText>
    </w:r>
    <w:r>
      <w:rPr>
        <w:rFonts w:hint="cs"/>
        <w:b/>
        <w:sz w:val="16"/>
        <w:rtl/>
      </w:rPr>
      <w:instrText xml:space="preserve">  "דף בצד"  \* </w:instrText>
    </w:r>
    <w:r>
      <w:rPr>
        <w:rFonts w:hint="cs"/>
        <w:b/>
        <w:sz w:val="16"/>
      </w:rPr>
      <w:instrText>MERGEFORMAT</w:instrText>
    </w:r>
    <w:r>
      <w:rPr>
        <w:b/>
        <w:sz w:val="16"/>
        <w:rtl/>
      </w:rPr>
      <w:instrText xml:space="preserve"> </w:instrText>
    </w:r>
    <w:r>
      <w:rPr>
        <w:b/>
        <w:sz w:val="16"/>
        <w:rtl/>
      </w:rPr>
      <w:fldChar w:fldCharType="separate"/>
    </w:r>
    <w:r w:rsidR="005623CC">
      <w:rPr>
        <w:b/>
        <w:noProof/>
        <w:sz w:val="16"/>
        <w:rtl/>
      </w:rPr>
      <w:t>כג.</w:t>
    </w:r>
    <w:r>
      <w:rPr>
        <w:b/>
        <w:sz w:val="16"/>
        <w:rtl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223C09" w14:textId="77777777" w:rsidR="00FF36C3" w:rsidRPr="006F178A" w:rsidRDefault="00FF36C3" w:rsidP="00586267">
    <w:pPr>
      <w:pStyle w:val="a3"/>
      <w:pBdr>
        <w:bottom w:val="double" w:sz="4" w:space="1" w:color="A6A6A6" w:themeColor="background1" w:themeShade="A6"/>
      </w:pBdr>
      <w:tabs>
        <w:tab w:val="clear" w:pos="4153"/>
        <w:tab w:val="clear" w:pos="8306"/>
        <w:tab w:val="center" w:pos="5387"/>
        <w:tab w:val="right" w:pos="10773"/>
      </w:tabs>
      <w:jc w:val="center"/>
      <w:rPr>
        <w:b/>
        <w:bCs/>
        <w:rtl/>
      </w:rPr>
    </w:pPr>
    <w:r w:rsidRPr="00462DAC">
      <w:rPr>
        <w:rFonts w:ascii="BA  Leukmey Girsa Regular" w:hAnsi="BA  Leukmey Girsa Regular" w:cs="BA  Leukmey Girsa Regular"/>
        <w:color w:val="808080" w:themeColor="background1" w:themeShade="80"/>
        <w:sz w:val="22"/>
        <w:szCs w:val="22"/>
        <w:rtl/>
      </w:rPr>
      <w:t>׹</w:t>
    </w:r>
    <w:r w:rsidRPr="00462DAC">
      <w:rPr>
        <w:rFonts w:ascii="BA Tefilot Regular" w:hAnsi="BA Tefilot Regular" w:cs="BA Tefilot Regular" w:hint="cs"/>
        <w:b/>
        <w:bCs/>
        <w:color w:val="808080" w:themeColor="background1" w:themeShade="80"/>
        <w:spacing w:val="10"/>
        <w:sz w:val="24"/>
        <w:szCs w:val="24"/>
        <w:rtl/>
      </w:rPr>
      <w:t xml:space="preserve"> שיננא </w:t>
    </w:r>
    <w:r w:rsidRPr="00462DAC">
      <w:rPr>
        <w:rFonts w:ascii="BA  Leukmey Girsa Regular" w:hAnsi="BA  Leukmey Girsa Regular" w:cs="BA  Leukmey Girsa Regular"/>
        <w:color w:val="808080" w:themeColor="background1" w:themeShade="80"/>
        <w:sz w:val="22"/>
        <w:szCs w:val="22"/>
        <w:rtl/>
      </w:rPr>
      <w:t>׶</w:t>
    </w:r>
  </w:p>
  <w:p w14:paraId="03661AD6" w14:textId="0DB3B070" w:rsidR="00FF36C3" w:rsidRPr="00567FEA" w:rsidRDefault="00FF36C3" w:rsidP="00D44EE7">
    <w:pPr>
      <w:pStyle w:val="a3"/>
      <w:pBdr>
        <w:bottom w:val="double" w:sz="4" w:space="1" w:color="A6A6A6" w:themeColor="background1" w:themeShade="A6"/>
      </w:pBdr>
      <w:tabs>
        <w:tab w:val="clear" w:pos="4153"/>
        <w:tab w:val="clear" w:pos="8306"/>
        <w:tab w:val="center" w:pos="2976"/>
        <w:tab w:val="right" w:pos="15564"/>
      </w:tabs>
      <w:spacing w:line="160" w:lineRule="exact"/>
      <w:rPr>
        <w:rFonts w:ascii="BA Vilna Bold" w:hAnsi="BA Vilna Bold" w:cs="BA Vilna Bold"/>
        <w:b/>
        <w:bCs/>
        <w:spacing w:val="14"/>
        <w:sz w:val="16"/>
        <w:rtl/>
      </w:rPr>
    </w:pPr>
    <w:r w:rsidRPr="00EE16B1">
      <w:rPr>
        <w:rFonts w:ascii="BA Vilna Bold" w:hAnsi="BA Vilna Bold" w:cs="BA Vilna Bold"/>
        <w:b/>
        <w:bCs/>
        <w:spacing w:val="14"/>
        <w:rtl/>
      </w:rPr>
      <w:fldChar w:fldCharType="begin"/>
    </w:r>
    <w:r w:rsidRPr="00EE16B1">
      <w:rPr>
        <w:rFonts w:ascii="BA Vilna Bold" w:hAnsi="BA Vilna Bold" w:cs="BA Vilna Bold"/>
        <w:b/>
        <w:bCs/>
        <w:spacing w:val="14"/>
        <w:rtl/>
      </w:rPr>
      <w:instrText xml:space="preserve"> </w:instrText>
    </w:r>
    <w:r w:rsidRPr="00EE16B1">
      <w:rPr>
        <w:rFonts w:ascii="BA Vilna Bold" w:hAnsi="BA Vilna Bold" w:cs="BA Vilna Bold" w:hint="cs"/>
        <w:b/>
        <w:bCs/>
        <w:spacing w:val="14"/>
      </w:rPr>
      <w:instrText>STYLEREF</w:instrText>
    </w:r>
    <w:r w:rsidRPr="00EE16B1">
      <w:rPr>
        <w:rFonts w:ascii="BA Vilna Bold" w:hAnsi="BA Vilna Bold" w:cs="BA Vilna Bold" w:hint="cs"/>
        <w:b/>
        <w:bCs/>
        <w:spacing w:val="14"/>
        <w:rtl/>
      </w:rPr>
      <w:instrText xml:space="preserve">  "דף בצד"  \* </w:instrText>
    </w:r>
    <w:r w:rsidRPr="00EE16B1">
      <w:rPr>
        <w:rFonts w:ascii="BA Vilna Bold" w:hAnsi="BA Vilna Bold" w:cs="BA Vilna Bold" w:hint="cs"/>
        <w:b/>
        <w:bCs/>
        <w:spacing w:val="14"/>
      </w:rPr>
      <w:instrText>MERGEFORMAT</w:instrText>
    </w:r>
    <w:r w:rsidRPr="00EE16B1">
      <w:rPr>
        <w:rFonts w:ascii="BA Vilna Bold" w:hAnsi="BA Vilna Bold" w:cs="BA Vilna Bold"/>
        <w:b/>
        <w:bCs/>
        <w:spacing w:val="14"/>
        <w:rtl/>
      </w:rPr>
      <w:instrText xml:space="preserve"> </w:instrText>
    </w:r>
    <w:r w:rsidRPr="00EE16B1">
      <w:rPr>
        <w:rFonts w:ascii="BA Vilna Bold" w:hAnsi="BA Vilna Bold" w:cs="BA Vilna Bold"/>
        <w:b/>
        <w:bCs/>
        <w:spacing w:val="14"/>
        <w:rtl/>
      </w:rPr>
      <w:fldChar w:fldCharType="separate"/>
    </w:r>
    <w:r w:rsidR="00966BA1">
      <w:rPr>
        <w:rFonts w:ascii="BA Vilna Bold" w:hAnsi="BA Vilna Bold" w:cs="BA Vilna Bold"/>
        <w:b/>
        <w:bCs/>
        <w:noProof/>
        <w:spacing w:val="14"/>
        <w:rtl/>
      </w:rPr>
      <w:t>כט:</w:t>
    </w:r>
    <w:r w:rsidRPr="00EE16B1">
      <w:rPr>
        <w:rFonts w:ascii="BA Vilna Bold" w:hAnsi="BA Vilna Bold" w:cs="BA Vilna Bold"/>
        <w:b/>
        <w:bCs/>
        <w:spacing w:val="14"/>
        <w:rtl/>
      </w:rPr>
      <w:fldChar w:fldCharType="end"/>
    </w:r>
    <w:r w:rsidRPr="00EE16B1">
      <w:rPr>
        <w:rFonts w:ascii="BA Vilna Bold" w:hAnsi="BA Vilna Bold" w:cs="BA Vilna Bold" w:hint="cs"/>
        <w:b/>
        <w:bCs/>
        <w:spacing w:val="14"/>
        <w:rtl/>
      </w:rPr>
      <w:t xml:space="preserve"> </w:t>
    </w:r>
    <w:r w:rsidRPr="00EE16B1">
      <w:rPr>
        <w:rFonts w:ascii="BA Vilna Bold" w:hAnsi="BA Vilna Bold" w:cs="BA Vilna Bold"/>
        <w:b/>
        <w:bCs/>
        <w:spacing w:val="14"/>
        <w:rtl/>
      </w:rPr>
      <w:fldChar w:fldCharType="begin"/>
    </w:r>
    <w:r w:rsidRPr="00EE16B1">
      <w:rPr>
        <w:rFonts w:ascii="BA Vilna Bold" w:hAnsi="BA Vilna Bold" w:cs="BA Vilna Bold"/>
        <w:bCs/>
        <w:spacing w:val="14"/>
        <w:rtl/>
      </w:rPr>
      <w:instrText xml:space="preserve"> </w:instrText>
    </w:r>
    <w:r w:rsidRPr="00EE16B1">
      <w:rPr>
        <w:rFonts w:ascii="BA Vilna Bold" w:hAnsi="BA Vilna Bold" w:cs="BA Vilna Bold"/>
        <w:bCs/>
        <w:spacing w:val="14"/>
      </w:rPr>
      <w:instrText>STYLEREF</w:instrText>
    </w:r>
    <w:r w:rsidRPr="00EE16B1">
      <w:rPr>
        <w:rFonts w:ascii="BA Vilna Bold" w:hAnsi="BA Vilna Bold" w:cs="BA Vilna Bold"/>
        <w:bCs/>
        <w:spacing w:val="14"/>
        <w:rtl/>
      </w:rPr>
      <w:instrText xml:space="preserve">  פרק  \* </w:instrText>
    </w:r>
    <w:r w:rsidRPr="00EE16B1">
      <w:rPr>
        <w:rFonts w:ascii="BA Vilna Bold" w:hAnsi="BA Vilna Bold" w:cs="BA Vilna Bold"/>
        <w:bCs/>
        <w:spacing w:val="14"/>
      </w:rPr>
      <w:instrText xml:space="preserve">MERGEFORMAT </w:instrText>
    </w:r>
    <w:r w:rsidRPr="00EE16B1">
      <w:rPr>
        <w:rFonts w:ascii="BA Vilna Bold" w:hAnsi="BA Vilna Bold" w:cs="BA Vilna Bold"/>
        <w:b/>
        <w:bCs/>
        <w:spacing w:val="14"/>
        <w:rtl/>
      </w:rPr>
      <w:fldChar w:fldCharType="separate"/>
    </w:r>
    <w:r w:rsidR="00966BA1" w:rsidRPr="00966BA1">
      <w:rPr>
        <w:rFonts w:ascii="BA Vilna Bold" w:hAnsi="BA Vilna Bold" w:cs="BA Vilna Bold"/>
        <w:b/>
        <w:bCs/>
        <w:noProof/>
        <w:spacing w:val="14"/>
        <w:rtl/>
      </w:rPr>
      <w:t>פרק</w:t>
    </w:r>
    <w:r w:rsidR="00966BA1">
      <w:rPr>
        <w:rFonts w:ascii="BA Vilna Bold" w:hAnsi="BA Vilna Bold" w:cs="BA Vilna Bold"/>
        <w:bCs/>
        <w:noProof/>
        <w:spacing w:val="14"/>
        <w:rtl/>
      </w:rPr>
      <w:t xml:space="preserve"> שלישי</w:t>
    </w:r>
    <w:r w:rsidRPr="00EE16B1">
      <w:rPr>
        <w:rFonts w:ascii="BA Vilna Bold" w:hAnsi="BA Vilna Bold" w:cs="BA Vilna Bold"/>
        <w:b/>
        <w:bCs/>
        <w:spacing w:val="14"/>
        <w:rtl/>
      </w:rPr>
      <w:fldChar w:fldCharType="end"/>
    </w:r>
    <w:r w:rsidRPr="00EE16B1">
      <w:rPr>
        <w:rFonts w:ascii="BA Vilna Bold" w:hAnsi="BA Vilna Bold" w:cs="BA Vilna Bold"/>
        <w:b/>
        <w:bCs/>
        <w:color w:val="A6A6A6" w:themeColor="background1" w:themeShade="A6"/>
        <w:spacing w:val="14"/>
        <w:rtl/>
      </w:rPr>
      <w:t xml:space="preserve"> </w:t>
    </w:r>
    <w:r w:rsidRPr="00EE16B1">
      <w:rPr>
        <w:rFonts w:ascii="BA Vilna Bold" w:hAnsi="BA Vilna Bold" w:cs="BA Vilna Bold"/>
        <w:b/>
        <w:bCs/>
        <w:color w:val="A6A6A6" w:themeColor="background1" w:themeShade="A6"/>
        <w:spacing w:val="14"/>
        <w:rtl/>
      </w:rPr>
      <w:fldChar w:fldCharType="begin"/>
    </w:r>
    <w:r w:rsidRPr="00EE16B1">
      <w:rPr>
        <w:rFonts w:ascii="BA Vilna Bold" w:hAnsi="BA Vilna Bold" w:cs="BA Vilna Bold"/>
        <w:b/>
        <w:bCs/>
        <w:color w:val="A6A6A6" w:themeColor="background1" w:themeShade="A6"/>
        <w:spacing w:val="14"/>
        <w:rtl/>
      </w:rPr>
      <w:instrText xml:space="preserve"> </w:instrText>
    </w:r>
    <w:r w:rsidRPr="00EE16B1">
      <w:rPr>
        <w:rFonts w:ascii="BA Vilna Bold" w:hAnsi="BA Vilna Bold" w:cs="BA Vilna Bold"/>
        <w:b/>
        <w:bCs/>
        <w:color w:val="A6A6A6" w:themeColor="background1" w:themeShade="A6"/>
        <w:spacing w:val="14"/>
      </w:rPr>
      <w:instrText>STYLEREF</w:instrText>
    </w:r>
    <w:r w:rsidRPr="00EE16B1">
      <w:rPr>
        <w:rFonts w:ascii="BA Vilna Bold" w:hAnsi="BA Vilna Bold" w:cs="BA Vilna Bold"/>
        <w:b/>
        <w:bCs/>
        <w:color w:val="A6A6A6" w:themeColor="background1" w:themeShade="A6"/>
        <w:spacing w:val="14"/>
        <w:rtl/>
      </w:rPr>
      <w:instrText xml:space="preserve">  "דפים בפרק ב"  \* </w:instrText>
    </w:r>
    <w:r w:rsidRPr="00EE16B1">
      <w:rPr>
        <w:rFonts w:ascii="BA Vilna Bold" w:hAnsi="BA Vilna Bold" w:cs="BA Vilna Bold"/>
        <w:b/>
        <w:bCs/>
        <w:color w:val="A6A6A6" w:themeColor="background1" w:themeShade="A6"/>
        <w:spacing w:val="14"/>
      </w:rPr>
      <w:instrText>MERGEFORMAT</w:instrText>
    </w:r>
    <w:r w:rsidRPr="00EE16B1">
      <w:rPr>
        <w:rFonts w:ascii="BA Vilna Bold" w:hAnsi="BA Vilna Bold" w:cs="BA Vilna Bold"/>
        <w:b/>
        <w:bCs/>
        <w:color w:val="A6A6A6" w:themeColor="background1" w:themeShade="A6"/>
        <w:spacing w:val="14"/>
        <w:rtl/>
      </w:rPr>
      <w:instrText xml:space="preserve"> </w:instrText>
    </w:r>
    <w:r w:rsidRPr="00EE16B1">
      <w:rPr>
        <w:rFonts w:ascii="BA Vilna Bold" w:hAnsi="BA Vilna Bold" w:cs="BA Vilna Bold"/>
        <w:b/>
        <w:bCs/>
        <w:color w:val="A6A6A6" w:themeColor="background1" w:themeShade="A6"/>
        <w:spacing w:val="14"/>
        <w:rtl/>
      </w:rPr>
      <w:fldChar w:fldCharType="separate"/>
    </w:r>
    <w:r w:rsidR="00966BA1">
      <w:rPr>
        <w:rFonts w:ascii="BA Vilna Bold" w:hAnsi="BA Vilna Bold" w:cs="BA Vilna Bold"/>
        <w:b/>
        <w:bCs/>
        <w:noProof/>
        <w:color w:val="A6A6A6" w:themeColor="background1" w:themeShade="A6"/>
        <w:spacing w:val="14"/>
        <w:rtl/>
      </w:rPr>
      <w:t>(כג:- כט:)</w:t>
    </w:r>
    <w:r w:rsidRPr="00EE16B1">
      <w:rPr>
        <w:rFonts w:ascii="BA Vilna Bold" w:hAnsi="BA Vilna Bold" w:cs="BA Vilna Bold"/>
        <w:b/>
        <w:bCs/>
        <w:color w:val="A6A6A6" w:themeColor="background1" w:themeShade="A6"/>
        <w:spacing w:val="14"/>
        <w:rtl/>
      </w:rPr>
      <w:fldChar w:fldCharType="end"/>
    </w:r>
    <w:r w:rsidRPr="00EE16B1">
      <w:rPr>
        <w:rFonts w:ascii="BA Vilna Bold" w:hAnsi="BA Vilna Bold" w:cs="BA Vilna Bold"/>
        <w:b/>
        <w:bCs/>
        <w:spacing w:val="14"/>
        <w:rtl/>
      </w:rPr>
      <w:tab/>
    </w:r>
    <w:r w:rsidRPr="00EE16B1">
      <w:rPr>
        <w:rFonts w:ascii="BA Vilna Bold" w:hAnsi="BA Vilna Bold" w:cs="BA Vilna Bold"/>
        <w:bCs/>
        <w:spacing w:val="14"/>
        <w:rtl/>
      </w:rPr>
      <w:fldChar w:fldCharType="begin"/>
    </w:r>
    <w:r w:rsidRPr="00EE16B1">
      <w:rPr>
        <w:rFonts w:ascii="BA Vilna Bold" w:hAnsi="BA Vilna Bold" w:cs="BA Vilna Bold"/>
        <w:bCs/>
        <w:spacing w:val="14"/>
        <w:rtl/>
      </w:rPr>
      <w:instrText xml:space="preserve"> </w:instrText>
    </w:r>
    <w:r w:rsidRPr="00EE16B1">
      <w:rPr>
        <w:rFonts w:ascii="BA Vilna Bold" w:hAnsi="BA Vilna Bold" w:cs="BA Vilna Bold"/>
        <w:bCs/>
        <w:spacing w:val="14"/>
      </w:rPr>
      <w:instrText>STYLEREF</w:instrText>
    </w:r>
    <w:r w:rsidRPr="00EE16B1">
      <w:rPr>
        <w:rFonts w:ascii="BA Vilna Bold" w:hAnsi="BA Vilna Bold" w:cs="BA Vilna Bold"/>
        <w:bCs/>
        <w:spacing w:val="14"/>
        <w:rtl/>
      </w:rPr>
      <w:instrText xml:space="preserve">  "פרק שם"  \* </w:instrText>
    </w:r>
    <w:r w:rsidRPr="00EE16B1">
      <w:rPr>
        <w:rFonts w:ascii="BA Vilna Bold" w:hAnsi="BA Vilna Bold" w:cs="BA Vilna Bold"/>
        <w:bCs/>
        <w:spacing w:val="14"/>
      </w:rPr>
      <w:instrText>MERGEFORMAT</w:instrText>
    </w:r>
    <w:r w:rsidRPr="00EE16B1">
      <w:rPr>
        <w:rFonts w:ascii="BA Vilna Bold" w:hAnsi="BA Vilna Bold" w:cs="BA Vilna Bold"/>
        <w:bCs/>
        <w:spacing w:val="14"/>
        <w:rtl/>
      </w:rPr>
      <w:instrText xml:space="preserve"> </w:instrText>
    </w:r>
    <w:r w:rsidRPr="00EE16B1">
      <w:rPr>
        <w:rFonts w:ascii="BA Vilna Bold" w:hAnsi="BA Vilna Bold" w:cs="BA Vilna Bold"/>
        <w:bCs/>
        <w:spacing w:val="14"/>
        <w:rtl/>
      </w:rPr>
      <w:fldChar w:fldCharType="separate"/>
    </w:r>
    <w:r w:rsidR="00966BA1">
      <w:rPr>
        <w:rFonts w:ascii="BA Vilna Bold" w:hAnsi="BA Vilna Bold" w:cs="BA Vilna Bold"/>
        <w:bCs/>
        <w:noProof/>
        <w:spacing w:val="14"/>
        <w:rtl/>
      </w:rPr>
      <w:t>אין צדין</w:t>
    </w:r>
    <w:r w:rsidRPr="00EE16B1">
      <w:rPr>
        <w:rFonts w:ascii="BA Vilna Bold" w:hAnsi="BA Vilna Bold" w:cs="BA Vilna Bold"/>
        <w:bCs/>
        <w:spacing w:val="14"/>
        <w:rtl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700A7"/>
    <w:multiLevelType w:val="hybridMultilevel"/>
    <w:tmpl w:val="14ECEB58"/>
    <w:lvl w:ilvl="0" w:tplc="D13462C2">
      <w:start w:val="7"/>
      <w:numFmt w:val="bullet"/>
      <w:lvlText w:val="-"/>
      <w:lvlJc w:val="left"/>
      <w:pPr>
        <w:ind w:left="720" w:hanging="360"/>
      </w:pPr>
      <w:rPr>
        <w:rFonts w:ascii="BA TM • Vilna Extra-Bold" w:eastAsiaTheme="minorHAnsi" w:hAnsi="BA TM • Vilna Extra-Bold" w:cs="BA TM • Vilna Extra-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67120"/>
    <w:multiLevelType w:val="hybridMultilevel"/>
    <w:tmpl w:val="250CB148"/>
    <w:lvl w:ilvl="0" w:tplc="220C74F4">
      <w:start w:val="2"/>
      <w:numFmt w:val="bullet"/>
      <w:lvlText w:val="-"/>
      <w:lvlJc w:val="left"/>
      <w:pPr>
        <w:ind w:left="720" w:hanging="360"/>
      </w:pPr>
      <w:rPr>
        <w:rFonts w:ascii="David" w:eastAsiaTheme="minorHAnsi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67AEA"/>
    <w:multiLevelType w:val="hybridMultilevel"/>
    <w:tmpl w:val="F918DA04"/>
    <w:lvl w:ilvl="0" w:tplc="2D18366A">
      <w:start w:val="1"/>
      <w:numFmt w:val="hebrew1"/>
      <w:lvlText w:val="%1."/>
      <w:lvlJc w:val="left"/>
      <w:pPr>
        <w:ind w:left="644" w:hanging="360"/>
      </w:pPr>
      <w:rPr>
        <w:rFonts w:ascii="Fb Fontext" w:hAnsi="Fb Fontext"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131E0BB8"/>
    <w:multiLevelType w:val="hybridMultilevel"/>
    <w:tmpl w:val="9C9690AC"/>
    <w:lvl w:ilvl="0" w:tplc="8782F86A">
      <w:start w:val="1"/>
      <w:numFmt w:val="bullet"/>
      <w:lvlText w:val="-"/>
      <w:lvlJc w:val="left"/>
      <w:pPr>
        <w:ind w:left="720" w:hanging="360"/>
      </w:pPr>
      <w:rPr>
        <w:rFonts w:ascii="FrankRuehl" w:eastAsiaTheme="minorHAnsi" w:hAnsi="FrankRuehl" w:cs="FrankRueh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493765"/>
    <w:multiLevelType w:val="hybridMultilevel"/>
    <w:tmpl w:val="C5FCDBA4"/>
    <w:lvl w:ilvl="0" w:tplc="C6C62F5E">
      <w:numFmt w:val="bullet"/>
      <w:pStyle w:val="-04"/>
      <w:lvlText w:val="-"/>
      <w:lvlJc w:val="left"/>
      <w:pPr>
        <w:ind w:left="720" w:hanging="360"/>
      </w:pPr>
      <w:rPr>
        <w:rFonts w:ascii="David" w:eastAsiaTheme="minorHAnsi" w:hAnsi="David" w:cs="David" w:hint="default"/>
        <w:lang w:bidi="he-I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DB4196"/>
    <w:multiLevelType w:val="hybridMultilevel"/>
    <w:tmpl w:val="C276E1FE"/>
    <w:lvl w:ilvl="0" w:tplc="0C00BC92">
      <w:start w:val="66"/>
      <w:numFmt w:val="bullet"/>
      <w:lvlText w:val="-"/>
      <w:lvlJc w:val="left"/>
      <w:pPr>
        <w:ind w:left="720" w:hanging="360"/>
      </w:pPr>
      <w:rPr>
        <w:rFonts w:ascii="FrankRuehl" w:eastAsiaTheme="minorHAnsi" w:hAnsi="FrankRuehl" w:cs="FrankRueh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F639E2"/>
    <w:multiLevelType w:val="hybridMultilevel"/>
    <w:tmpl w:val="8D50E114"/>
    <w:lvl w:ilvl="0" w:tplc="9EAA57C4">
      <w:start w:val="3"/>
      <w:numFmt w:val="bullet"/>
      <w:lvlText w:val="-"/>
      <w:lvlJc w:val="left"/>
      <w:pPr>
        <w:ind w:left="720" w:hanging="360"/>
      </w:pPr>
      <w:rPr>
        <w:rFonts w:ascii="FrankRuehl" w:eastAsiaTheme="minorHAnsi" w:hAnsi="FrankRuehl" w:cs="FrankRueh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FC5C62"/>
    <w:multiLevelType w:val="hybridMultilevel"/>
    <w:tmpl w:val="DBDC2BC4"/>
    <w:lvl w:ilvl="0" w:tplc="D09A42A4">
      <w:start w:val="2"/>
      <w:numFmt w:val="bullet"/>
      <w:lvlText w:val="-"/>
      <w:lvlJc w:val="left"/>
      <w:pPr>
        <w:ind w:left="720" w:hanging="360"/>
      </w:pPr>
      <w:rPr>
        <w:rFonts w:ascii="FrankRuehl" w:eastAsiaTheme="minorHAnsi" w:hAnsi="FrankRuehl" w:cs="FrankRueh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734627"/>
    <w:multiLevelType w:val="hybridMultilevel"/>
    <w:tmpl w:val="A2EEFC16"/>
    <w:lvl w:ilvl="0" w:tplc="E3F010EC">
      <w:numFmt w:val="bullet"/>
      <w:lvlText w:val="-"/>
      <w:lvlJc w:val="left"/>
      <w:pPr>
        <w:ind w:left="720" w:hanging="360"/>
      </w:pPr>
      <w:rPr>
        <w:rFonts w:ascii="FrankRuehl" w:eastAsiaTheme="minorHAnsi" w:hAnsi="FrankRuehl" w:cs="FrankRueh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34006E"/>
    <w:multiLevelType w:val="hybridMultilevel"/>
    <w:tmpl w:val="DA72F146"/>
    <w:lvl w:ilvl="0" w:tplc="FB266B88">
      <w:start w:val="22"/>
      <w:numFmt w:val="bullet"/>
      <w:lvlText w:val="-"/>
      <w:lvlJc w:val="left"/>
      <w:pPr>
        <w:ind w:left="720" w:hanging="360"/>
      </w:pPr>
      <w:rPr>
        <w:rFonts w:ascii="FrankRuehl" w:eastAsiaTheme="minorHAnsi" w:hAnsi="FrankRuehl" w:cs="FrankRueh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6354B9"/>
    <w:multiLevelType w:val="hybridMultilevel"/>
    <w:tmpl w:val="BE66E3DA"/>
    <w:lvl w:ilvl="0" w:tplc="1E445B6C">
      <w:start w:val="4"/>
      <w:numFmt w:val="bullet"/>
      <w:lvlText w:val="-"/>
      <w:lvlJc w:val="left"/>
      <w:pPr>
        <w:ind w:left="720" w:hanging="360"/>
      </w:pPr>
      <w:rPr>
        <w:rFonts w:ascii="FrankRuehl" w:eastAsiaTheme="minorHAnsi" w:hAnsi="FrankRuehl" w:cs="FrankRueh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6820C6"/>
    <w:multiLevelType w:val="hybridMultilevel"/>
    <w:tmpl w:val="7BD626F6"/>
    <w:lvl w:ilvl="0" w:tplc="D4A8E09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C147DD"/>
    <w:multiLevelType w:val="hybridMultilevel"/>
    <w:tmpl w:val="B9D6D4B4"/>
    <w:lvl w:ilvl="0" w:tplc="C0864D8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4181887">
    <w:abstractNumId w:val="1"/>
  </w:num>
  <w:num w:numId="2" w16cid:durableId="877740962">
    <w:abstractNumId w:val="4"/>
  </w:num>
  <w:num w:numId="3" w16cid:durableId="1918131873">
    <w:abstractNumId w:val="3"/>
  </w:num>
  <w:num w:numId="4" w16cid:durableId="51731810">
    <w:abstractNumId w:val="6"/>
  </w:num>
  <w:num w:numId="5" w16cid:durableId="1475757849">
    <w:abstractNumId w:val="9"/>
  </w:num>
  <w:num w:numId="6" w16cid:durableId="1972050264">
    <w:abstractNumId w:val="5"/>
  </w:num>
  <w:num w:numId="7" w16cid:durableId="1264455406">
    <w:abstractNumId w:val="8"/>
  </w:num>
  <w:num w:numId="8" w16cid:durableId="463041283">
    <w:abstractNumId w:val="7"/>
  </w:num>
  <w:num w:numId="9" w16cid:durableId="1643273691">
    <w:abstractNumId w:val="2"/>
  </w:num>
  <w:num w:numId="10" w16cid:durableId="1183084539">
    <w:abstractNumId w:val="10"/>
  </w:num>
  <w:num w:numId="11" w16cid:durableId="746415636">
    <w:abstractNumId w:val="0"/>
  </w:num>
  <w:num w:numId="12" w16cid:durableId="774791123">
    <w:abstractNumId w:val="12"/>
  </w:num>
  <w:num w:numId="13" w16cid:durableId="4982749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Changes/>
  <w:zoom w:percent="133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170"/>
  <w:trackRevisions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BFF"/>
    <w:rsid w:val="0000006E"/>
    <w:rsid w:val="0000189C"/>
    <w:rsid w:val="00004676"/>
    <w:rsid w:val="00005AA2"/>
    <w:rsid w:val="000066AD"/>
    <w:rsid w:val="0000675A"/>
    <w:rsid w:val="0001190A"/>
    <w:rsid w:val="000169C4"/>
    <w:rsid w:val="00023ABE"/>
    <w:rsid w:val="00030605"/>
    <w:rsid w:val="00035E61"/>
    <w:rsid w:val="00037699"/>
    <w:rsid w:val="00041ABB"/>
    <w:rsid w:val="00046DC5"/>
    <w:rsid w:val="00047E2C"/>
    <w:rsid w:val="000548FB"/>
    <w:rsid w:val="00054958"/>
    <w:rsid w:val="00056743"/>
    <w:rsid w:val="00057308"/>
    <w:rsid w:val="00064F6B"/>
    <w:rsid w:val="00066997"/>
    <w:rsid w:val="00066E74"/>
    <w:rsid w:val="00067961"/>
    <w:rsid w:val="00080C99"/>
    <w:rsid w:val="0008379A"/>
    <w:rsid w:val="00084FD8"/>
    <w:rsid w:val="00086614"/>
    <w:rsid w:val="00086BC1"/>
    <w:rsid w:val="0009021F"/>
    <w:rsid w:val="00091B27"/>
    <w:rsid w:val="00094D01"/>
    <w:rsid w:val="00094FB1"/>
    <w:rsid w:val="0009512E"/>
    <w:rsid w:val="00095D20"/>
    <w:rsid w:val="00096618"/>
    <w:rsid w:val="00097527"/>
    <w:rsid w:val="000A02B6"/>
    <w:rsid w:val="000A13E8"/>
    <w:rsid w:val="000A1FE7"/>
    <w:rsid w:val="000A32CE"/>
    <w:rsid w:val="000A4724"/>
    <w:rsid w:val="000A688C"/>
    <w:rsid w:val="000B7661"/>
    <w:rsid w:val="000B7968"/>
    <w:rsid w:val="000C63E6"/>
    <w:rsid w:val="000D135E"/>
    <w:rsid w:val="000D4A0B"/>
    <w:rsid w:val="000D6D2C"/>
    <w:rsid w:val="000E05EC"/>
    <w:rsid w:val="000E519B"/>
    <w:rsid w:val="000E7358"/>
    <w:rsid w:val="000E7AFD"/>
    <w:rsid w:val="000F2675"/>
    <w:rsid w:val="000F2698"/>
    <w:rsid w:val="000F2DB8"/>
    <w:rsid w:val="000F31B4"/>
    <w:rsid w:val="00103289"/>
    <w:rsid w:val="001039A5"/>
    <w:rsid w:val="00107B6A"/>
    <w:rsid w:val="001128C5"/>
    <w:rsid w:val="00114B1B"/>
    <w:rsid w:val="001233A1"/>
    <w:rsid w:val="00124DFD"/>
    <w:rsid w:val="00126964"/>
    <w:rsid w:val="00132322"/>
    <w:rsid w:val="001345EA"/>
    <w:rsid w:val="0013475D"/>
    <w:rsid w:val="00134AC5"/>
    <w:rsid w:val="00135E0A"/>
    <w:rsid w:val="00145E79"/>
    <w:rsid w:val="00145EEF"/>
    <w:rsid w:val="001511B6"/>
    <w:rsid w:val="00153150"/>
    <w:rsid w:val="001575ED"/>
    <w:rsid w:val="00160028"/>
    <w:rsid w:val="001618B7"/>
    <w:rsid w:val="001618FE"/>
    <w:rsid w:val="00164F23"/>
    <w:rsid w:val="00170519"/>
    <w:rsid w:val="001725C2"/>
    <w:rsid w:val="001776DB"/>
    <w:rsid w:val="00183BFF"/>
    <w:rsid w:val="00184C6E"/>
    <w:rsid w:val="0018500F"/>
    <w:rsid w:val="00185A5D"/>
    <w:rsid w:val="00186046"/>
    <w:rsid w:val="00186617"/>
    <w:rsid w:val="0018713E"/>
    <w:rsid w:val="00187776"/>
    <w:rsid w:val="00192889"/>
    <w:rsid w:val="001962AC"/>
    <w:rsid w:val="00197143"/>
    <w:rsid w:val="001A1E31"/>
    <w:rsid w:val="001A51C1"/>
    <w:rsid w:val="001B4B13"/>
    <w:rsid w:val="001B5313"/>
    <w:rsid w:val="001B5E2F"/>
    <w:rsid w:val="001B7CE5"/>
    <w:rsid w:val="001C4650"/>
    <w:rsid w:val="001C6081"/>
    <w:rsid w:val="001C665D"/>
    <w:rsid w:val="001C6C37"/>
    <w:rsid w:val="001D46BB"/>
    <w:rsid w:val="001E5FFA"/>
    <w:rsid w:val="001E7D18"/>
    <w:rsid w:val="001F19F5"/>
    <w:rsid w:val="001F2332"/>
    <w:rsid w:val="001F3C6F"/>
    <w:rsid w:val="001F3EBB"/>
    <w:rsid w:val="001F6450"/>
    <w:rsid w:val="001F7B75"/>
    <w:rsid w:val="0020313C"/>
    <w:rsid w:val="00205EC7"/>
    <w:rsid w:val="00207267"/>
    <w:rsid w:val="002104D7"/>
    <w:rsid w:val="002104DD"/>
    <w:rsid w:val="00212259"/>
    <w:rsid w:val="0021541D"/>
    <w:rsid w:val="002200C0"/>
    <w:rsid w:val="002224BE"/>
    <w:rsid w:val="00223C37"/>
    <w:rsid w:val="00233786"/>
    <w:rsid w:val="00244D0D"/>
    <w:rsid w:val="002522E8"/>
    <w:rsid w:val="00253775"/>
    <w:rsid w:val="002545B3"/>
    <w:rsid w:val="00254FDC"/>
    <w:rsid w:val="002609E0"/>
    <w:rsid w:val="002612DE"/>
    <w:rsid w:val="00262BD8"/>
    <w:rsid w:val="00264C87"/>
    <w:rsid w:val="00264CB3"/>
    <w:rsid w:val="00265DD7"/>
    <w:rsid w:val="002660E0"/>
    <w:rsid w:val="00271FFA"/>
    <w:rsid w:val="00273448"/>
    <w:rsid w:val="0028027C"/>
    <w:rsid w:val="00283192"/>
    <w:rsid w:val="00287DFE"/>
    <w:rsid w:val="00293354"/>
    <w:rsid w:val="00295DAC"/>
    <w:rsid w:val="00296E2E"/>
    <w:rsid w:val="002A2C8A"/>
    <w:rsid w:val="002A37CD"/>
    <w:rsid w:val="002A45CA"/>
    <w:rsid w:val="002A5BA3"/>
    <w:rsid w:val="002B4F12"/>
    <w:rsid w:val="002B566D"/>
    <w:rsid w:val="002B67AB"/>
    <w:rsid w:val="002B6C3F"/>
    <w:rsid w:val="002C5A82"/>
    <w:rsid w:val="002C75E9"/>
    <w:rsid w:val="002D12A7"/>
    <w:rsid w:val="002D20BE"/>
    <w:rsid w:val="002D552B"/>
    <w:rsid w:val="002D71F1"/>
    <w:rsid w:val="002E3357"/>
    <w:rsid w:val="002E3ADA"/>
    <w:rsid w:val="002F1774"/>
    <w:rsid w:val="002F21A0"/>
    <w:rsid w:val="002F3515"/>
    <w:rsid w:val="002F3D23"/>
    <w:rsid w:val="002F53C3"/>
    <w:rsid w:val="002F622B"/>
    <w:rsid w:val="002F6677"/>
    <w:rsid w:val="00310BAA"/>
    <w:rsid w:val="0031466B"/>
    <w:rsid w:val="00315832"/>
    <w:rsid w:val="00316311"/>
    <w:rsid w:val="00316E68"/>
    <w:rsid w:val="0032076C"/>
    <w:rsid w:val="00321456"/>
    <w:rsid w:val="00322B9B"/>
    <w:rsid w:val="00323D01"/>
    <w:rsid w:val="00326A19"/>
    <w:rsid w:val="00327AA7"/>
    <w:rsid w:val="003306AA"/>
    <w:rsid w:val="00331057"/>
    <w:rsid w:val="00333F84"/>
    <w:rsid w:val="00333FF4"/>
    <w:rsid w:val="00342C76"/>
    <w:rsid w:val="00343A15"/>
    <w:rsid w:val="00344947"/>
    <w:rsid w:val="0034693C"/>
    <w:rsid w:val="00350DD6"/>
    <w:rsid w:val="00350F16"/>
    <w:rsid w:val="00351111"/>
    <w:rsid w:val="00352973"/>
    <w:rsid w:val="00354AD0"/>
    <w:rsid w:val="00354FA9"/>
    <w:rsid w:val="003550DE"/>
    <w:rsid w:val="0036070F"/>
    <w:rsid w:val="00363CEF"/>
    <w:rsid w:val="0036408B"/>
    <w:rsid w:val="00364E5D"/>
    <w:rsid w:val="00367304"/>
    <w:rsid w:val="00371E58"/>
    <w:rsid w:val="00373CBC"/>
    <w:rsid w:val="00374776"/>
    <w:rsid w:val="003772EC"/>
    <w:rsid w:val="003809E0"/>
    <w:rsid w:val="003867BC"/>
    <w:rsid w:val="00392586"/>
    <w:rsid w:val="00393285"/>
    <w:rsid w:val="003951D2"/>
    <w:rsid w:val="00395203"/>
    <w:rsid w:val="00396BF7"/>
    <w:rsid w:val="003975B0"/>
    <w:rsid w:val="003A11B2"/>
    <w:rsid w:val="003A2A30"/>
    <w:rsid w:val="003A333C"/>
    <w:rsid w:val="003A3428"/>
    <w:rsid w:val="003A3827"/>
    <w:rsid w:val="003A7317"/>
    <w:rsid w:val="003A765C"/>
    <w:rsid w:val="003A7FF3"/>
    <w:rsid w:val="003B07BC"/>
    <w:rsid w:val="003B0953"/>
    <w:rsid w:val="003B198D"/>
    <w:rsid w:val="003B1AC3"/>
    <w:rsid w:val="003B2C13"/>
    <w:rsid w:val="003B3038"/>
    <w:rsid w:val="003B6635"/>
    <w:rsid w:val="003B6B28"/>
    <w:rsid w:val="003C7D40"/>
    <w:rsid w:val="003D4D7C"/>
    <w:rsid w:val="003D4FED"/>
    <w:rsid w:val="003E3522"/>
    <w:rsid w:val="003E52DE"/>
    <w:rsid w:val="003E53BB"/>
    <w:rsid w:val="003E76FF"/>
    <w:rsid w:val="003F1323"/>
    <w:rsid w:val="003F1A94"/>
    <w:rsid w:val="003F31E3"/>
    <w:rsid w:val="003F443E"/>
    <w:rsid w:val="003F4707"/>
    <w:rsid w:val="003F4749"/>
    <w:rsid w:val="00401AA5"/>
    <w:rsid w:val="0040212E"/>
    <w:rsid w:val="00403E8E"/>
    <w:rsid w:val="00407FCC"/>
    <w:rsid w:val="004109AB"/>
    <w:rsid w:val="00410BAC"/>
    <w:rsid w:val="0041434A"/>
    <w:rsid w:val="004176D6"/>
    <w:rsid w:val="00430D43"/>
    <w:rsid w:val="00434F87"/>
    <w:rsid w:val="00436645"/>
    <w:rsid w:val="00442E83"/>
    <w:rsid w:val="00445003"/>
    <w:rsid w:val="00445994"/>
    <w:rsid w:val="00447587"/>
    <w:rsid w:val="0045062B"/>
    <w:rsid w:val="00451A3E"/>
    <w:rsid w:val="00457A40"/>
    <w:rsid w:val="00457B09"/>
    <w:rsid w:val="004605A2"/>
    <w:rsid w:val="00462AB4"/>
    <w:rsid w:val="004632A2"/>
    <w:rsid w:val="00465D22"/>
    <w:rsid w:val="00465DCA"/>
    <w:rsid w:val="00467A8C"/>
    <w:rsid w:val="00475696"/>
    <w:rsid w:val="004830B8"/>
    <w:rsid w:val="004852F9"/>
    <w:rsid w:val="004866D7"/>
    <w:rsid w:val="00494BEA"/>
    <w:rsid w:val="004A0AE8"/>
    <w:rsid w:val="004B0ED8"/>
    <w:rsid w:val="004B38CB"/>
    <w:rsid w:val="004C3909"/>
    <w:rsid w:val="004C6B5A"/>
    <w:rsid w:val="004D14B9"/>
    <w:rsid w:val="004D28A4"/>
    <w:rsid w:val="004D4BFD"/>
    <w:rsid w:val="004D79A4"/>
    <w:rsid w:val="004E2884"/>
    <w:rsid w:val="004E450C"/>
    <w:rsid w:val="004E4F36"/>
    <w:rsid w:val="004E54FF"/>
    <w:rsid w:val="004E6073"/>
    <w:rsid w:val="004F1BF5"/>
    <w:rsid w:val="004F1F81"/>
    <w:rsid w:val="004F38BD"/>
    <w:rsid w:val="004F5001"/>
    <w:rsid w:val="004F52ED"/>
    <w:rsid w:val="00500EF7"/>
    <w:rsid w:val="00501C3B"/>
    <w:rsid w:val="00502B59"/>
    <w:rsid w:val="0050330E"/>
    <w:rsid w:val="00504118"/>
    <w:rsid w:val="00510701"/>
    <w:rsid w:val="005110CA"/>
    <w:rsid w:val="00516494"/>
    <w:rsid w:val="00516ACC"/>
    <w:rsid w:val="005203B1"/>
    <w:rsid w:val="0052366F"/>
    <w:rsid w:val="0052371D"/>
    <w:rsid w:val="0052386F"/>
    <w:rsid w:val="00523C8A"/>
    <w:rsid w:val="0052412C"/>
    <w:rsid w:val="005248B1"/>
    <w:rsid w:val="005306C5"/>
    <w:rsid w:val="00533C05"/>
    <w:rsid w:val="005345AD"/>
    <w:rsid w:val="00536866"/>
    <w:rsid w:val="00537C89"/>
    <w:rsid w:val="00543D53"/>
    <w:rsid w:val="0054547C"/>
    <w:rsid w:val="0054726D"/>
    <w:rsid w:val="00552102"/>
    <w:rsid w:val="0055228A"/>
    <w:rsid w:val="00553537"/>
    <w:rsid w:val="00554246"/>
    <w:rsid w:val="00554697"/>
    <w:rsid w:val="0055663E"/>
    <w:rsid w:val="005579D4"/>
    <w:rsid w:val="005623CC"/>
    <w:rsid w:val="00563591"/>
    <w:rsid w:val="005640F9"/>
    <w:rsid w:val="0056523E"/>
    <w:rsid w:val="005717F2"/>
    <w:rsid w:val="00572A27"/>
    <w:rsid w:val="00575315"/>
    <w:rsid w:val="005756D3"/>
    <w:rsid w:val="005762A4"/>
    <w:rsid w:val="00581AC9"/>
    <w:rsid w:val="0058257D"/>
    <w:rsid w:val="005841C2"/>
    <w:rsid w:val="0058598F"/>
    <w:rsid w:val="00585F0F"/>
    <w:rsid w:val="00586267"/>
    <w:rsid w:val="005911CD"/>
    <w:rsid w:val="005914B6"/>
    <w:rsid w:val="00591A04"/>
    <w:rsid w:val="00593364"/>
    <w:rsid w:val="005933DE"/>
    <w:rsid w:val="005963A4"/>
    <w:rsid w:val="005966D8"/>
    <w:rsid w:val="00597994"/>
    <w:rsid w:val="005A14FB"/>
    <w:rsid w:val="005A3A2E"/>
    <w:rsid w:val="005A7582"/>
    <w:rsid w:val="005B34CE"/>
    <w:rsid w:val="005B3653"/>
    <w:rsid w:val="005B3E61"/>
    <w:rsid w:val="005B5224"/>
    <w:rsid w:val="005C2D2B"/>
    <w:rsid w:val="005C38BF"/>
    <w:rsid w:val="005C3AE7"/>
    <w:rsid w:val="005C6056"/>
    <w:rsid w:val="005C64B9"/>
    <w:rsid w:val="005C6949"/>
    <w:rsid w:val="005D1FD1"/>
    <w:rsid w:val="005D495F"/>
    <w:rsid w:val="005D5C90"/>
    <w:rsid w:val="005D6138"/>
    <w:rsid w:val="005D6960"/>
    <w:rsid w:val="005E0CB2"/>
    <w:rsid w:val="005E1F5C"/>
    <w:rsid w:val="005E3D1A"/>
    <w:rsid w:val="005E3ED5"/>
    <w:rsid w:val="005E7F7D"/>
    <w:rsid w:val="005F2E66"/>
    <w:rsid w:val="005F54D1"/>
    <w:rsid w:val="005F6EA7"/>
    <w:rsid w:val="00601515"/>
    <w:rsid w:val="006032FD"/>
    <w:rsid w:val="00604125"/>
    <w:rsid w:val="006078FB"/>
    <w:rsid w:val="00612A40"/>
    <w:rsid w:val="0061665C"/>
    <w:rsid w:val="00616A67"/>
    <w:rsid w:val="00622250"/>
    <w:rsid w:val="0062290E"/>
    <w:rsid w:val="00624F2C"/>
    <w:rsid w:val="00625910"/>
    <w:rsid w:val="00627560"/>
    <w:rsid w:val="006318F2"/>
    <w:rsid w:val="00632FD7"/>
    <w:rsid w:val="00633F78"/>
    <w:rsid w:val="00634840"/>
    <w:rsid w:val="00634BD6"/>
    <w:rsid w:val="00634FC4"/>
    <w:rsid w:val="00636883"/>
    <w:rsid w:val="00637930"/>
    <w:rsid w:val="00642315"/>
    <w:rsid w:val="00643C75"/>
    <w:rsid w:val="00643CCD"/>
    <w:rsid w:val="00645924"/>
    <w:rsid w:val="00645D91"/>
    <w:rsid w:val="0065183D"/>
    <w:rsid w:val="0065205D"/>
    <w:rsid w:val="0066104A"/>
    <w:rsid w:val="00661948"/>
    <w:rsid w:val="0066268D"/>
    <w:rsid w:val="006643CE"/>
    <w:rsid w:val="0066508A"/>
    <w:rsid w:val="00665E9A"/>
    <w:rsid w:val="00667368"/>
    <w:rsid w:val="00667EF1"/>
    <w:rsid w:val="00670F31"/>
    <w:rsid w:val="00672A8B"/>
    <w:rsid w:val="00675BB7"/>
    <w:rsid w:val="0068077E"/>
    <w:rsid w:val="0068195C"/>
    <w:rsid w:val="006834EE"/>
    <w:rsid w:val="00683B70"/>
    <w:rsid w:val="006841C7"/>
    <w:rsid w:val="00686AE2"/>
    <w:rsid w:val="006871BE"/>
    <w:rsid w:val="0068740C"/>
    <w:rsid w:val="00690AB7"/>
    <w:rsid w:val="006969B8"/>
    <w:rsid w:val="006A1589"/>
    <w:rsid w:val="006A15B2"/>
    <w:rsid w:val="006A329C"/>
    <w:rsid w:val="006A3889"/>
    <w:rsid w:val="006A5923"/>
    <w:rsid w:val="006B32AB"/>
    <w:rsid w:val="006B6486"/>
    <w:rsid w:val="006B7279"/>
    <w:rsid w:val="006B7623"/>
    <w:rsid w:val="006B7DFD"/>
    <w:rsid w:val="006C1180"/>
    <w:rsid w:val="006C1D21"/>
    <w:rsid w:val="006C3F9D"/>
    <w:rsid w:val="006C6097"/>
    <w:rsid w:val="006C62F8"/>
    <w:rsid w:val="006D297D"/>
    <w:rsid w:val="006D2A93"/>
    <w:rsid w:val="006D45C5"/>
    <w:rsid w:val="006D6133"/>
    <w:rsid w:val="006D69DD"/>
    <w:rsid w:val="006D78A8"/>
    <w:rsid w:val="006E0611"/>
    <w:rsid w:val="006E0CBD"/>
    <w:rsid w:val="006E2C4B"/>
    <w:rsid w:val="006E398A"/>
    <w:rsid w:val="006E6751"/>
    <w:rsid w:val="006E7EC6"/>
    <w:rsid w:val="006F003F"/>
    <w:rsid w:val="006F2EFF"/>
    <w:rsid w:val="006F32DD"/>
    <w:rsid w:val="006F5DEA"/>
    <w:rsid w:val="00700074"/>
    <w:rsid w:val="007059B6"/>
    <w:rsid w:val="007125D4"/>
    <w:rsid w:val="007155E9"/>
    <w:rsid w:val="00715618"/>
    <w:rsid w:val="00716CD9"/>
    <w:rsid w:val="0072024C"/>
    <w:rsid w:val="00721257"/>
    <w:rsid w:val="007319DB"/>
    <w:rsid w:val="007325C7"/>
    <w:rsid w:val="00732BC5"/>
    <w:rsid w:val="007438E4"/>
    <w:rsid w:val="00743A4E"/>
    <w:rsid w:val="00743CF6"/>
    <w:rsid w:val="00743F11"/>
    <w:rsid w:val="00743F3D"/>
    <w:rsid w:val="00751399"/>
    <w:rsid w:val="007528FB"/>
    <w:rsid w:val="00757D8F"/>
    <w:rsid w:val="00757ECF"/>
    <w:rsid w:val="007638F4"/>
    <w:rsid w:val="00764B9F"/>
    <w:rsid w:val="00770455"/>
    <w:rsid w:val="007710CD"/>
    <w:rsid w:val="007716A9"/>
    <w:rsid w:val="00771B66"/>
    <w:rsid w:val="007730B6"/>
    <w:rsid w:val="00776107"/>
    <w:rsid w:val="00776A04"/>
    <w:rsid w:val="00784416"/>
    <w:rsid w:val="00785FDB"/>
    <w:rsid w:val="00787BFA"/>
    <w:rsid w:val="007910C0"/>
    <w:rsid w:val="007974D8"/>
    <w:rsid w:val="007A1B71"/>
    <w:rsid w:val="007A32A7"/>
    <w:rsid w:val="007A38D3"/>
    <w:rsid w:val="007A3912"/>
    <w:rsid w:val="007A5B91"/>
    <w:rsid w:val="007A6C43"/>
    <w:rsid w:val="007A7567"/>
    <w:rsid w:val="007A76F8"/>
    <w:rsid w:val="007B17A2"/>
    <w:rsid w:val="007B17A3"/>
    <w:rsid w:val="007B2474"/>
    <w:rsid w:val="007B438E"/>
    <w:rsid w:val="007B55C9"/>
    <w:rsid w:val="007C0197"/>
    <w:rsid w:val="007C5E14"/>
    <w:rsid w:val="007D0860"/>
    <w:rsid w:val="007D1E75"/>
    <w:rsid w:val="007D464A"/>
    <w:rsid w:val="007D4D8F"/>
    <w:rsid w:val="007D6AD7"/>
    <w:rsid w:val="007E07FE"/>
    <w:rsid w:val="007E3985"/>
    <w:rsid w:val="007E405E"/>
    <w:rsid w:val="007F1692"/>
    <w:rsid w:val="007F1F70"/>
    <w:rsid w:val="007F33A9"/>
    <w:rsid w:val="007F5716"/>
    <w:rsid w:val="007F602F"/>
    <w:rsid w:val="007F7B14"/>
    <w:rsid w:val="00800132"/>
    <w:rsid w:val="00800B18"/>
    <w:rsid w:val="00800EA5"/>
    <w:rsid w:val="008041FB"/>
    <w:rsid w:val="00804750"/>
    <w:rsid w:val="0080490A"/>
    <w:rsid w:val="00807377"/>
    <w:rsid w:val="008114BF"/>
    <w:rsid w:val="00812339"/>
    <w:rsid w:val="00812FFD"/>
    <w:rsid w:val="00821D89"/>
    <w:rsid w:val="0082358E"/>
    <w:rsid w:val="00827D0D"/>
    <w:rsid w:val="00840E64"/>
    <w:rsid w:val="0084480F"/>
    <w:rsid w:val="00845317"/>
    <w:rsid w:val="00845453"/>
    <w:rsid w:val="00850409"/>
    <w:rsid w:val="00854932"/>
    <w:rsid w:val="00862000"/>
    <w:rsid w:val="00862E3A"/>
    <w:rsid w:val="00863247"/>
    <w:rsid w:val="0087148A"/>
    <w:rsid w:val="0087485B"/>
    <w:rsid w:val="00875615"/>
    <w:rsid w:val="0087642C"/>
    <w:rsid w:val="008776E3"/>
    <w:rsid w:val="00885F8A"/>
    <w:rsid w:val="00887868"/>
    <w:rsid w:val="008901E9"/>
    <w:rsid w:val="00890D8C"/>
    <w:rsid w:val="00891F67"/>
    <w:rsid w:val="0089258C"/>
    <w:rsid w:val="00893486"/>
    <w:rsid w:val="0089470A"/>
    <w:rsid w:val="00895156"/>
    <w:rsid w:val="008A3CB4"/>
    <w:rsid w:val="008A6B9E"/>
    <w:rsid w:val="008B2C07"/>
    <w:rsid w:val="008B38D5"/>
    <w:rsid w:val="008B5C26"/>
    <w:rsid w:val="008C1259"/>
    <w:rsid w:val="008C4770"/>
    <w:rsid w:val="008C4FE6"/>
    <w:rsid w:val="008C551F"/>
    <w:rsid w:val="008C7C42"/>
    <w:rsid w:val="008D1224"/>
    <w:rsid w:val="008D392C"/>
    <w:rsid w:val="008D7FC7"/>
    <w:rsid w:val="008E14B5"/>
    <w:rsid w:val="008E21BE"/>
    <w:rsid w:val="008E4058"/>
    <w:rsid w:val="008E5476"/>
    <w:rsid w:val="008E583F"/>
    <w:rsid w:val="008E6BED"/>
    <w:rsid w:val="008E6D5A"/>
    <w:rsid w:val="008F07BB"/>
    <w:rsid w:val="008F0C2A"/>
    <w:rsid w:val="008F59A4"/>
    <w:rsid w:val="008F62E5"/>
    <w:rsid w:val="008F6556"/>
    <w:rsid w:val="008F6AA6"/>
    <w:rsid w:val="00901B50"/>
    <w:rsid w:val="00903316"/>
    <w:rsid w:val="009041FE"/>
    <w:rsid w:val="009044CE"/>
    <w:rsid w:val="009045C2"/>
    <w:rsid w:val="00913525"/>
    <w:rsid w:val="0091587D"/>
    <w:rsid w:val="009158B2"/>
    <w:rsid w:val="00922698"/>
    <w:rsid w:val="009245CE"/>
    <w:rsid w:val="009263DD"/>
    <w:rsid w:val="00927726"/>
    <w:rsid w:val="0093166A"/>
    <w:rsid w:val="00932E3F"/>
    <w:rsid w:val="00934829"/>
    <w:rsid w:val="00935E7B"/>
    <w:rsid w:val="00935F80"/>
    <w:rsid w:val="0094312F"/>
    <w:rsid w:val="0094324E"/>
    <w:rsid w:val="009479EB"/>
    <w:rsid w:val="009515D0"/>
    <w:rsid w:val="00952DC8"/>
    <w:rsid w:val="00960810"/>
    <w:rsid w:val="009618B2"/>
    <w:rsid w:val="00966BA1"/>
    <w:rsid w:val="00970C84"/>
    <w:rsid w:val="00971EA5"/>
    <w:rsid w:val="0097501F"/>
    <w:rsid w:val="00977560"/>
    <w:rsid w:val="00980602"/>
    <w:rsid w:val="00987AA7"/>
    <w:rsid w:val="00990A78"/>
    <w:rsid w:val="0099210D"/>
    <w:rsid w:val="00994BF9"/>
    <w:rsid w:val="009A118A"/>
    <w:rsid w:val="009A1B8A"/>
    <w:rsid w:val="009A2126"/>
    <w:rsid w:val="009A4587"/>
    <w:rsid w:val="009A6510"/>
    <w:rsid w:val="009A7B28"/>
    <w:rsid w:val="009B00EF"/>
    <w:rsid w:val="009B03FD"/>
    <w:rsid w:val="009B37B8"/>
    <w:rsid w:val="009B54EA"/>
    <w:rsid w:val="009C1FBB"/>
    <w:rsid w:val="009C2C14"/>
    <w:rsid w:val="009C429E"/>
    <w:rsid w:val="009C4797"/>
    <w:rsid w:val="009C5F5B"/>
    <w:rsid w:val="009C6001"/>
    <w:rsid w:val="009D2860"/>
    <w:rsid w:val="009D29E0"/>
    <w:rsid w:val="009D4EE2"/>
    <w:rsid w:val="009D7EFF"/>
    <w:rsid w:val="009E3F54"/>
    <w:rsid w:val="009E4C3E"/>
    <w:rsid w:val="009E562B"/>
    <w:rsid w:val="009E6CBC"/>
    <w:rsid w:val="009E6D2E"/>
    <w:rsid w:val="009F4114"/>
    <w:rsid w:val="00A05716"/>
    <w:rsid w:val="00A05E1A"/>
    <w:rsid w:val="00A06AEB"/>
    <w:rsid w:val="00A07327"/>
    <w:rsid w:val="00A11366"/>
    <w:rsid w:val="00A13F1F"/>
    <w:rsid w:val="00A20E36"/>
    <w:rsid w:val="00A21B3E"/>
    <w:rsid w:val="00A262D4"/>
    <w:rsid w:val="00A2699A"/>
    <w:rsid w:val="00A278F9"/>
    <w:rsid w:val="00A31A46"/>
    <w:rsid w:val="00A326A2"/>
    <w:rsid w:val="00A37BD3"/>
    <w:rsid w:val="00A40322"/>
    <w:rsid w:val="00A41132"/>
    <w:rsid w:val="00A4354E"/>
    <w:rsid w:val="00A47346"/>
    <w:rsid w:val="00A47AD9"/>
    <w:rsid w:val="00A52423"/>
    <w:rsid w:val="00A52B03"/>
    <w:rsid w:val="00A53477"/>
    <w:rsid w:val="00A5369F"/>
    <w:rsid w:val="00A53803"/>
    <w:rsid w:val="00A54868"/>
    <w:rsid w:val="00A60BA6"/>
    <w:rsid w:val="00A63BD0"/>
    <w:rsid w:val="00A63EF1"/>
    <w:rsid w:val="00A710DE"/>
    <w:rsid w:val="00A73171"/>
    <w:rsid w:val="00A76F56"/>
    <w:rsid w:val="00A82AF5"/>
    <w:rsid w:val="00A84345"/>
    <w:rsid w:val="00A853F4"/>
    <w:rsid w:val="00A8610C"/>
    <w:rsid w:val="00A924B6"/>
    <w:rsid w:val="00A938D8"/>
    <w:rsid w:val="00A957C9"/>
    <w:rsid w:val="00A96370"/>
    <w:rsid w:val="00A96838"/>
    <w:rsid w:val="00AA3A83"/>
    <w:rsid w:val="00AA4B17"/>
    <w:rsid w:val="00AA70D9"/>
    <w:rsid w:val="00AB2854"/>
    <w:rsid w:val="00AB3588"/>
    <w:rsid w:val="00AB4D92"/>
    <w:rsid w:val="00AB5BF8"/>
    <w:rsid w:val="00AC1388"/>
    <w:rsid w:val="00AC30DC"/>
    <w:rsid w:val="00AD180B"/>
    <w:rsid w:val="00AD22FD"/>
    <w:rsid w:val="00AD3723"/>
    <w:rsid w:val="00AD4FE0"/>
    <w:rsid w:val="00AE0424"/>
    <w:rsid w:val="00AE2E3D"/>
    <w:rsid w:val="00AE33D5"/>
    <w:rsid w:val="00AE5F62"/>
    <w:rsid w:val="00AE6FFB"/>
    <w:rsid w:val="00AE7EE3"/>
    <w:rsid w:val="00AF0315"/>
    <w:rsid w:val="00AF0891"/>
    <w:rsid w:val="00AF0DF2"/>
    <w:rsid w:val="00AF1AB3"/>
    <w:rsid w:val="00AF77A8"/>
    <w:rsid w:val="00B011D8"/>
    <w:rsid w:val="00B01E5B"/>
    <w:rsid w:val="00B04923"/>
    <w:rsid w:val="00B1053F"/>
    <w:rsid w:val="00B1113E"/>
    <w:rsid w:val="00B113D7"/>
    <w:rsid w:val="00B12C73"/>
    <w:rsid w:val="00B16B2F"/>
    <w:rsid w:val="00B23768"/>
    <w:rsid w:val="00B244EE"/>
    <w:rsid w:val="00B25C1C"/>
    <w:rsid w:val="00B2656B"/>
    <w:rsid w:val="00B27A7E"/>
    <w:rsid w:val="00B35974"/>
    <w:rsid w:val="00B366E5"/>
    <w:rsid w:val="00B37F56"/>
    <w:rsid w:val="00B41370"/>
    <w:rsid w:val="00B426B8"/>
    <w:rsid w:val="00B478AE"/>
    <w:rsid w:val="00B53128"/>
    <w:rsid w:val="00B5328A"/>
    <w:rsid w:val="00B540F4"/>
    <w:rsid w:val="00B55887"/>
    <w:rsid w:val="00B56537"/>
    <w:rsid w:val="00B60DD7"/>
    <w:rsid w:val="00B63511"/>
    <w:rsid w:val="00B64EF3"/>
    <w:rsid w:val="00B652FA"/>
    <w:rsid w:val="00B678A5"/>
    <w:rsid w:val="00B766C2"/>
    <w:rsid w:val="00B775E2"/>
    <w:rsid w:val="00B874A5"/>
    <w:rsid w:val="00B932CA"/>
    <w:rsid w:val="00B94012"/>
    <w:rsid w:val="00B979D6"/>
    <w:rsid w:val="00BA28F6"/>
    <w:rsid w:val="00BA3967"/>
    <w:rsid w:val="00BA654A"/>
    <w:rsid w:val="00BA67D2"/>
    <w:rsid w:val="00BB4E5D"/>
    <w:rsid w:val="00BB5A63"/>
    <w:rsid w:val="00BB72CD"/>
    <w:rsid w:val="00BC14EB"/>
    <w:rsid w:val="00BC572B"/>
    <w:rsid w:val="00BC6A3A"/>
    <w:rsid w:val="00BD3A0E"/>
    <w:rsid w:val="00BD3D76"/>
    <w:rsid w:val="00BD4122"/>
    <w:rsid w:val="00BD6538"/>
    <w:rsid w:val="00BE0ECD"/>
    <w:rsid w:val="00BE227D"/>
    <w:rsid w:val="00BE6D81"/>
    <w:rsid w:val="00BF0870"/>
    <w:rsid w:val="00BF120D"/>
    <w:rsid w:val="00BF5D1E"/>
    <w:rsid w:val="00BF5D9E"/>
    <w:rsid w:val="00C03EF3"/>
    <w:rsid w:val="00C05F09"/>
    <w:rsid w:val="00C10B64"/>
    <w:rsid w:val="00C10B82"/>
    <w:rsid w:val="00C139CB"/>
    <w:rsid w:val="00C139DF"/>
    <w:rsid w:val="00C14BC1"/>
    <w:rsid w:val="00C151F2"/>
    <w:rsid w:val="00C15E61"/>
    <w:rsid w:val="00C16462"/>
    <w:rsid w:val="00C2185E"/>
    <w:rsid w:val="00C223F5"/>
    <w:rsid w:val="00C24E0F"/>
    <w:rsid w:val="00C26122"/>
    <w:rsid w:val="00C26A45"/>
    <w:rsid w:val="00C271D3"/>
    <w:rsid w:val="00C30607"/>
    <w:rsid w:val="00C3085D"/>
    <w:rsid w:val="00C37E63"/>
    <w:rsid w:val="00C41024"/>
    <w:rsid w:val="00C42C9C"/>
    <w:rsid w:val="00C44330"/>
    <w:rsid w:val="00C45B59"/>
    <w:rsid w:val="00C4622C"/>
    <w:rsid w:val="00C51292"/>
    <w:rsid w:val="00C51556"/>
    <w:rsid w:val="00C54CC9"/>
    <w:rsid w:val="00C60F5E"/>
    <w:rsid w:val="00C6509E"/>
    <w:rsid w:val="00C65BD0"/>
    <w:rsid w:val="00C707B4"/>
    <w:rsid w:val="00C72500"/>
    <w:rsid w:val="00C737C7"/>
    <w:rsid w:val="00C75838"/>
    <w:rsid w:val="00C81AE6"/>
    <w:rsid w:val="00C824B8"/>
    <w:rsid w:val="00C856F1"/>
    <w:rsid w:val="00C870A2"/>
    <w:rsid w:val="00C91AEE"/>
    <w:rsid w:val="00C92629"/>
    <w:rsid w:val="00C92DCF"/>
    <w:rsid w:val="00C959F1"/>
    <w:rsid w:val="00C97886"/>
    <w:rsid w:val="00CA0194"/>
    <w:rsid w:val="00CA1EFC"/>
    <w:rsid w:val="00CA3005"/>
    <w:rsid w:val="00CA378B"/>
    <w:rsid w:val="00CA4DAC"/>
    <w:rsid w:val="00CA559F"/>
    <w:rsid w:val="00CA6F2C"/>
    <w:rsid w:val="00CB217C"/>
    <w:rsid w:val="00CB4C86"/>
    <w:rsid w:val="00CB6E74"/>
    <w:rsid w:val="00CC27BC"/>
    <w:rsid w:val="00CC4981"/>
    <w:rsid w:val="00CC4F0C"/>
    <w:rsid w:val="00CC6123"/>
    <w:rsid w:val="00CC793A"/>
    <w:rsid w:val="00CD32DF"/>
    <w:rsid w:val="00CD5132"/>
    <w:rsid w:val="00CD794C"/>
    <w:rsid w:val="00CE29B9"/>
    <w:rsid w:val="00CE7EFA"/>
    <w:rsid w:val="00CF186A"/>
    <w:rsid w:val="00CF3350"/>
    <w:rsid w:val="00CF35D5"/>
    <w:rsid w:val="00CF3B24"/>
    <w:rsid w:val="00CF4546"/>
    <w:rsid w:val="00CF484D"/>
    <w:rsid w:val="00CF530E"/>
    <w:rsid w:val="00D0166F"/>
    <w:rsid w:val="00D05226"/>
    <w:rsid w:val="00D06982"/>
    <w:rsid w:val="00D1145F"/>
    <w:rsid w:val="00D159D1"/>
    <w:rsid w:val="00D15F93"/>
    <w:rsid w:val="00D16DD5"/>
    <w:rsid w:val="00D17E01"/>
    <w:rsid w:val="00D228C0"/>
    <w:rsid w:val="00D229A6"/>
    <w:rsid w:val="00D22CAB"/>
    <w:rsid w:val="00D24246"/>
    <w:rsid w:val="00D27692"/>
    <w:rsid w:val="00D27A03"/>
    <w:rsid w:val="00D31A7D"/>
    <w:rsid w:val="00D32851"/>
    <w:rsid w:val="00D34E6E"/>
    <w:rsid w:val="00D367AE"/>
    <w:rsid w:val="00D37854"/>
    <w:rsid w:val="00D4091D"/>
    <w:rsid w:val="00D44EE7"/>
    <w:rsid w:val="00D46FA1"/>
    <w:rsid w:val="00D50244"/>
    <w:rsid w:val="00D51003"/>
    <w:rsid w:val="00D53379"/>
    <w:rsid w:val="00D567E3"/>
    <w:rsid w:val="00D628EB"/>
    <w:rsid w:val="00D63EAE"/>
    <w:rsid w:val="00D71CE8"/>
    <w:rsid w:val="00D730F8"/>
    <w:rsid w:val="00D74446"/>
    <w:rsid w:val="00D76776"/>
    <w:rsid w:val="00D76862"/>
    <w:rsid w:val="00D77A2D"/>
    <w:rsid w:val="00D8145F"/>
    <w:rsid w:val="00D81D4E"/>
    <w:rsid w:val="00D83904"/>
    <w:rsid w:val="00D84723"/>
    <w:rsid w:val="00D8525D"/>
    <w:rsid w:val="00D8777B"/>
    <w:rsid w:val="00D91D2F"/>
    <w:rsid w:val="00D950E6"/>
    <w:rsid w:val="00D96BE1"/>
    <w:rsid w:val="00D977D1"/>
    <w:rsid w:val="00D97D91"/>
    <w:rsid w:val="00DA0346"/>
    <w:rsid w:val="00DA4769"/>
    <w:rsid w:val="00DB0346"/>
    <w:rsid w:val="00DB198B"/>
    <w:rsid w:val="00DB1E2F"/>
    <w:rsid w:val="00DB7BF6"/>
    <w:rsid w:val="00DC31A7"/>
    <w:rsid w:val="00DC35EC"/>
    <w:rsid w:val="00DC6FEE"/>
    <w:rsid w:val="00DD44E6"/>
    <w:rsid w:val="00DD596B"/>
    <w:rsid w:val="00DD7FB7"/>
    <w:rsid w:val="00DE0479"/>
    <w:rsid w:val="00DE3EB0"/>
    <w:rsid w:val="00DE4A55"/>
    <w:rsid w:val="00DF474C"/>
    <w:rsid w:val="00DF4927"/>
    <w:rsid w:val="00E1637B"/>
    <w:rsid w:val="00E20083"/>
    <w:rsid w:val="00E269FF"/>
    <w:rsid w:val="00E26F64"/>
    <w:rsid w:val="00E3029C"/>
    <w:rsid w:val="00E316F0"/>
    <w:rsid w:val="00E3636C"/>
    <w:rsid w:val="00E40584"/>
    <w:rsid w:val="00E45F41"/>
    <w:rsid w:val="00E46305"/>
    <w:rsid w:val="00E47C4A"/>
    <w:rsid w:val="00E540A5"/>
    <w:rsid w:val="00E54AAE"/>
    <w:rsid w:val="00E5735E"/>
    <w:rsid w:val="00E63484"/>
    <w:rsid w:val="00E63994"/>
    <w:rsid w:val="00E65387"/>
    <w:rsid w:val="00E6761D"/>
    <w:rsid w:val="00E70709"/>
    <w:rsid w:val="00E71278"/>
    <w:rsid w:val="00E74547"/>
    <w:rsid w:val="00E80D87"/>
    <w:rsid w:val="00E81ECA"/>
    <w:rsid w:val="00E82A9A"/>
    <w:rsid w:val="00E842AC"/>
    <w:rsid w:val="00E84A71"/>
    <w:rsid w:val="00E86CB0"/>
    <w:rsid w:val="00E87301"/>
    <w:rsid w:val="00E9000F"/>
    <w:rsid w:val="00E90FA2"/>
    <w:rsid w:val="00E91102"/>
    <w:rsid w:val="00E924B8"/>
    <w:rsid w:val="00E933B9"/>
    <w:rsid w:val="00E97A17"/>
    <w:rsid w:val="00EA0D50"/>
    <w:rsid w:val="00EA6C74"/>
    <w:rsid w:val="00EB0DA4"/>
    <w:rsid w:val="00EB2685"/>
    <w:rsid w:val="00EB610D"/>
    <w:rsid w:val="00EC25D2"/>
    <w:rsid w:val="00EC7192"/>
    <w:rsid w:val="00ED0356"/>
    <w:rsid w:val="00EE0261"/>
    <w:rsid w:val="00EE2671"/>
    <w:rsid w:val="00EE30D3"/>
    <w:rsid w:val="00EE5A55"/>
    <w:rsid w:val="00EE6043"/>
    <w:rsid w:val="00EF0A61"/>
    <w:rsid w:val="00EF27AA"/>
    <w:rsid w:val="00EF4577"/>
    <w:rsid w:val="00EF4D90"/>
    <w:rsid w:val="00EF5A42"/>
    <w:rsid w:val="00F06B41"/>
    <w:rsid w:val="00F076D9"/>
    <w:rsid w:val="00F13F18"/>
    <w:rsid w:val="00F1402D"/>
    <w:rsid w:val="00F14E58"/>
    <w:rsid w:val="00F16CEE"/>
    <w:rsid w:val="00F16DD1"/>
    <w:rsid w:val="00F20B61"/>
    <w:rsid w:val="00F2154A"/>
    <w:rsid w:val="00F22675"/>
    <w:rsid w:val="00F27A2E"/>
    <w:rsid w:val="00F3041E"/>
    <w:rsid w:val="00F410EF"/>
    <w:rsid w:val="00F41D7C"/>
    <w:rsid w:val="00F4200B"/>
    <w:rsid w:val="00F45498"/>
    <w:rsid w:val="00F6275A"/>
    <w:rsid w:val="00F63D48"/>
    <w:rsid w:val="00F6612A"/>
    <w:rsid w:val="00F708E9"/>
    <w:rsid w:val="00F744B3"/>
    <w:rsid w:val="00F747FB"/>
    <w:rsid w:val="00F74EC9"/>
    <w:rsid w:val="00F750ED"/>
    <w:rsid w:val="00F7510E"/>
    <w:rsid w:val="00F75F36"/>
    <w:rsid w:val="00F80CDF"/>
    <w:rsid w:val="00F8255C"/>
    <w:rsid w:val="00F83D83"/>
    <w:rsid w:val="00F84F2E"/>
    <w:rsid w:val="00F86BDB"/>
    <w:rsid w:val="00F91064"/>
    <w:rsid w:val="00F92632"/>
    <w:rsid w:val="00F939FB"/>
    <w:rsid w:val="00FA07C2"/>
    <w:rsid w:val="00FA1CC9"/>
    <w:rsid w:val="00FA4930"/>
    <w:rsid w:val="00FA7B58"/>
    <w:rsid w:val="00FB4867"/>
    <w:rsid w:val="00FB6937"/>
    <w:rsid w:val="00FB74B1"/>
    <w:rsid w:val="00FC2030"/>
    <w:rsid w:val="00FC2D90"/>
    <w:rsid w:val="00FD56EE"/>
    <w:rsid w:val="00FD5C1D"/>
    <w:rsid w:val="00FD6649"/>
    <w:rsid w:val="00FE321B"/>
    <w:rsid w:val="00FE4515"/>
    <w:rsid w:val="00FE7DA4"/>
    <w:rsid w:val="00FF36C3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928771"/>
  <w15:chartTrackingRefBased/>
  <w15:docId w15:val="{3BB7BF5C-740F-4512-B0FD-51949FF1A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552B"/>
    <w:pPr>
      <w:bidi/>
      <w:spacing w:after="0" w:line="220" w:lineRule="exact"/>
      <w:jc w:val="both"/>
    </w:pPr>
    <w:rPr>
      <w:rFonts w:ascii="BA Fontov Regular" w:hAnsi="BA Fontov Regular" w:cs="FrankRuehl"/>
      <w:sz w:val="18"/>
      <w:szCs w:val="18"/>
    </w:rPr>
  </w:style>
  <w:style w:type="paragraph" w:styleId="1">
    <w:name w:val="heading 1"/>
    <w:aliases w:val="100,0.7 דחוס"/>
    <w:basedOn w:val="a"/>
    <w:next w:val="a"/>
    <w:link w:val="10"/>
    <w:uiPriority w:val="9"/>
    <w:rsid w:val="00183BFF"/>
    <w:pPr>
      <w:keepNext/>
      <w:keepLines/>
      <w:pageBreakBefore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</w:rPr>
  </w:style>
  <w:style w:type="paragraph" w:styleId="2">
    <w:name w:val="heading 2"/>
    <w:aliases w:val="וילנא 0.5,2,98"/>
    <w:basedOn w:val="a"/>
    <w:next w:val="a"/>
    <w:link w:val="20"/>
    <w:uiPriority w:val="9"/>
    <w:unhideWhenUsed/>
    <w:rsid w:val="00183BFF"/>
    <w:pPr>
      <w:keepNext/>
      <w:outlineLvl w:val="1"/>
    </w:pPr>
    <w:rPr>
      <w:rFonts w:ascii="David" w:hAnsi="David"/>
      <w:b/>
      <w:bCs/>
      <w:w w:val="92"/>
    </w:rPr>
  </w:style>
  <w:style w:type="paragraph" w:styleId="3">
    <w:name w:val="heading 3"/>
    <w:basedOn w:val="a"/>
    <w:next w:val="a"/>
    <w:link w:val="30"/>
    <w:unhideWhenUsed/>
    <w:qFormat/>
    <w:rsid w:val="00183BFF"/>
    <w:pPr>
      <w:keepNext/>
      <w:outlineLvl w:val="2"/>
    </w:pPr>
    <w:rPr>
      <w:rFonts w:ascii="David" w:hAnsi="David"/>
      <w:w w:val="92"/>
    </w:rPr>
  </w:style>
  <w:style w:type="paragraph" w:styleId="4">
    <w:name w:val="heading 4"/>
    <w:basedOn w:val="a"/>
    <w:next w:val="a"/>
    <w:link w:val="40"/>
    <w:uiPriority w:val="9"/>
    <w:unhideWhenUsed/>
    <w:qFormat/>
    <w:rsid w:val="00183BFF"/>
    <w:pPr>
      <w:keepNext/>
      <w:outlineLvl w:val="3"/>
    </w:pPr>
    <w:rPr>
      <w:rFonts w:ascii="David" w:hAnsi="David"/>
      <w:b/>
      <w:bCs/>
      <w:w w:val="92"/>
    </w:rPr>
  </w:style>
  <w:style w:type="paragraph" w:styleId="5">
    <w:name w:val="heading 5"/>
    <w:basedOn w:val="a"/>
    <w:next w:val="a"/>
    <w:link w:val="50"/>
    <w:uiPriority w:val="9"/>
    <w:unhideWhenUsed/>
    <w:qFormat/>
    <w:rsid w:val="00183BFF"/>
    <w:pPr>
      <w:keepNext/>
      <w:outlineLvl w:val="4"/>
    </w:pPr>
    <w:rPr>
      <w:rFonts w:ascii="David" w:hAnsi="David"/>
      <w:w w:val="92"/>
      <w:sz w:val="32"/>
    </w:rPr>
  </w:style>
  <w:style w:type="paragraph" w:styleId="6">
    <w:name w:val="heading 6"/>
    <w:basedOn w:val="a"/>
    <w:next w:val="a"/>
    <w:link w:val="60"/>
    <w:uiPriority w:val="9"/>
    <w:unhideWhenUsed/>
    <w:qFormat/>
    <w:rsid w:val="00183BFF"/>
    <w:pPr>
      <w:keepNext/>
      <w:outlineLvl w:val="5"/>
    </w:pPr>
    <w:rPr>
      <w:rFonts w:ascii="David" w:hAnsi="David"/>
      <w:b/>
      <w:bCs/>
      <w:w w:val="92"/>
      <w:sz w:val="32"/>
    </w:rPr>
  </w:style>
  <w:style w:type="paragraph" w:styleId="7">
    <w:name w:val="heading 7"/>
    <w:basedOn w:val="a"/>
    <w:next w:val="a"/>
    <w:link w:val="70"/>
    <w:uiPriority w:val="9"/>
    <w:unhideWhenUsed/>
    <w:qFormat/>
    <w:rsid w:val="00183BFF"/>
    <w:pPr>
      <w:keepNext/>
      <w:jc w:val="center"/>
      <w:outlineLvl w:val="6"/>
    </w:pPr>
    <w:rPr>
      <w:rFonts w:cs="Guttman Vilna"/>
      <w:bCs/>
      <w:w w:val="92"/>
      <w:szCs w:val="30"/>
    </w:rPr>
  </w:style>
  <w:style w:type="paragraph" w:styleId="8">
    <w:name w:val="heading 8"/>
    <w:basedOn w:val="a"/>
    <w:next w:val="a"/>
    <w:link w:val="80"/>
    <w:uiPriority w:val="9"/>
    <w:unhideWhenUsed/>
    <w:qFormat/>
    <w:rsid w:val="00183BFF"/>
    <w:pPr>
      <w:keepNext/>
      <w:ind w:left="720"/>
      <w:outlineLvl w:val="7"/>
    </w:pPr>
    <w:rPr>
      <w:rFonts w:ascii="David" w:hAnsi="David"/>
      <w:w w:val="92"/>
    </w:rPr>
  </w:style>
  <w:style w:type="paragraph" w:styleId="9">
    <w:name w:val="heading 9"/>
    <w:basedOn w:val="a"/>
    <w:next w:val="a"/>
    <w:link w:val="90"/>
    <w:uiPriority w:val="9"/>
    <w:unhideWhenUsed/>
    <w:qFormat/>
    <w:rsid w:val="00183BFF"/>
    <w:pPr>
      <w:keepNext/>
      <w:jc w:val="center"/>
      <w:outlineLvl w:val="8"/>
    </w:pPr>
    <w:rPr>
      <w:rFonts w:ascii="David" w:hAnsi="David"/>
      <w:b/>
      <w:bCs/>
      <w:sz w:val="30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aliases w:val="100 תו,0.7 דחוס תו"/>
    <w:basedOn w:val="a0"/>
    <w:link w:val="1"/>
    <w:uiPriority w:val="9"/>
    <w:rsid w:val="00183BFF"/>
    <w:rPr>
      <w:rFonts w:asciiTheme="majorHAnsi" w:eastAsiaTheme="majorEastAsia" w:hAnsiTheme="majorHAnsi" w:cstheme="majorBidi"/>
      <w:color w:val="2E74B5" w:themeColor="accent1" w:themeShade="BF"/>
      <w:sz w:val="32"/>
      <w:szCs w:val="20"/>
    </w:rPr>
  </w:style>
  <w:style w:type="character" w:customStyle="1" w:styleId="20">
    <w:name w:val="כותרת 2 תו"/>
    <w:aliases w:val="וילנא 0.5 תו,2 תו,98 תו"/>
    <w:basedOn w:val="a0"/>
    <w:link w:val="2"/>
    <w:uiPriority w:val="9"/>
    <w:rsid w:val="00183BFF"/>
    <w:rPr>
      <w:rFonts w:ascii="David" w:hAnsi="David" w:cs="FrankRuehl"/>
      <w:b/>
      <w:bCs/>
      <w:w w:val="92"/>
      <w:sz w:val="18"/>
      <w:szCs w:val="20"/>
    </w:rPr>
  </w:style>
  <w:style w:type="character" w:customStyle="1" w:styleId="30">
    <w:name w:val="כותרת 3 תו"/>
    <w:basedOn w:val="a0"/>
    <w:link w:val="3"/>
    <w:rsid w:val="00183BFF"/>
    <w:rPr>
      <w:rFonts w:ascii="David" w:hAnsi="David" w:cs="FrankRuehl"/>
      <w:w w:val="92"/>
      <w:sz w:val="18"/>
      <w:szCs w:val="20"/>
    </w:rPr>
  </w:style>
  <w:style w:type="character" w:customStyle="1" w:styleId="40">
    <w:name w:val="כותרת 4 תו"/>
    <w:basedOn w:val="a0"/>
    <w:link w:val="4"/>
    <w:uiPriority w:val="9"/>
    <w:rsid w:val="00183BFF"/>
    <w:rPr>
      <w:rFonts w:ascii="David" w:hAnsi="David" w:cs="FrankRuehl"/>
      <w:b/>
      <w:bCs/>
      <w:w w:val="92"/>
      <w:sz w:val="18"/>
      <w:szCs w:val="20"/>
    </w:rPr>
  </w:style>
  <w:style w:type="character" w:customStyle="1" w:styleId="50">
    <w:name w:val="כותרת 5 תו"/>
    <w:basedOn w:val="a0"/>
    <w:link w:val="5"/>
    <w:uiPriority w:val="9"/>
    <w:rsid w:val="00183BFF"/>
    <w:rPr>
      <w:rFonts w:ascii="David" w:hAnsi="David" w:cs="FrankRuehl"/>
      <w:w w:val="92"/>
      <w:sz w:val="32"/>
      <w:szCs w:val="20"/>
    </w:rPr>
  </w:style>
  <w:style w:type="character" w:customStyle="1" w:styleId="60">
    <w:name w:val="כותרת 6 תו"/>
    <w:basedOn w:val="a0"/>
    <w:link w:val="6"/>
    <w:uiPriority w:val="9"/>
    <w:rsid w:val="00183BFF"/>
    <w:rPr>
      <w:rFonts w:ascii="David" w:hAnsi="David" w:cs="FrankRuehl"/>
      <w:b/>
      <w:bCs/>
      <w:w w:val="92"/>
      <w:sz w:val="32"/>
      <w:szCs w:val="20"/>
    </w:rPr>
  </w:style>
  <w:style w:type="character" w:customStyle="1" w:styleId="70">
    <w:name w:val="כותרת 7 תו"/>
    <w:basedOn w:val="a0"/>
    <w:link w:val="7"/>
    <w:uiPriority w:val="9"/>
    <w:rsid w:val="00183BFF"/>
    <w:rPr>
      <w:rFonts w:ascii="BA Fontov Regular" w:hAnsi="BA Fontov Regular" w:cs="Guttman Vilna"/>
      <w:bCs/>
      <w:w w:val="92"/>
      <w:sz w:val="18"/>
      <w:szCs w:val="30"/>
    </w:rPr>
  </w:style>
  <w:style w:type="character" w:customStyle="1" w:styleId="80">
    <w:name w:val="כותרת 8 תו"/>
    <w:basedOn w:val="a0"/>
    <w:link w:val="8"/>
    <w:uiPriority w:val="9"/>
    <w:rsid w:val="00183BFF"/>
    <w:rPr>
      <w:rFonts w:ascii="David" w:hAnsi="David" w:cs="FrankRuehl"/>
      <w:w w:val="92"/>
      <w:sz w:val="18"/>
      <w:szCs w:val="20"/>
    </w:rPr>
  </w:style>
  <w:style w:type="character" w:customStyle="1" w:styleId="90">
    <w:name w:val="כותרת 9 תו"/>
    <w:basedOn w:val="a0"/>
    <w:link w:val="9"/>
    <w:uiPriority w:val="9"/>
    <w:rsid w:val="00183BFF"/>
    <w:rPr>
      <w:rFonts w:ascii="David" w:hAnsi="David" w:cs="FrankRuehl"/>
      <w:b/>
      <w:bCs/>
      <w:sz w:val="30"/>
      <w:szCs w:val="30"/>
    </w:rPr>
  </w:style>
  <w:style w:type="paragraph" w:styleId="a3">
    <w:name w:val="header"/>
    <w:basedOn w:val="a"/>
    <w:link w:val="a4"/>
    <w:uiPriority w:val="99"/>
    <w:unhideWhenUsed/>
    <w:rsid w:val="0055228A"/>
    <w:pPr>
      <w:tabs>
        <w:tab w:val="center" w:pos="2835"/>
        <w:tab w:val="right" w:pos="4153"/>
        <w:tab w:val="right" w:pos="5670"/>
        <w:tab w:val="right" w:pos="8306"/>
      </w:tabs>
      <w:spacing w:line="200" w:lineRule="exact"/>
    </w:pPr>
    <w:rPr>
      <w:rFonts w:cs="BA TM • Vilna Extra-Bold"/>
      <w:spacing w:val="4"/>
      <w:szCs w:val="20"/>
    </w:rPr>
  </w:style>
  <w:style w:type="character" w:customStyle="1" w:styleId="a4">
    <w:name w:val="כותרת עליונה תו"/>
    <w:basedOn w:val="a0"/>
    <w:link w:val="a3"/>
    <w:uiPriority w:val="99"/>
    <w:rsid w:val="0055228A"/>
    <w:rPr>
      <w:rFonts w:ascii="BA Fontov Regular" w:hAnsi="BA Fontov Regular" w:cs="BA TM • Vilna Extra-Bold"/>
      <w:spacing w:val="4"/>
      <w:sz w:val="18"/>
      <w:szCs w:val="20"/>
    </w:rPr>
  </w:style>
  <w:style w:type="paragraph" w:styleId="a5">
    <w:name w:val="footer"/>
    <w:basedOn w:val="a"/>
    <w:link w:val="a6"/>
    <w:uiPriority w:val="99"/>
    <w:unhideWhenUsed/>
    <w:rsid w:val="00D44EE7"/>
    <w:pPr>
      <w:tabs>
        <w:tab w:val="center" w:pos="4153"/>
        <w:tab w:val="right" w:pos="8306"/>
      </w:tabs>
      <w:spacing w:line="120" w:lineRule="exact"/>
    </w:pPr>
    <w:rPr>
      <w:szCs w:val="16"/>
    </w:rPr>
  </w:style>
  <w:style w:type="character" w:customStyle="1" w:styleId="a6">
    <w:name w:val="כותרת תחתונה תו"/>
    <w:basedOn w:val="a0"/>
    <w:link w:val="a5"/>
    <w:uiPriority w:val="99"/>
    <w:rsid w:val="00D44EE7"/>
    <w:rPr>
      <w:rFonts w:ascii="BA Fontov Regular" w:hAnsi="BA Fontov Regular" w:cs="FrankRuehl"/>
      <w:sz w:val="18"/>
      <w:szCs w:val="16"/>
    </w:rPr>
  </w:style>
  <w:style w:type="paragraph" w:styleId="a7">
    <w:name w:val="List Paragraph"/>
    <w:basedOn w:val="a"/>
    <w:link w:val="a8"/>
    <w:uiPriority w:val="34"/>
    <w:qFormat/>
    <w:rsid w:val="00183BFF"/>
    <w:pPr>
      <w:ind w:left="720"/>
      <w:contextualSpacing/>
    </w:pPr>
  </w:style>
  <w:style w:type="character" w:customStyle="1" w:styleId="a8">
    <w:name w:val="פיסקת רשימה תו"/>
    <w:basedOn w:val="a0"/>
    <w:link w:val="a7"/>
    <w:uiPriority w:val="34"/>
    <w:rsid w:val="00183BFF"/>
    <w:rPr>
      <w:rFonts w:ascii="BA Fontov Regular" w:hAnsi="BA Fontov Regular" w:cs="FrankRuehl"/>
      <w:sz w:val="18"/>
      <w:szCs w:val="20"/>
    </w:rPr>
  </w:style>
  <w:style w:type="paragraph" w:styleId="a9">
    <w:name w:val="Balloon Text"/>
    <w:basedOn w:val="a"/>
    <w:link w:val="aa"/>
    <w:uiPriority w:val="99"/>
    <w:unhideWhenUsed/>
    <w:rsid w:val="00183BFF"/>
    <w:pPr>
      <w:spacing w:line="240" w:lineRule="auto"/>
    </w:pPr>
    <w:rPr>
      <w:rFonts w:ascii="Tahoma" w:hAnsi="Tahoma" w:cs="Tahoma"/>
    </w:rPr>
  </w:style>
  <w:style w:type="character" w:customStyle="1" w:styleId="aa">
    <w:name w:val="טקסט בלונים תו"/>
    <w:basedOn w:val="a0"/>
    <w:link w:val="a9"/>
    <w:uiPriority w:val="99"/>
    <w:rsid w:val="00183BFF"/>
    <w:rPr>
      <w:rFonts w:ascii="Tahoma" w:hAnsi="Tahoma" w:cs="Tahoma"/>
      <w:sz w:val="18"/>
      <w:szCs w:val="20"/>
    </w:rPr>
  </w:style>
  <w:style w:type="table" w:styleId="ab">
    <w:name w:val="Table Grid"/>
    <w:basedOn w:val="a1"/>
    <w:uiPriority w:val="59"/>
    <w:rsid w:val="00183B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ubtle Emphasis"/>
    <w:basedOn w:val="a0"/>
    <w:uiPriority w:val="19"/>
    <w:qFormat/>
    <w:rsid w:val="00183BFF"/>
    <w:rPr>
      <w:i/>
      <w:iCs/>
      <w:color w:val="808080" w:themeColor="text1" w:themeTint="7F"/>
    </w:rPr>
  </w:style>
  <w:style w:type="table" w:styleId="ad">
    <w:name w:val="Light Grid"/>
    <w:basedOn w:val="a1"/>
    <w:uiPriority w:val="62"/>
    <w:rsid w:val="00183BF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ae">
    <w:name w:val="Subtitle"/>
    <w:basedOn w:val="a"/>
    <w:next w:val="a"/>
    <w:link w:val="af"/>
    <w:uiPriority w:val="11"/>
    <w:qFormat/>
    <w:rsid w:val="00183BFF"/>
    <w:pPr>
      <w:numPr>
        <w:ilvl w:val="1"/>
      </w:numPr>
      <w:ind w:left="454" w:hanging="454"/>
    </w:pPr>
    <w:rPr>
      <w:rFonts w:asciiTheme="majorHAnsi" w:eastAsiaTheme="majorEastAsia" w:hAnsiTheme="majorHAnsi" w:cstheme="majorBidi"/>
      <w:i/>
      <w:iCs/>
      <w:color w:val="5B9BD5" w:themeColor="accent1"/>
      <w:spacing w:val="15"/>
      <w:w w:val="92"/>
      <w:sz w:val="24"/>
    </w:rPr>
  </w:style>
  <w:style w:type="character" w:customStyle="1" w:styleId="af">
    <w:name w:val="כותרת משנה תו"/>
    <w:basedOn w:val="a0"/>
    <w:link w:val="ae"/>
    <w:uiPriority w:val="11"/>
    <w:rsid w:val="00183BFF"/>
    <w:rPr>
      <w:rFonts w:asciiTheme="majorHAnsi" w:eastAsiaTheme="majorEastAsia" w:hAnsiTheme="majorHAnsi" w:cstheme="majorBidi"/>
      <w:i/>
      <w:iCs/>
      <w:color w:val="5B9BD5" w:themeColor="accent1"/>
      <w:spacing w:val="15"/>
      <w:w w:val="92"/>
      <w:sz w:val="24"/>
      <w:szCs w:val="20"/>
    </w:rPr>
  </w:style>
  <w:style w:type="table" w:styleId="af0">
    <w:name w:val="Light Shading"/>
    <w:basedOn w:val="a1"/>
    <w:uiPriority w:val="60"/>
    <w:rsid w:val="00183BF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1">
    <w:name w:val="Body Text Indent"/>
    <w:basedOn w:val="a"/>
    <w:link w:val="af2"/>
    <w:uiPriority w:val="99"/>
    <w:unhideWhenUsed/>
    <w:rsid w:val="00183BFF"/>
    <w:pPr>
      <w:ind w:left="2160" w:firstLine="720"/>
    </w:pPr>
    <w:rPr>
      <w:rFonts w:ascii="David" w:hAnsi="David"/>
      <w:w w:val="92"/>
    </w:rPr>
  </w:style>
  <w:style w:type="character" w:customStyle="1" w:styleId="af2">
    <w:name w:val="כניסה בגוף טקסט תו"/>
    <w:basedOn w:val="a0"/>
    <w:link w:val="af1"/>
    <w:uiPriority w:val="99"/>
    <w:rsid w:val="00183BFF"/>
    <w:rPr>
      <w:rFonts w:ascii="David" w:hAnsi="David" w:cs="FrankRuehl"/>
      <w:w w:val="92"/>
      <w:sz w:val="18"/>
      <w:szCs w:val="20"/>
    </w:rPr>
  </w:style>
  <w:style w:type="paragraph" w:styleId="31">
    <w:name w:val="Body Text 3"/>
    <w:basedOn w:val="a"/>
    <w:link w:val="32"/>
    <w:uiPriority w:val="99"/>
    <w:unhideWhenUsed/>
    <w:rsid w:val="00183BFF"/>
    <w:rPr>
      <w:rFonts w:ascii="David" w:hAnsi="David"/>
      <w:w w:val="92"/>
    </w:rPr>
  </w:style>
  <w:style w:type="character" w:customStyle="1" w:styleId="32">
    <w:name w:val="גוף טקסט 3 תו"/>
    <w:basedOn w:val="a0"/>
    <w:link w:val="31"/>
    <w:uiPriority w:val="99"/>
    <w:rsid w:val="00183BFF"/>
    <w:rPr>
      <w:rFonts w:ascii="David" w:hAnsi="David" w:cs="FrankRuehl"/>
      <w:w w:val="92"/>
      <w:sz w:val="18"/>
      <w:szCs w:val="20"/>
    </w:rPr>
  </w:style>
  <w:style w:type="paragraph" w:customStyle="1" w:styleId="af3">
    <w:name w:val="פסוק"/>
    <w:basedOn w:val="a"/>
    <w:link w:val="af4"/>
    <w:qFormat/>
    <w:rsid w:val="00DD44E6"/>
    <w:pPr>
      <w:contextualSpacing/>
    </w:pPr>
    <w:rPr>
      <w:rFonts w:ascii="Fb Fontext" w:hAnsi="Fb Fontext" w:cs="BA TM • Tzlotana"/>
      <w:spacing w:val="4"/>
      <w:szCs w:val="16"/>
    </w:rPr>
  </w:style>
  <w:style w:type="paragraph" w:styleId="33">
    <w:name w:val="Body Text Indent 3"/>
    <w:basedOn w:val="a"/>
    <w:link w:val="34"/>
    <w:uiPriority w:val="99"/>
    <w:unhideWhenUsed/>
    <w:rsid w:val="00183BFF"/>
    <w:pPr>
      <w:ind w:firstLine="720"/>
    </w:pPr>
    <w:rPr>
      <w:rFonts w:ascii="David" w:hAnsi="David"/>
      <w:w w:val="92"/>
    </w:rPr>
  </w:style>
  <w:style w:type="character" w:customStyle="1" w:styleId="34">
    <w:name w:val="כניסה בגוף טקסט 3 תו"/>
    <w:basedOn w:val="a0"/>
    <w:link w:val="33"/>
    <w:uiPriority w:val="99"/>
    <w:rsid w:val="00183BFF"/>
    <w:rPr>
      <w:rFonts w:ascii="David" w:hAnsi="David" w:cs="FrankRuehl"/>
      <w:w w:val="92"/>
      <w:sz w:val="18"/>
      <w:szCs w:val="20"/>
    </w:rPr>
  </w:style>
  <w:style w:type="character" w:styleId="af5">
    <w:name w:val="Placeholder Text"/>
    <w:basedOn w:val="a0"/>
    <w:uiPriority w:val="99"/>
    <w:semiHidden/>
    <w:rsid w:val="00183BFF"/>
    <w:rPr>
      <w:color w:val="808080"/>
    </w:rPr>
  </w:style>
  <w:style w:type="character" w:styleId="af6">
    <w:name w:val="line number"/>
    <w:basedOn w:val="a0"/>
    <w:uiPriority w:val="99"/>
    <w:semiHidden/>
    <w:unhideWhenUsed/>
    <w:rsid w:val="00183BFF"/>
  </w:style>
  <w:style w:type="paragraph" w:styleId="af7">
    <w:name w:val="TOC Heading"/>
    <w:basedOn w:val="1"/>
    <w:next w:val="a"/>
    <w:uiPriority w:val="39"/>
    <w:unhideWhenUsed/>
    <w:qFormat/>
    <w:rsid w:val="00183BFF"/>
    <w:pPr>
      <w:pageBreakBefore w:val="0"/>
      <w:outlineLvl w:val="9"/>
    </w:pPr>
    <w:rPr>
      <w:rtl/>
      <w:cs/>
    </w:rPr>
  </w:style>
  <w:style w:type="paragraph" w:styleId="TOC1">
    <w:name w:val="toc 1"/>
    <w:basedOn w:val="a"/>
    <w:next w:val="a"/>
    <w:autoRedefine/>
    <w:uiPriority w:val="39"/>
    <w:unhideWhenUsed/>
    <w:rsid w:val="00183BFF"/>
    <w:pPr>
      <w:spacing w:after="100"/>
    </w:pPr>
  </w:style>
  <w:style w:type="paragraph" w:styleId="TOC2">
    <w:name w:val="toc 2"/>
    <w:basedOn w:val="a"/>
    <w:next w:val="a"/>
    <w:autoRedefine/>
    <w:uiPriority w:val="39"/>
    <w:unhideWhenUsed/>
    <w:rsid w:val="00183BFF"/>
    <w:pPr>
      <w:spacing w:after="100"/>
      <w:ind w:left="220"/>
    </w:pPr>
  </w:style>
  <w:style w:type="character" w:styleId="Hyperlink">
    <w:name w:val="Hyperlink"/>
    <w:basedOn w:val="a0"/>
    <w:uiPriority w:val="99"/>
    <w:unhideWhenUsed/>
    <w:rsid w:val="00183BFF"/>
    <w:rPr>
      <w:color w:val="0563C1" w:themeColor="hyperlink"/>
      <w:u w:val="single"/>
    </w:rPr>
  </w:style>
  <w:style w:type="character" w:styleId="af8">
    <w:name w:val="annotation reference"/>
    <w:uiPriority w:val="99"/>
    <w:rsid w:val="00183BFF"/>
    <w:rPr>
      <w:sz w:val="16"/>
      <w:szCs w:val="16"/>
    </w:rPr>
  </w:style>
  <w:style w:type="paragraph" w:styleId="af9">
    <w:name w:val="annotation text"/>
    <w:basedOn w:val="a"/>
    <w:link w:val="afa"/>
    <w:uiPriority w:val="99"/>
    <w:rsid w:val="00183BFF"/>
    <w:pPr>
      <w:spacing w:line="240" w:lineRule="auto"/>
    </w:pPr>
    <w:rPr>
      <w:rFonts w:ascii="Times New Roman" w:eastAsia="Times New Roman" w:hAnsi="Times New Roman" w:cs="Times New Roman"/>
    </w:rPr>
  </w:style>
  <w:style w:type="character" w:customStyle="1" w:styleId="afa">
    <w:name w:val="טקסט הערה תו"/>
    <w:basedOn w:val="a0"/>
    <w:link w:val="af9"/>
    <w:uiPriority w:val="99"/>
    <w:rsid w:val="00183BFF"/>
    <w:rPr>
      <w:rFonts w:ascii="Times New Roman" w:eastAsia="Times New Roman" w:hAnsi="Times New Roman" w:cs="Times New Roman"/>
      <w:sz w:val="18"/>
      <w:szCs w:val="20"/>
    </w:rPr>
  </w:style>
  <w:style w:type="paragraph" w:styleId="afb">
    <w:name w:val="annotation subject"/>
    <w:basedOn w:val="af9"/>
    <w:next w:val="af9"/>
    <w:link w:val="afc"/>
    <w:uiPriority w:val="99"/>
    <w:rsid w:val="00183BFF"/>
    <w:rPr>
      <w:b/>
      <w:bCs/>
    </w:rPr>
  </w:style>
  <w:style w:type="character" w:customStyle="1" w:styleId="afc">
    <w:name w:val="נושא הערה תו"/>
    <w:basedOn w:val="afa"/>
    <w:link w:val="afb"/>
    <w:uiPriority w:val="99"/>
    <w:rsid w:val="00183BFF"/>
    <w:rPr>
      <w:rFonts w:ascii="Times New Roman" w:eastAsia="Times New Roman" w:hAnsi="Times New Roman" w:cs="Times New Roman"/>
      <w:b/>
      <w:bCs/>
      <w:sz w:val="18"/>
      <w:szCs w:val="20"/>
    </w:rPr>
  </w:style>
  <w:style w:type="character" w:styleId="afd">
    <w:name w:val="Emphasis"/>
    <w:qFormat/>
    <w:rsid w:val="00183BFF"/>
    <w:rPr>
      <w:rFonts w:cs="David"/>
      <w:i/>
      <w:iCs w:val="0"/>
      <w:w w:val="96"/>
      <w:szCs w:val="18"/>
    </w:rPr>
  </w:style>
  <w:style w:type="paragraph" w:styleId="afe">
    <w:name w:val="caption"/>
    <w:basedOn w:val="a"/>
    <w:next w:val="a"/>
    <w:uiPriority w:val="35"/>
    <w:unhideWhenUsed/>
    <w:qFormat/>
    <w:rsid w:val="00183BFF"/>
    <w:pPr>
      <w:spacing w:after="200" w:line="240" w:lineRule="auto"/>
    </w:pPr>
    <w:rPr>
      <w:i/>
      <w:iCs/>
      <w:color w:val="44546A" w:themeColor="text2"/>
    </w:rPr>
  </w:style>
  <w:style w:type="paragraph" w:styleId="aff">
    <w:name w:val="table of figures"/>
    <w:basedOn w:val="a"/>
    <w:next w:val="a"/>
    <w:uiPriority w:val="99"/>
    <w:semiHidden/>
    <w:unhideWhenUsed/>
    <w:rsid w:val="00183BFF"/>
  </w:style>
  <w:style w:type="character" w:styleId="aff0">
    <w:name w:val="page number"/>
    <w:basedOn w:val="a0"/>
    <w:rsid w:val="00183BFF"/>
  </w:style>
  <w:style w:type="paragraph" w:styleId="aff1">
    <w:name w:val="footnote text"/>
    <w:basedOn w:val="a"/>
    <w:link w:val="aff2"/>
    <w:uiPriority w:val="99"/>
    <w:unhideWhenUsed/>
    <w:rsid w:val="00183BFF"/>
    <w:pPr>
      <w:spacing w:line="160" w:lineRule="exact"/>
      <w:ind w:left="-284" w:right="284"/>
    </w:pPr>
    <w:rPr>
      <w:rFonts w:cs="BA Franknatan Light"/>
      <w:szCs w:val="13"/>
    </w:rPr>
  </w:style>
  <w:style w:type="character" w:customStyle="1" w:styleId="aff2">
    <w:name w:val="טקסט הערת שוליים תו"/>
    <w:basedOn w:val="a0"/>
    <w:link w:val="aff1"/>
    <w:uiPriority w:val="99"/>
    <w:rsid w:val="00183BFF"/>
    <w:rPr>
      <w:rFonts w:ascii="BA Fontov Regular" w:hAnsi="BA Fontov Regular" w:cs="BA Franknatan Light"/>
      <w:sz w:val="18"/>
      <w:szCs w:val="13"/>
    </w:rPr>
  </w:style>
  <w:style w:type="character" w:styleId="aff3">
    <w:name w:val="footnote reference"/>
    <w:basedOn w:val="a0"/>
    <w:uiPriority w:val="99"/>
    <w:semiHidden/>
    <w:unhideWhenUsed/>
    <w:rsid w:val="00183BFF"/>
    <w:rPr>
      <w:vertAlign w:val="superscript"/>
    </w:rPr>
  </w:style>
  <w:style w:type="character" w:customStyle="1" w:styleId="35">
    <w:name w:val="סגנון 3"/>
    <w:basedOn w:val="a0"/>
    <w:uiPriority w:val="1"/>
    <w:qFormat/>
    <w:rsid w:val="00183BFF"/>
  </w:style>
  <w:style w:type="paragraph" w:customStyle="1" w:styleId="04">
    <w:name w:val="0.4."/>
    <w:basedOn w:val="2"/>
    <w:link w:val="040"/>
    <w:rsid w:val="00183BFF"/>
    <w:rPr>
      <w:bCs w:val="0"/>
      <w:spacing w:val="-8"/>
      <w:sz w:val="32"/>
    </w:rPr>
  </w:style>
  <w:style w:type="character" w:customStyle="1" w:styleId="040">
    <w:name w:val="0.4. תו"/>
    <w:basedOn w:val="a0"/>
    <w:link w:val="04"/>
    <w:rsid w:val="00183BFF"/>
    <w:rPr>
      <w:rFonts w:ascii="David" w:hAnsi="David" w:cs="FrankRuehl"/>
      <w:b/>
      <w:spacing w:val="-8"/>
      <w:w w:val="92"/>
      <w:sz w:val="32"/>
      <w:szCs w:val="20"/>
    </w:rPr>
  </w:style>
  <w:style w:type="paragraph" w:customStyle="1" w:styleId="-04">
    <w:name w:val="טאב-  0.4"/>
    <w:basedOn w:val="a7"/>
    <w:link w:val="-040"/>
    <w:qFormat/>
    <w:rsid w:val="00183BFF"/>
    <w:pPr>
      <w:numPr>
        <w:numId w:val="2"/>
      </w:numPr>
    </w:pPr>
    <w:rPr>
      <w:spacing w:val="-8"/>
      <w:sz w:val="32"/>
    </w:rPr>
  </w:style>
  <w:style w:type="character" w:customStyle="1" w:styleId="-040">
    <w:name w:val="טאב-  0.4 תו"/>
    <w:basedOn w:val="a8"/>
    <w:link w:val="-04"/>
    <w:rsid w:val="00183BFF"/>
    <w:rPr>
      <w:rFonts w:ascii="BA Fontov Regular" w:hAnsi="BA Fontov Regular" w:cs="FrankRuehl"/>
      <w:spacing w:val="-8"/>
      <w:sz w:val="32"/>
      <w:szCs w:val="20"/>
    </w:rPr>
  </w:style>
  <w:style w:type="paragraph" w:customStyle="1" w:styleId="02">
    <w:name w:val="0.2 וילנא"/>
    <w:basedOn w:val="a"/>
    <w:link w:val="020"/>
    <w:rsid w:val="00183BFF"/>
    <w:rPr>
      <w:rFonts w:ascii="David" w:hAnsi="David" w:cs="Guttman Vilna"/>
      <w:b/>
      <w:bCs/>
      <w:spacing w:val="-4"/>
      <w:sz w:val="30"/>
    </w:rPr>
  </w:style>
  <w:style w:type="character" w:customStyle="1" w:styleId="020">
    <w:name w:val="0.2 וילנא תו"/>
    <w:basedOn w:val="a0"/>
    <w:link w:val="02"/>
    <w:rsid w:val="00183BFF"/>
    <w:rPr>
      <w:rFonts w:ascii="David" w:hAnsi="David" w:cs="Guttman Vilna"/>
      <w:b/>
      <w:bCs/>
      <w:spacing w:val="-4"/>
      <w:sz w:val="30"/>
      <w:szCs w:val="20"/>
    </w:rPr>
  </w:style>
  <w:style w:type="paragraph" w:styleId="aff4">
    <w:name w:val="Document Map"/>
    <w:basedOn w:val="a"/>
    <w:link w:val="aff5"/>
    <w:uiPriority w:val="99"/>
    <w:semiHidden/>
    <w:unhideWhenUsed/>
    <w:rsid w:val="00183BFF"/>
    <w:pPr>
      <w:spacing w:line="240" w:lineRule="auto"/>
    </w:pPr>
    <w:rPr>
      <w:rFonts w:ascii="Tahoma" w:eastAsia="Times New Roman" w:hAnsi="Tahoma" w:cs="Tahoma"/>
      <w:spacing w:val="-10"/>
      <w:sz w:val="16"/>
      <w:szCs w:val="16"/>
    </w:rPr>
  </w:style>
  <w:style w:type="character" w:customStyle="1" w:styleId="aff5">
    <w:name w:val="מפת מסמך תו"/>
    <w:basedOn w:val="a0"/>
    <w:link w:val="aff4"/>
    <w:uiPriority w:val="99"/>
    <w:semiHidden/>
    <w:rsid w:val="00183BFF"/>
    <w:rPr>
      <w:rFonts w:ascii="Tahoma" w:eastAsia="Times New Roman" w:hAnsi="Tahoma" w:cs="Tahoma"/>
      <w:spacing w:val="-10"/>
      <w:sz w:val="16"/>
      <w:szCs w:val="16"/>
    </w:rPr>
  </w:style>
  <w:style w:type="paragraph" w:customStyle="1" w:styleId="aff6">
    <w:name w:val="הערת שוליים מ''מ"/>
    <w:basedOn w:val="aff1"/>
    <w:link w:val="aff7"/>
    <w:autoRedefine/>
    <w:qFormat/>
    <w:rsid w:val="00183BFF"/>
    <w:pPr>
      <w:spacing w:line="360" w:lineRule="auto"/>
    </w:pPr>
    <w:rPr>
      <w:rFonts w:ascii="David" w:hAnsi="David" w:cs="Guttman Vilna"/>
      <w:bCs/>
      <w:spacing w:val="-10"/>
      <w:position w:val="8"/>
      <w:szCs w:val="26"/>
    </w:rPr>
  </w:style>
  <w:style w:type="character" w:customStyle="1" w:styleId="aff7">
    <w:name w:val="הערת שוליים מ''מ תו"/>
    <w:basedOn w:val="aff2"/>
    <w:link w:val="aff6"/>
    <w:rsid w:val="00183BFF"/>
    <w:rPr>
      <w:rFonts w:ascii="David" w:hAnsi="David" w:cs="Guttman Vilna"/>
      <w:bCs/>
      <w:spacing w:val="-10"/>
      <w:position w:val="8"/>
      <w:sz w:val="18"/>
      <w:szCs w:val="26"/>
    </w:rPr>
  </w:style>
  <w:style w:type="paragraph" w:customStyle="1" w:styleId="aff8">
    <w:name w:val="הערת שוליים"/>
    <w:basedOn w:val="aff1"/>
    <w:autoRedefine/>
    <w:qFormat/>
    <w:rsid w:val="00183BFF"/>
    <w:pPr>
      <w:spacing w:line="360" w:lineRule="auto"/>
    </w:pPr>
    <w:rPr>
      <w:rFonts w:ascii="David" w:hAnsi="David" w:cs="Guttman Vilna"/>
      <w:bCs/>
      <w:position w:val="8"/>
      <w:sz w:val="22"/>
      <w:szCs w:val="26"/>
    </w:rPr>
  </w:style>
  <w:style w:type="paragraph" w:customStyle="1" w:styleId="aff9">
    <w:name w:val="הערת שולייים"/>
    <w:basedOn w:val="aff1"/>
    <w:link w:val="affa"/>
    <w:autoRedefine/>
    <w:qFormat/>
    <w:rsid w:val="00183BFF"/>
    <w:pPr>
      <w:spacing w:line="360" w:lineRule="auto"/>
      <w:jc w:val="left"/>
    </w:pPr>
    <w:rPr>
      <w:rFonts w:ascii="David" w:hAnsi="David" w:cs="Guttman Vilna"/>
      <w:bCs/>
      <w:position w:val="8"/>
      <w:sz w:val="32"/>
      <w:szCs w:val="26"/>
    </w:rPr>
  </w:style>
  <w:style w:type="character" w:customStyle="1" w:styleId="affa">
    <w:name w:val="הערת שולייים תו"/>
    <w:basedOn w:val="a0"/>
    <w:link w:val="aff9"/>
    <w:rsid w:val="00183BFF"/>
    <w:rPr>
      <w:rFonts w:ascii="David" w:hAnsi="David" w:cs="Guttman Vilna"/>
      <w:bCs/>
      <w:position w:val="8"/>
      <w:sz w:val="32"/>
      <w:szCs w:val="26"/>
    </w:rPr>
  </w:style>
  <w:style w:type="paragraph" w:customStyle="1" w:styleId="affb">
    <w:name w:val="רגיל ורווח"/>
    <w:basedOn w:val="a"/>
    <w:link w:val="affc"/>
    <w:rsid w:val="00183BFF"/>
  </w:style>
  <w:style w:type="character" w:customStyle="1" w:styleId="affc">
    <w:name w:val="רגיל ורווח תו"/>
    <w:basedOn w:val="a0"/>
    <w:link w:val="affb"/>
    <w:rsid w:val="00183BFF"/>
    <w:rPr>
      <w:rFonts w:ascii="BA Fontov Regular" w:hAnsi="BA Fontov Regular" w:cs="FrankRuehl"/>
      <w:sz w:val="18"/>
      <w:szCs w:val="20"/>
    </w:rPr>
  </w:style>
  <w:style w:type="paragraph" w:customStyle="1" w:styleId="affd">
    <w:name w:val="רגיל אדום"/>
    <w:basedOn w:val="a"/>
    <w:rsid w:val="00183BFF"/>
    <w:rPr>
      <w:color w:val="FF0000"/>
    </w:rPr>
  </w:style>
  <w:style w:type="paragraph" w:customStyle="1" w:styleId="affe">
    <w:name w:val="דף"/>
    <w:basedOn w:val="a"/>
    <w:link w:val="afff"/>
    <w:qFormat/>
    <w:rsid w:val="00183BFF"/>
    <w:rPr>
      <w:rFonts w:ascii="David" w:hAnsi="David" w:cs="Guttman Vilna"/>
      <w:b/>
      <w:bCs/>
      <w:color w:val="0070C0"/>
      <w:sz w:val="32"/>
      <w:szCs w:val="30"/>
    </w:rPr>
  </w:style>
  <w:style w:type="paragraph" w:customStyle="1" w:styleId="afff0">
    <w:name w:val="חציצה"/>
    <w:basedOn w:val="a"/>
    <w:link w:val="afff1"/>
    <w:qFormat/>
    <w:rsid w:val="009263DD"/>
    <w:pPr>
      <w:spacing w:after="40"/>
      <w:jc w:val="center"/>
    </w:pPr>
    <w:rPr>
      <w:rFonts w:cs="BA TM • Vilna Extra-Bold"/>
      <w:bCs/>
      <w:color w:val="A6A6A6" w:themeColor="background1" w:themeShade="A6"/>
    </w:rPr>
  </w:style>
  <w:style w:type="paragraph" w:customStyle="1" w:styleId="afff2">
    <w:name w:val="דף בצד"/>
    <w:basedOn w:val="affe"/>
    <w:link w:val="afff3"/>
    <w:qFormat/>
    <w:rsid w:val="00D91D2F"/>
    <w:pPr>
      <w:framePr w:h="215" w:hRule="exact" w:hSpace="57" w:vSpace="113" w:wrap="around" w:vAnchor="text" w:hAnchor="page" w:xAlign="inside" w:y="1"/>
      <w:spacing w:line="276" w:lineRule="auto"/>
    </w:pPr>
    <w:rPr>
      <w:rFonts w:ascii="Fb Fontext" w:hAnsi="Fb Fontext"/>
      <w:color w:val="auto"/>
      <w:sz w:val="20"/>
      <w:szCs w:val="18"/>
    </w:rPr>
  </w:style>
  <w:style w:type="paragraph" w:customStyle="1" w:styleId="afff4">
    <w:name w:val="מסכת"/>
    <w:basedOn w:val="a"/>
    <w:rsid w:val="00183BFF"/>
    <w:pPr>
      <w:framePr w:hSpace="113" w:vSpace="284" w:wrap="around" w:vAnchor="page" w:hAnchor="page" w:xAlign="center" w:yAlign="bottom"/>
      <w:spacing w:line="240" w:lineRule="auto"/>
      <w:jc w:val="center"/>
    </w:pPr>
    <w:rPr>
      <w:rFonts w:cs="Guttman Vilna"/>
      <w:bCs/>
      <w:color w:val="F2F2F2" w:themeColor="background1" w:themeShade="F2"/>
      <w:szCs w:val="16"/>
    </w:rPr>
  </w:style>
  <w:style w:type="paragraph" w:customStyle="1" w:styleId="afff5">
    <w:name w:val="פרק"/>
    <w:basedOn w:val="a"/>
    <w:rsid w:val="003D4FED"/>
    <w:pPr>
      <w:framePr w:h="57" w:hRule="exact" w:hSpace="181" w:wrap="around" w:vAnchor="page" w:hAnchor="page" w:x="1" w:yAlign="bottom"/>
      <w:widowControl w:val="0"/>
      <w:spacing w:line="240" w:lineRule="auto"/>
    </w:pPr>
    <w:rPr>
      <w:color w:val="FF0000"/>
    </w:rPr>
  </w:style>
  <w:style w:type="paragraph" w:customStyle="1" w:styleId="afff6">
    <w:name w:val="פרק שם"/>
    <w:basedOn w:val="a"/>
    <w:rsid w:val="003D4FED"/>
    <w:pPr>
      <w:framePr w:hSpace="567" w:wrap="around" w:vAnchor="page" w:hAnchor="text" w:yAlign="bottom"/>
      <w:spacing w:line="240" w:lineRule="auto"/>
      <w:jc w:val="right"/>
    </w:pPr>
    <w:rPr>
      <w:rFonts w:cs="Guttman Vilna"/>
      <w:bCs/>
      <w:color w:val="FF0000"/>
      <w:sz w:val="24"/>
      <w:szCs w:val="16"/>
    </w:rPr>
  </w:style>
  <w:style w:type="paragraph" w:customStyle="1" w:styleId="afff7">
    <w:name w:val="דפים בפרק ב"/>
    <w:basedOn w:val="a"/>
    <w:rsid w:val="00183BFF"/>
    <w:pPr>
      <w:framePr w:h="284" w:hRule="exact" w:hSpace="181" w:wrap="around" w:vAnchor="page" w:hAnchor="page" w:x="2836" w:yAlign="bottom"/>
      <w:spacing w:after="60" w:line="300" w:lineRule="exact"/>
    </w:pPr>
    <w:rPr>
      <w:color w:val="F2F2F2" w:themeColor="background1" w:themeShade="F2"/>
    </w:rPr>
  </w:style>
  <w:style w:type="paragraph" w:customStyle="1" w:styleId="afff8">
    <w:name w:val="משניות"/>
    <w:basedOn w:val="a"/>
    <w:link w:val="afff9"/>
    <w:rsid w:val="00CA0194"/>
    <w:pPr>
      <w:shd w:val="clear" w:color="auto" w:fill="F2F2F2" w:themeFill="background1" w:themeFillShade="F2"/>
      <w:spacing w:line="240" w:lineRule="exact"/>
    </w:pPr>
    <w:rPr>
      <w:rFonts w:cs="BA Vilna Bold"/>
      <w:spacing w:val="4"/>
      <w:sz w:val="22"/>
      <w:szCs w:val="22"/>
    </w:rPr>
  </w:style>
  <w:style w:type="character" w:customStyle="1" w:styleId="afff9">
    <w:name w:val="משניות תו"/>
    <w:basedOn w:val="a0"/>
    <w:link w:val="afff8"/>
    <w:rsid w:val="00CA0194"/>
    <w:rPr>
      <w:rFonts w:ascii="BA Fontov Regular" w:hAnsi="BA Fontov Regular" w:cs="BA Vilna Bold"/>
      <w:spacing w:val="4"/>
      <w:sz w:val="22"/>
      <w:szCs w:val="22"/>
      <w:shd w:val="clear" w:color="auto" w:fill="F2F2F2" w:themeFill="background1" w:themeFillShade="F2"/>
    </w:rPr>
  </w:style>
  <w:style w:type="paragraph" w:customStyle="1" w:styleId="afffa">
    <w:name w:val="דעות"/>
    <w:basedOn w:val="a"/>
    <w:rsid w:val="00183BFF"/>
    <w:pPr>
      <w:tabs>
        <w:tab w:val="right" w:pos="4677"/>
        <w:tab w:val="left" w:pos="4961"/>
      </w:tabs>
      <w:spacing w:after="50"/>
      <w:ind w:firstLine="720"/>
      <w:contextualSpacing/>
    </w:pPr>
  </w:style>
  <w:style w:type="paragraph" w:styleId="afffb">
    <w:name w:val="Intense Quote"/>
    <w:basedOn w:val="a"/>
    <w:next w:val="a"/>
    <w:link w:val="afffc"/>
    <w:uiPriority w:val="30"/>
    <w:qFormat/>
    <w:rsid w:val="00183BF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ffc">
    <w:name w:val="ציטוט חזק תו"/>
    <w:basedOn w:val="a0"/>
    <w:link w:val="afffb"/>
    <w:uiPriority w:val="30"/>
    <w:rsid w:val="00183BFF"/>
    <w:rPr>
      <w:rFonts w:ascii="BA Fontov Regular" w:hAnsi="BA Fontov Regular" w:cs="FrankRuehl"/>
      <w:i/>
      <w:iCs/>
      <w:color w:val="5B9BD5" w:themeColor="accent1"/>
      <w:sz w:val="18"/>
      <w:szCs w:val="20"/>
    </w:rPr>
  </w:style>
  <w:style w:type="character" w:customStyle="1" w:styleId="afffd">
    <w:name w:val="מודגש"/>
    <w:basedOn w:val="a0"/>
    <w:uiPriority w:val="1"/>
    <w:rsid w:val="00627560"/>
    <w:rPr>
      <w:rFonts w:cs="FrankRuehl"/>
      <w:bCs/>
      <w:szCs w:val="18"/>
    </w:rPr>
  </w:style>
  <w:style w:type="paragraph" w:customStyle="1" w:styleId="afffe">
    <w:name w:val="הדרן עלך"/>
    <w:basedOn w:val="a"/>
    <w:link w:val="affff"/>
    <w:qFormat/>
    <w:rsid w:val="00183BFF"/>
    <w:pPr>
      <w:jc w:val="center"/>
    </w:pPr>
    <w:rPr>
      <w:rFonts w:ascii="Fb Fontext" w:hAnsi="Fb Fontext"/>
      <w:bCs/>
      <w:color w:val="808080" w:themeColor="background1" w:themeShade="80"/>
      <w:sz w:val="24"/>
    </w:rPr>
  </w:style>
  <w:style w:type="character" w:customStyle="1" w:styleId="affff">
    <w:name w:val="הדרן עלך תו"/>
    <w:basedOn w:val="a0"/>
    <w:link w:val="afffe"/>
    <w:rsid w:val="00183BFF"/>
    <w:rPr>
      <w:rFonts w:ascii="Fb Fontext" w:hAnsi="Fb Fontext" w:cs="FrankRuehl"/>
      <w:bCs/>
      <w:color w:val="808080" w:themeColor="background1" w:themeShade="80"/>
      <w:sz w:val="24"/>
      <w:szCs w:val="20"/>
    </w:rPr>
  </w:style>
  <w:style w:type="paragraph" w:customStyle="1" w:styleId="21">
    <w:name w:val="כולל 2"/>
    <w:basedOn w:val="affb"/>
    <w:link w:val="22"/>
    <w:qFormat/>
    <w:rsid w:val="00183BFF"/>
    <w:pPr>
      <w:spacing w:line="360" w:lineRule="exact"/>
    </w:pPr>
    <w:rPr>
      <w:rFonts w:ascii="Fb Fontext" w:hAnsi="Fb Fontext"/>
      <w:spacing w:val="-4"/>
    </w:rPr>
  </w:style>
  <w:style w:type="character" w:customStyle="1" w:styleId="22">
    <w:name w:val="כולל 2 תו"/>
    <w:basedOn w:val="affc"/>
    <w:link w:val="21"/>
    <w:rsid w:val="00183BFF"/>
    <w:rPr>
      <w:rFonts w:ascii="Fb Fontext" w:hAnsi="Fb Fontext" w:cs="FrankRuehl"/>
      <w:spacing w:val="-4"/>
      <w:sz w:val="18"/>
      <w:szCs w:val="20"/>
    </w:rPr>
  </w:style>
  <w:style w:type="paragraph" w:customStyle="1" w:styleId="affff0">
    <w:name w:val="ד''ה משנה"/>
    <w:basedOn w:val="a"/>
    <w:link w:val="affff1"/>
    <w:qFormat/>
    <w:rsid w:val="00F86BDB"/>
    <w:pPr>
      <w:spacing w:before="120"/>
      <w:ind w:end="320"/>
      <w:contextualSpacing/>
      <w:jc w:val="center"/>
    </w:pPr>
    <w:rPr>
      <w:rFonts w:cs="BA Vilna Bold"/>
      <w:b/>
      <w:spacing w:val="8"/>
      <w:sz w:val="22"/>
      <w:szCs w:val="22"/>
    </w:rPr>
  </w:style>
  <w:style w:type="character" w:customStyle="1" w:styleId="affff1">
    <w:name w:val="ד''ה משנה תו"/>
    <w:basedOn w:val="a0"/>
    <w:link w:val="affff0"/>
    <w:rsid w:val="00F86BDB"/>
    <w:rPr>
      <w:rFonts w:ascii="BA Fontov Regular" w:hAnsi="BA Fontov Regular" w:cs="BA Vilna Bold"/>
      <w:b/>
      <w:spacing w:val="8"/>
      <w:sz w:val="22"/>
      <w:szCs w:val="22"/>
    </w:rPr>
  </w:style>
  <w:style w:type="paragraph" w:customStyle="1" w:styleId="affff2">
    <w:name w:val="מבואה"/>
    <w:basedOn w:val="a"/>
    <w:link w:val="affff3"/>
    <w:qFormat/>
    <w:rsid w:val="00183BFF"/>
    <w:pPr>
      <w:framePr w:hSpace="567" w:wrap="notBeside" w:vAnchor="text" w:hAnchor="page" w:xAlign="right" w:y="1"/>
      <w:pBdr>
        <w:top w:val="single" w:sz="4" w:space="2" w:color="auto"/>
        <w:bottom w:val="single" w:sz="4" w:space="2" w:color="auto"/>
      </w:pBdr>
      <w:spacing w:before="240" w:after="240"/>
      <w:ind w:left="2835"/>
      <w:jc w:val="center"/>
    </w:pPr>
    <w:rPr>
      <w:rFonts w:ascii="David" w:eastAsia="Times New Roman" w:hAnsi="David" w:cs="David"/>
      <w:b/>
      <w:bCs/>
      <w:color w:val="A6A6A6" w:themeColor="background1" w:themeShade="A6"/>
    </w:rPr>
  </w:style>
  <w:style w:type="character" w:customStyle="1" w:styleId="affff3">
    <w:name w:val="מבואה תו"/>
    <w:basedOn w:val="a0"/>
    <w:link w:val="affff2"/>
    <w:rsid w:val="00183BFF"/>
    <w:rPr>
      <w:rFonts w:ascii="David" w:eastAsia="Times New Roman" w:hAnsi="David" w:cs="David"/>
      <w:b/>
      <w:bCs/>
      <w:color w:val="A6A6A6" w:themeColor="background1" w:themeShade="A6"/>
      <w:sz w:val="18"/>
      <w:szCs w:val="20"/>
    </w:rPr>
  </w:style>
  <w:style w:type="paragraph" w:customStyle="1" w:styleId="affff4">
    <w:name w:val="טור הערות לאוקמי"/>
    <w:basedOn w:val="aff1"/>
    <w:link w:val="affff5"/>
    <w:qFormat/>
    <w:rsid w:val="00183BFF"/>
    <w:pPr>
      <w:ind w:left="113" w:hanging="113"/>
    </w:pPr>
  </w:style>
  <w:style w:type="character" w:customStyle="1" w:styleId="affff5">
    <w:name w:val="טור הערות לאוקמי תו"/>
    <w:basedOn w:val="aff2"/>
    <w:link w:val="affff4"/>
    <w:rsid w:val="00183BFF"/>
    <w:rPr>
      <w:rFonts w:ascii="BA Fontov Regular" w:hAnsi="BA Fontov Regular" w:cs="BA Franknatan Light"/>
      <w:sz w:val="18"/>
      <w:szCs w:val="13"/>
    </w:rPr>
  </w:style>
  <w:style w:type="paragraph" w:styleId="affff6">
    <w:name w:val="Body Text"/>
    <w:basedOn w:val="a"/>
    <w:link w:val="affff7"/>
    <w:uiPriority w:val="99"/>
    <w:semiHidden/>
    <w:unhideWhenUsed/>
    <w:rsid w:val="00183BFF"/>
    <w:pPr>
      <w:spacing w:after="120"/>
    </w:pPr>
  </w:style>
  <w:style w:type="character" w:customStyle="1" w:styleId="affff7">
    <w:name w:val="גוף טקסט תו"/>
    <w:basedOn w:val="a0"/>
    <w:link w:val="affff6"/>
    <w:uiPriority w:val="99"/>
    <w:semiHidden/>
    <w:rsid w:val="00183BFF"/>
    <w:rPr>
      <w:rFonts w:ascii="BA Fontov Regular" w:hAnsi="BA Fontov Regular" w:cs="FrankRuehl"/>
      <w:sz w:val="18"/>
      <w:szCs w:val="20"/>
    </w:rPr>
  </w:style>
  <w:style w:type="paragraph" w:styleId="affff8">
    <w:name w:val="Body Text First Indent"/>
    <w:basedOn w:val="a"/>
    <w:link w:val="affff9"/>
    <w:uiPriority w:val="99"/>
    <w:semiHidden/>
    <w:unhideWhenUsed/>
    <w:rsid w:val="00183BFF"/>
    <w:pPr>
      <w:spacing w:line="360" w:lineRule="exact"/>
      <w:ind w:firstLine="360"/>
    </w:pPr>
    <w:rPr>
      <w:rFonts w:asciiTheme="minorHAnsi" w:hAnsiTheme="minorHAnsi"/>
      <w:sz w:val="22"/>
    </w:rPr>
  </w:style>
  <w:style w:type="character" w:customStyle="1" w:styleId="affff9">
    <w:name w:val="כניסת שורה ראשונה בגוף טקסט תו"/>
    <w:basedOn w:val="affff7"/>
    <w:link w:val="affff8"/>
    <w:uiPriority w:val="99"/>
    <w:semiHidden/>
    <w:rsid w:val="00183BFF"/>
    <w:rPr>
      <w:rFonts w:ascii="BA Fontov Regular" w:hAnsi="BA Fontov Regular" w:cs="FrankRuehl"/>
      <w:sz w:val="18"/>
      <w:szCs w:val="20"/>
    </w:rPr>
  </w:style>
  <w:style w:type="paragraph" w:customStyle="1" w:styleId="01">
    <w:name w:val="0.1 משנה"/>
    <w:basedOn w:val="afff8"/>
    <w:link w:val="010"/>
    <w:qFormat/>
    <w:rsid w:val="00183BFF"/>
    <w:rPr>
      <w:b/>
      <w:spacing w:val="-4"/>
      <w:sz w:val="22"/>
      <w:szCs w:val="22"/>
    </w:rPr>
  </w:style>
  <w:style w:type="character" w:customStyle="1" w:styleId="010">
    <w:name w:val="0.1 משנה תו"/>
    <w:basedOn w:val="afff9"/>
    <w:link w:val="01"/>
    <w:rsid w:val="00183BFF"/>
    <w:rPr>
      <w:rFonts w:ascii="BA Fontov Regular" w:hAnsi="BA Fontov Regular" w:cs="BA Vilna Bold"/>
      <w:b/>
      <w:spacing w:val="-4"/>
      <w:sz w:val="20"/>
      <w:szCs w:val="20"/>
      <w:shd w:val="clear" w:color="auto" w:fill="F2F2F2" w:themeFill="background1" w:themeFillShade="F2"/>
    </w:rPr>
  </w:style>
  <w:style w:type="paragraph" w:customStyle="1" w:styleId="03">
    <w:name w:val="0.3 משנה"/>
    <w:basedOn w:val="afff8"/>
    <w:link w:val="030"/>
    <w:qFormat/>
    <w:rsid w:val="00183BFF"/>
    <w:rPr>
      <w:rFonts w:ascii="Fb Fontext" w:hAnsi="Fb Fontext"/>
      <w:b/>
      <w:spacing w:val="-8"/>
      <w:sz w:val="22"/>
      <w:szCs w:val="22"/>
    </w:rPr>
  </w:style>
  <w:style w:type="character" w:customStyle="1" w:styleId="030">
    <w:name w:val="0.3 משנה תו"/>
    <w:basedOn w:val="010"/>
    <w:link w:val="03"/>
    <w:rsid w:val="00183BFF"/>
    <w:rPr>
      <w:rFonts w:ascii="Fb Fontext" w:hAnsi="Fb Fontext" w:cs="BA Vilna Bold"/>
      <w:b/>
      <w:spacing w:val="-8"/>
      <w:sz w:val="18"/>
      <w:szCs w:val="20"/>
      <w:shd w:val="clear" w:color="auto" w:fill="F2F2F2" w:themeFill="background1" w:themeFillShade="F2"/>
    </w:rPr>
  </w:style>
  <w:style w:type="paragraph" w:customStyle="1" w:styleId="11">
    <w:name w:val="סגנון1"/>
    <w:basedOn w:val="03"/>
    <w:link w:val="12"/>
    <w:qFormat/>
    <w:rsid w:val="00183BFF"/>
  </w:style>
  <w:style w:type="character" w:customStyle="1" w:styleId="12">
    <w:name w:val="סגנון1 תו"/>
    <w:basedOn w:val="030"/>
    <w:link w:val="11"/>
    <w:rsid w:val="00183BFF"/>
    <w:rPr>
      <w:rFonts w:ascii="Fb Fontext" w:hAnsi="Fb Fontext" w:cs="BA Vilna Bold"/>
      <w:b/>
      <w:spacing w:val="-8"/>
      <w:sz w:val="18"/>
      <w:szCs w:val="20"/>
      <w:shd w:val="clear" w:color="auto" w:fill="F2F2F2" w:themeFill="background1" w:themeFillShade="F2"/>
    </w:rPr>
  </w:style>
  <w:style w:type="paragraph" w:customStyle="1" w:styleId="affffa">
    <w:name w:val="פיסקת תשובה"/>
    <w:basedOn w:val="a7"/>
    <w:link w:val="affffb"/>
    <w:qFormat/>
    <w:rsid w:val="00183BFF"/>
    <w:pPr>
      <w:ind w:left="397" w:hanging="113"/>
    </w:pPr>
    <w:rPr>
      <w:rFonts w:ascii="Fb Fontext" w:hAnsi="Fb Fontext"/>
    </w:rPr>
  </w:style>
  <w:style w:type="character" w:customStyle="1" w:styleId="affffb">
    <w:name w:val="פיסקת תשובה תו"/>
    <w:basedOn w:val="a8"/>
    <w:link w:val="affffa"/>
    <w:rsid w:val="00183BFF"/>
    <w:rPr>
      <w:rFonts w:ascii="Fb Fontext" w:hAnsi="Fb Fontext" w:cs="FrankRuehl"/>
      <w:sz w:val="18"/>
      <w:szCs w:val="20"/>
    </w:rPr>
  </w:style>
  <w:style w:type="character" w:customStyle="1" w:styleId="af4">
    <w:name w:val="פסוק תו"/>
    <w:basedOn w:val="a0"/>
    <w:link w:val="af3"/>
    <w:rsid w:val="00DD44E6"/>
    <w:rPr>
      <w:rFonts w:ascii="Fb Fontext" w:hAnsi="Fb Fontext" w:cs="BA TM • Tzlotana"/>
      <w:spacing w:val="4"/>
      <w:sz w:val="18"/>
      <w:szCs w:val="16"/>
    </w:rPr>
  </w:style>
  <w:style w:type="paragraph" w:styleId="affffc">
    <w:name w:val="Revision"/>
    <w:hidden/>
    <w:uiPriority w:val="99"/>
    <w:semiHidden/>
    <w:rsid w:val="00183BFF"/>
    <w:pPr>
      <w:spacing w:after="0" w:line="240" w:lineRule="auto"/>
    </w:pPr>
    <w:rPr>
      <w:rFonts w:ascii="BA Fontov Regular" w:hAnsi="BA Fontov Regular" w:cs="FrankRuehl"/>
      <w:sz w:val="18"/>
      <w:szCs w:val="20"/>
    </w:rPr>
  </w:style>
  <w:style w:type="paragraph" w:styleId="23">
    <w:name w:val="Body Text 2"/>
    <w:basedOn w:val="a"/>
    <w:link w:val="24"/>
    <w:uiPriority w:val="99"/>
    <w:unhideWhenUsed/>
    <w:rsid w:val="00183BFF"/>
    <w:rPr>
      <w:rFonts w:ascii="David" w:hAnsi="David"/>
      <w:w w:val="92"/>
    </w:rPr>
  </w:style>
  <w:style w:type="character" w:customStyle="1" w:styleId="24">
    <w:name w:val="גוף טקסט 2 תו"/>
    <w:basedOn w:val="a0"/>
    <w:link w:val="23"/>
    <w:uiPriority w:val="99"/>
    <w:rsid w:val="00183BFF"/>
    <w:rPr>
      <w:rFonts w:ascii="David" w:hAnsi="David" w:cs="FrankRuehl"/>
      <w:w w:val="92"/>
      <w:sz w:val="18"/>
      <w:szCs w:val="20"/>
    </w:rPr>
  </w:style>
  <w:style w:type="paragraph" w:styleId="25">
    <w:name w:val="Body Text Indent 2"/>
    <w:basedOn w:val="a"/>
    <w:link w:val="26"/>
    <w:uiPriority w:val="99"/>
    <w:unhideWhenUsed/>
    <w:rsid w:val="00183BFF"/>
    <w:pPr>
      <w:ind w:left="720"/>
    </w:pPr>
    <w:rPr>
      <w:rFonts w:ascii="David" w:hAnsi="David"/>
      <w:w w:val="92"/>
    </w:rPr>
  </w:style>
  <w:style w:type="character" w:customStyle="1" w:styleId="26">
    <w:name w:val="כניסה בגוף טקסט 2 תו"/>
    <w:basedOn w:val="a0"/>
    <w:link w:val="25"/>
    <w:uiPriority w:val="99"/>
    <w:rsid w:val="00183BFF"/>
    <w:rPr>
      <w:rFonts w:ascii="David" w:hAnsi="David" w:cs="FrankRuehl"/>
      <w:w w:val="92"/>
      <w:sz w:val="18"/>
      <w:szCs w:val="20"/>
    </w:rPr>
  </w:style>
  <w:style w:type="paragraph" w:customStyle="1" w:styleId="affffd">
    <w:name w:val="כוכבים"/>
    <w:basedOn w:val="a"/>
    <w:rsid w:val="00183BFF"/>
    <w:pPr>
      <w:spacing w:before="40" w:after="40"/>
      <w:jc w:val="center"/>
    </w:pPr>
    <w:rPr>
      <w:bCs/>
      <w:color w:val="A6A6A6" w:themeColor="background1" w:themeShade="A6"/>
    </w:rPr>
  </w:style>
  <w:style w:type="paragraph" w:customStyle="1" w:styleId="041">
    <w:name w:val="0.4"/>
    <w:basedOn w:val="a"/>
    <w:link w:val="042"/>
    <w:qFormat/>
    <w:rsid w:val="00183BFF"/>
    <w:rPr>
      <w:rFonts w:ascii="Fb Fontext" w:hAnsi="Fb Fontext"/>
      <w:spacing w:val="-8"/>
    </w:rPr>
  </w:style>
  <w:style w:type="paragraph" w:customStyle="1" w:styleId="021">
    <w:name w:val="0.2"/>
    <w:basedOn w:val="041"/>
    <w:link w:val="022"/>
    <w:rsid w:val="00183BFF"/>
  </w:style>
  <w:style w:type="character" w:customStyle="1" w:styleId="042">
    <w:name w:val="0.4 תו"/>
    <w:basedOn w:val="a0"/>
    <w:link w:val="041"/>
    <w:rsid w:val="00183BFF"/>
    <w:rPr>
      <w:rFonts w:ascii="Fb Fontext" w:hAnsi="Fb Fontext" w:cs="FrankRuehl"/>
      <w:spacing w:val="-8"/>
      <w:sz w:val="18"/>
      <w:szCs w:val="20"/>
    </w:rPr>
  </w:style>
  <w:style w:type="character" w:customStyle="1" w:styleId="022">
    <w:name w:val="0.2 תו"/>
    <w:basedOn w:val="042"/>
    <w:link w:val="021"/>
    <w:rsid w:val="00183BFF"/>
    <w:rPr>
      <w:rFonts w:ascii="Fb Fontext" w:hAnsi="Fb Fontext" w:cs="FrankRuehl"/>
      <w:spacing w:val="-8"/>
      <w:sz w:val="18"/>
      <w:szCs w:val="20"/>
    </w:rPr>
  </w:style>
  <w:style w:type="character" w:customStyle="1" w:styleId="afff1">
    <w:name w:val="חציצה תו"/>
    <w:basedOn w:val="a0"/>
    <w:link w:val="afff0"/>
    <w:rsid w:val="009263DD"/>
    <w:rPr>
      <w:rFonts w:ascii="BA Fontov Regular" w:hAnsi="BA Fontov Regular" w:cs="BA TM • Vilna Extra-Bold"/>
      <w:bCs/>
      <w:color w:val="A6A6A6" w:themeColor="background1" w:themeShade="A6"/>
      <w:sz w:val="18"/>
      <w:szCs w:val="18"/>
    </w:rPr>
  </w:style>
  <w:style w:type="paragraph" w:styleId="affffe">
    <w:name w:val="No Spacing"/>
    <w:uiPriority w:val="1"/>
    <w:qFormat/>
    <w:rsid w:val="00183BFF"/>
    <w:pPr>
      <w:bidi/>
      <w:spacing w:after="0" w:line="240" w:lineRule="auto"/>
      <w:ind w:left="454" w:hanging="454"/>
      <w:jc w:val="both"/>
    </w:pPr>
    <w:rPr>
      <w:rFonts w:ascii="BA Fontov Regular" w:hAnsi="BA Fontov Regular" w:cs="FrankRuehl"/>
      <w:sz w:val="18"/>
      <w:szCs w:val="20"/>
    </w:rPr>
  </w:style>
  <w:style w:type="paragraph" w:customStyle="1" w:styleId="afffff">
    <w:name w:val="תנאי משנה"/>
    <w:basedOn w:val="afff8"/>
    <w:next w:val="afffff0"/>
    <w:link w:val="afffff1"/>
    <w:qFormat/>
    <w:rsid w:val="00F14E58"/>
    <w:rPr>
      <w:sz w:val="18"/>
      <w:szCs w:val="18"/>
    </w:rPr>
  </w:style>
  <w:style w:type="paragraph" w:customStyle="1" w:styleId="afffff2">
    <w:name w:val="אמוראים"/>
    <w:basedOn w:val="a"/>
    <w:link w:val="afffff3"/>
    <w:qFormat/>
    <w:rsid w:val="00344947"/>
    <w:rPr>
      <w:rFonts w:cs="BA Vilna Regular"/>
      <w:szCs w:val="14"/>
    </w:rPr>
  </w:style>
  <w:style w:type="character" w:customStyle="1" w:styleId="afffff1">
    <w:name w:val="תנאי משנה תו"/>
    <w:basedOn w:val="afff9"/>
    <w:link w:val="afffff"/>
    <w:rsid w:val="00F14E58"/>
    <w:rPr>
      <w:rFonts w:ascii="BA Fontov Regular" w:hAnsi="BA Fontov Regular" w:cs="BA Vilna Bold"/>
      <w:spacing w:val="4"/>
      <w:sz w:val="18"/>
      <w:szCs w:val="18"/>
      <w:shd w:val="clear" w:color="auto" w:fill="F2F2F2" w:themeFill="background1" w:themeFillShade="F2"/>
    </w:rPr>
  </w:style>
  <w:style w:type="character" w:customStyle="1" w:styleId="afffff3">
    <w:name w:val="אמוראים תו"/>
    <w:basedOn w:val="a0"/>
    <w:link w:val="afffff2"/>
    <w:rsid w:val="00344947"/>
    <w:rPr>
      <w:rFonts w:ascii="BA Fontov Regular" w:hAnsi="BA Fontov Regular" w:cs="BA Vilna Regular"/>
      <w:sz w:val="18"/>
      <w:szCs w:val="14"/>
    </w:rPr>
  </w:style>
  <w:style w:type="paragraph" w:customStyle="1" w:styleId="afffff4">
    <w:name w:val="סעיף מתחיל"/>
    <w:link w:val="afffff5"/>
    <w:qFormat/>
    <w:rsid w:val="00183BFF"/>
    <w:pPr>
      <w:framePr w:wrap="around" w:vAnchor="text" w:hAnchor="margin" w:x="2666" w:y="12"/>
      <w:bidi/>
      <w:spacing w:after="0"/>
      <w:jc w:val="right"/>
    </w:pPr>
    <w:rPr>
      <w:rFonts w:ascii="BA Esthetic Bold" w:hAnsi="BA Esthetic Bold" w:cs="BA Esthetic Bold"/>
      <w:color w:val="0070C0"/>
      <w:sz w:val="18"/>
      <w:szCs w:val="18"/>
    </w:rPr>
  </w:style>
  <w:style w:type="paragraph" w:customStyle="1" w:styleId="afffff6">
    <w:name w:val="אות מודגשת"/>
    <w:basedOn w:val="a"/>
    <w:link w:val="afffff7"/>
    <w:qFormat/>
    <w:rsid w:val="009044CE"/>
    <w:rPr>
      <w:rFonts w:ascii="Fb Fontext" w:hAnsi="Fb Fontext" w:cs="David"/>
      <w:b/>
      <w:bCs/>
      <w:sz w:val="16"/>
      <w:szCs w:val="14"/>
    </w:rPr>
  </w:style>
  <w:style w:type="character" w:customStyle="1" w:styleId="afff">
    <w:name w:val="דף תו"/>
    <w:basedOn w:val="a0"/>
    <w:link w:val="affe"/>
    <w:rsid w:val="00183BFF"/>
    <w:rPr>
      <w:rFonts w:ascii="David" w:hAnsi="David" w:cs="Guttman Vilna"/>
      <w:b/>
      <w:bCs/>
      <w:color w:val="0070C0"/>
      <w:sz w:val="32"/>
      <w:szCs w:val="30"/>
    </w:rPr>
  </w:style>
  <w:style w:type="character" w:customStyle="1" w:styleId="afff3">
    <w:name w:val="דף בצד תו"/>
    <w:basedOn w:val="afff"/>
    <w:link w:val="afff2"/>
    <w:rsid w:val="00D91D2F"/>
    <w:rPr>
      <w:rFonts w:ascii="Fb Fontext" w:hAnsi="Fb Fontext" w:cs="Guttman Vilna"/>
      <w:b/>
      <w:bCs/>
      <w:color w:val="0070C0"/>
      <w:sz w:val="20"/>
      <w:szCs w:val="18"/>
    </w:rPr>
  </w:style>
  <w:style w:type="character" w:customStyle="1" w:styleId="afffff5">
    <w:name w:val="סעיף מתחיל תו"/>
    <w:basedOn w:val="afff3"/>
    <w:link w:val="afffff4"/>
    <w:rsid w:val="00183BFF"/>
    <w:rPr>
      <w:rFonts w:ascii="BA Esthetic Bold" w:hAnsi="BA Esthetic Bold" w:cs="BA Esthetic Bold"/>
      <w:b w:val="0"/>
      <w:bCs w:val="0"/>
      <w:color w:val="0070C0"/>
      <w:sz w:val="18"/>
      <w:szCs w:val="18"/>
    </w:rPr>
  </w:style>
  <w:style w:type="paragraph" w:customStyle="1" w:styleId="afffff8">
    <w:name w:val="נושא"/>
    <w:basedOn w:val="a"/>
    <w:link w:val="afffff9"/>
    <w:qFormat/>
    <w:rsid w:val="000F2675"/>
    <w:pPr>
      <w:spacing w:before="120"/>
      <w:jc w:val="center"/>
    </w:pPr>
    <w:rPr>
      <w:rFonts w:ascii="BA Esthetic Regular" w:hAnsi="BA Esthetic Regular" w:cs="PFT_Frank"/>
      <w:bCs/>
      <w:szCs w:val="16"/>
    </w:rPr>
  </w:style>
  <w:style w:type="character" w:customStyle="1" w:styleId="afffff7">
    <w:name w:val="אות מודגשת תו"/>
    <w:basedOn w:val="a0"/>
    <w:link w:val="afffff6"/>
    <w:rsid w:val="009044CE"/>
    <w:rPr>
      <w:rFonts w:ascii="Fb Fontext" w:hAnsi="Fb Fontext" w:cs="David"/>
      <w:b/>
      <w:bCs/>
      <w:sz w:val="16"/>
      <w:szCs w:val="14"/>
    </w:rPr>
  </w:style>
  <w:style w:type="character" w:customStyle="1" w:styleId="afffff9">
    <w:name w:val="נושא תו"/>
    <w:basedOn w:val="a0"/>
    <w:link w:val="afffff8"/>
    <w:rsid w:val="000F2675"/>
    <w:rPr>
      <w:rFonts w:ascii="BA Esthetic Regular" w:hAnsi="BA Esthetic Regular" w:cs="PFT_Frank"/>
      <w:bCs/>
      <w:sz w:val="18"/>
      <w:szCs w:val="16"/>
    </w:rPr>
  </w:style>
  <w:style w:type="paragraph" w:styleId="afffff0">
    <w:name w:val="Date"/>
    <w:basedOn w:val="a"/>
    <w:next w:val="a"/>
    <w:link w:val="afffffa"/>
    <w:uiPriority w:val="99"/>
    <w:semiHidden/>
    <w:unhideWhenUsed/>
    <w:rsid w:val="00183BFF"/>
  </w:style>
  <w:style w:type="character" w:customStyle="1" w:styleId="afffffa">
    <w:name w:val="תאריך תו"/>
    <w:basedOn w:val="a0"/>
    <w:link w:val="afffff0"/>
    <w:uiPriority w:val="99"/>
    <w:semiHidden/>
    <w:rsid w:val="00183BFF"/>
    <w:rPr>
      <w:rFonts w:ascii="BA Fontov Regular" w:hAnsi="BA Fontov Regular" w:cs="FrankRuehl"/>
      <w:sz w:val="18"/>
      <w:szCs w:val="20"/>
    </w:rPr>
  </w:style>
  <w:style w:type="paragraph" w:customStyle="1" w:styleId="-">
    <w:name w:val="פירוש - רקע"/>
    <w:basedOn w:val="a"/>
    <w:link w:val="-0"/>
    <w:qFormat/>
    <w:rsid w:val="005C3AE7"/>
    <w:rPr>
      <w:rFonts w:ascii="David" w:hAnsi="David" w:cs="David"/>
      <w:sz w:val="10"/>
      <w:szCs w:val="14"/>
    </w:rPr>
  </w:style>
  <w:style w:type="character" w:customStyle="1" w:styleId="-0">
    <w:name w:val="פירוש - רקע תו"/>
    <w:basedOn w:val="a0"/>
    <w:link w:val="-"/>
    <w:rsid w:val="005C3AE7"/>
    <w:rPr>
      <w:rFonts w:ascii="David" w:hAnsi="David" w:cs="David"/>
      <w:sz w:val="10"/>
      <w:szCs w:val="14"/>
    </w:rPr>
  </w:style>
  <w:style w:type="paragraph" w:customStyle="1" w:styleId="afffffb">
    <w:name w:val="רקע והסבר"/>
    <w:basedOn w:val="a"/>
    <w:link w:val="afffffc"/>
    <w:qFormat/>
    <w:rsid w:val="00E82A9A"/>
    <w:rPr>
      <w:rFonts w:ascii="Fb Fontext" w:hAnsi="Fb Fontext"/>
      <w:sz w:val="16"/>
      <w:szCs w:val="14"/>
    </w:rPr>
  </w:style>
  <w:style w:type="character" w:customStyle="1" w:styleId="afffffc">
    <w:name w:val="רקע והסבר תו"/>
    <w:basedOn w:val="a0"/>
    <w:link w:val="afffffb"/>
    <w:rsid w:val="00E82A9A"/>
    <w:rPr>
      <w:rFonts w:ascii="Fb Fontext" w:hAnsi="Fb Fontext" w:cs="FrankRuehl"/>
      <w:sz w:val="16"/>
      <w:szCs w:val="14"/>
    </w:rPr>
  </w:style>
  <w:style w:type="paragraph" w:styleId="NormalWeb">
    <w:name w:val="Normal (Web)"/>
    <w:basedOn w:val="a"/>
    <w:uiPriority w:val="99"/>
    <w:semiHidden/>
    <w:unhideWhenUsed/>
    <w:rsid w:val="00862000"/>
    <w:pPr>
      <w:bidi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ight-2">
    <w:name w:val="tight-2"/>
    <w:basedOn w:val="a0"/>
    <w:rsid w:val="00862000"/>
  </w:style>
  <w:style w:type="character" w:customStyle="1" w:styleId="tana">
    <w:name w:val="tana"/>
    <w:basedOn w:val="a0"/>
    <w:rsid w:val="00862000"/>
  </w:style>
  <w:style w:type="paragraph" w:customStyle="1" w:styleId="indent-3">
    <w:name w:val="indent-3"/>
    <w:basedOn w:val="a"/>
    <w:rsid w:val="00862000"/>
    <w:pPr>
      <w:bidi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afffffd">
    <w:name w:val="Strong"/>
    <w:basedOn w:val="a0"/>
    <w:uiPriority w:val="22"/>
    <w:qFormat/>
    <w:rsid w:val="00862000"/>
    <w:rPr>
      <w:b/>
      <w:bCs/>
    </w:rPr>
  </w:style>
  <w:style w:type="character" w:customStyle="1" w:styleId="tight-1">
    <w:name w:val="tight-1"/>
    <w:basedOn w:val="a0"/>
    <w:rsid w:val="00862000"/>
  </w:style>
  <w:style w:type="paragraph" w:customStyle="1" w:styleId="indent-1">
    <w:name w:val="indent-1"/>
    <w:basedOn w:val="a"/>
    <w:rsid w:val="00862000"/>
    <w:pPr>
      <w:bidi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fffffe">
    <w:name w:val="רווח לפני"/>
    <w:basedOn w:val="a"/>
    <w:link w:val="affffff"/>
    <w:qFormat/>
    <w:rsid w:val="00124DFD"/>
    <w:pPr>
      <w:spacing w:before="60"/>
    </w:pPr>
    <w:rPr>
      <w:rFonts w:ascii="Fb Fontext" w:hAnsi="Fb Fontext"/>
      <w:sz w:val="20"/>
    </w:rPr>
  </w:style>
  <w:style w:type="character" w:customStyle="1" w:styleId="affffff">
    <w:name w:val="רווח לפני תו"/>
    <w:basedOn w:val="a0"/>
    <w:link w:val="afffffe"/>
    <w:rsid w:val="00124DFD"/>
    <w:rPr>
      <w:rFonts w:ascii="Fb Fontext" w:hAnsi="Fb Fontext" w:cs="FrankRuehl"/>
      <w:sz w:val="20"/>
      <w:szCs w:val="18"/>
    </w:rPr>
  </w:style>
  <w:style w:type="paragraph" w:customStyle="1" w:styleId="heading-1">
    <w:name w:val="heading-1"/>
    <w:basedOn w:val="a"/>
    <w:rsid w:val="00D76776"/>
    <w:pPr>
      <w:bidi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umber">
    <w:name w:val="number"/>
    <w:basedOn w:val="a0"/>
    <w:rsid w:val="00D76776"/>
  </w:style>
  <w:style w:type="character" w:customStyle="1" w:styleId="swash">
    <w:name w:val="swash"/>
    <w:basedOn w:val="a0"/>
    <w:rsid w:val="00D76776"/>
  </w:style>
  <w:style w:type="paragraph" w:customStyle="1" w:styleId="heading-2">
    <w:name w:val="heading-2"/>
    <w:basedOn w:val="a"/>
    <w:rsid w:val="00D76776"/>
    <w:pPr>
      <w:bidi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ight-4">
    <w:name w:val="tight-4"/>
    <w:basedOn w:val="a0"/>
    <w:rsid w:val="00D76776"/>
  </w:style>
  <w:style w:type="paragraph" w:customStyle="1" w:styleId="affffff0">
    <w:name w:val="רווח אחרי"/>
    <w:basedOn w:val="a"/>
    <w:link w:val="affffff1"/>
    <w:qFormat/>
    <w:rsid w:val="00C26A45"/>
    <w:pPr>
      <w:spacing w:after="60"/>
    </w:pPr>
  </w:style>
  <w:style w:type="character" w:customStyle="1" w:styleId="affffff1">
    <w:name w:val="רווח אחרי תו"/>
    <w:basedOn w:val="a0"/>
    <w:link w:val="affffff0"/>
    <w:rsid w:val="00C26A45"/>
    <w:rPr>
      <w:rFonts w:ascii="BA Fontov Regular" w:hAnsi="BA Fontov Regular" w:cs="FrankRuehl"/>
      <w:sz w:val="18"/>
      <w:szCs w:val="18"/>
    </w:rPr>
  </w:style>
  <w:style w:type="paragraph" w:customStyle="1" w:styleId="36">
    <w:name w:val="חלון 3"/>
    <w:basedOn w:val="a"/>
    <w:link w:val="37"/>
    <w:autoRedefine/>
    <w:qFormat/>
    <w:rsid w:val="00C16462"/>
    <w:pPr>
      <w:framePr w:wrap="notBeside" w:vAnchor="text" w:hAnchor="text" w:x="3482" w:y="58"/>
      <w:spacing w:line="140" w:lineRule="exact"/>
      <w:jc w:val="right"/>
    </w:pPr>
    <w:rPr>
      <w:rFonts w:ascii="BA TM • Vilna Extra-Bold" w:hAnsi="BA TM • Vilna Extra-Bold" w:cs="BA TM • Vilna Extra-Bold"/>
      <w:color w:val="767171" w:themeColor="background2" w:themeShade="80"/>
      <w:spacing w:val="2"/>
      <w:sz w:val="14"/>
      <w:szCs w:val="14"/>
    </w:rPr>
  </w:style>
  <w:style w:type="character" w:customStyle="1" w:styleId="37">
    <w:name w:val="חלון 3 תו"/>
    <w:basedOn w:val="a0"/>
    <w:link w:val="36"/>
    <w:rsid w:val="00C16462"/>
    <w:rPr>
      <w:rFonts w:ascii="BA TM • Vilna Extra-Bold" w:hAnsi="BA TM • Vilna Extra-Bold" w:cs="BA TM • Vilna Extra-Bold"/>
      <w:color w:val="767171" w:themeColor="background2" w:themeShade="80"/>
      <w:spacing w:val="2"/>
      <w:sz w:val="14"/>
      <w:szCs w:val="14"/>
    </w:rPr>
  </w:style>
  <w:style w:type="character" w:customStyle="1" w:styleId="MisparKeta">
    <w:name w:val="מספר קטע"/>
    <w:basedOn w:val="a0"/>
    <w:uiPriority w:val="1"/>
    <w:qFormat/>
    <w:rPr>
      <w:rFonts w:cs="BA Vilna Bold"/>
      <w:bCs/>
      <w:color w:val="7A5A14"/>
      <w:szCs w:val="14"/>
    </w:rPr>
  </w:style>
  <w:style w:type="character" w:customStyle="1" w:styleId="NoseMishna">
    <w:name w:val="נושא משנה"/>
    <w:basedOn w:val="a0"/>
    <w:uiPriority w:val="1"/>
    <w:qFormat/>
    <w:rPr>
      <w:rFonts w:cs="BA TM • Vilna Extra-Bold"/>
      <w:spacing w:val="4"/>
      <w:sz w:val="22"/>
      <w:szCs w:val="22"/>
    </w:rPr>
  </w:style>
  <w:style w:type="character" w:customStyle="1" w:styleId="TanaimMishna">
    <w:name w:val="תנאי המשנה"/>
    <w:basedOn w:val="a0"/>
    <w:uiPriority w:val="1"/>
    <w:qFormat/>
    <w:rPr>
      <w:rFonts w:ascii="BA Vilna Bold" w:hAnsi="BA Vilna Bold" w:cs="BA Vilna Bold"/>
      <w:b/>
      <w:bCs/>
      <w:spacing w:val="4"/>
      <w:sz w:val="18"/>
      <w:szCs w:val="18"/>
    </w:rPr>
  </w:style>
  <w:style w:type="character" w:customStyle="1" w:styleId="HesberMishna">
    <w:name w:val="הסבר במשנה"/>
    <w:basedOn w:val="a0"/>
    <w:uiPriority w:val="1"/>
    <w:qFormat/>
    <w:rPr>
      <w:rFonts w:ascii="Fb Fontext" w:hAnsi="Fb Fontext" w:cs="FrankRuehl"/>
      <w:sz w:val="16"/>
      <w:szCs w:val="16"/>
    </w:rPr>
  </w:style>
  <w:style w:type="paragraph" w:customStyle="1" w:styleId="MishnaBatzad">
    <w:name w:val="משנה בצד"/>
    <w:basedOn w:val="a"/>
    <w:qFormat/>
    <w:pPr>
      <w:framePr w:w="700" w:hSpace="57" w:wrap="around" w:vAnchor="text" w:hAnchor="text" w:x="3516" w:y="1"/>
      <w:pBdr>
        <w:top w:val="single" w:sz="4" w:space="1" w:color="8A7D66"/>
        <w:left w:val="single" w:sz="4" w:space="1" w:color="8A7D66"/>
        <w:bottom w:val="single" w:sz="4" w:space="1" w:color="8A7D66"/>
        <w:right w:val="single" w:sz="4" w:space="1" w:color="8A7D66"/>
      </w:pBdr>
      <w:spacing w:line="200" w:lineRule="exact"/>
      <w:jc w:val="center"/>
    </w:pPr>
    <w:rPr>
      <w:rFonts w:ascii="BA Vilna Bold" w:hAnsi="BA Vilna Bold" w:cs="BA Vilna Bold"/>
      <w:bCs/>
      <w:color w:val="7A6A45"/>
      <w:sz w:val="14"/>
      <w:szCs w:val="14"/>
    </w:rPr>
  </w:style>
  <w:style w:type="paragraph" w:customStyle="1" w:styleId="PetichatPerek">
    <w:name w:val="פתיחת פרק"/>
    <w:basedOn w:val="a"/>
    <w:next w:val="a"/>
    <w:qFormat/>
    <w:pPr>
      <w:keepNext/>
      <w:keepLines/>
      <w:jc w:val="center"/>
    </w:pPr>
    <w:rPr>
      <w:rFonts w:ascii="BA Fontov Regular" w:hAnsi="BA Fontov Regular" w:cs="BA TM • Vilna Extra-Bold"/>
      <w:color w:val="000000"/>
      <w:spacing w:val="4"/>
      <w:sz w:val="22"/>
      <w:szCs w:val="22"/>
    </w:rPr>
  </w:style>
  <w:style w:type="paragraph" w:customStyle="1" w:styleId="Hadran">
    <w:name w:val="הדרן"/>
    <w:basedOn w:val="a"/>
    <w:next w:val="a"/>
    <w:qFormat/>
    <w:pPr>
      <w:keepLines/>
      <w:spacing w:before="120" w:after="120"/>
      <w:ind w:left="0" w:hanging="0"/>
      <w:jc w:val="center"/>
    </w:pPr>
    <w:rPr>
      <w:rFonts w:ascii="BA Fontov Regular" w:hAnsi="BA Fontov Regular" w:cs="BA TM • Vilna Extra-Bold"/>
      <w:color w:val="000000"/>
      <w:spacing w:val="4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20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8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1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29722D-8C56-4331-A96D-9B8A40033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5987</TotalTime>
  <Pages>66</Pages>
  <Words>12252</Words>
  <Characters>61262</Characters>
  <Application>Microsoft Office Word</Application>
  <DocSecurity>0</DocSecurity>
  <Lines>510</Lines>
  <Paragraphs>146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m7654301@gmail.com</dc:creator>
  <cp:keywords/>
  <dc:description/>
  <cp:lastModifiedBy>מישהו אחד</cp:lastModifiedBy>
  <cp:revision>639</cp:revision>
  <cp:lastPrinted>2021-11-18T09:34:00Z</cp:lastPrinted>
  <dcterms:created xsi:type="dcterms:W3CDTF">2021-10-19T16:39:00Z</dcterms:created>
  <dcterms:modified xsi:type="dcterms:W3CDTF">2023-10-21T17:35:00Z</dcterms:modified>
</cp:coreProperties>
</file>